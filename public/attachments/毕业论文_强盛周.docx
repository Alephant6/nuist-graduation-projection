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C6312D">
      <w:pPr>
        <w:ind w:firstLineChars="0" w:firstLine="0"/>
        <w:jc w:val="center"/>
      </w:pPr>
      <w:r>
        <w:rPr>
          <w:noProof/>
        </w:rPr>
        <w:object w:dxaOrig="4867" w:dyaOrig="885" w14:anchorId="347D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2" type="#_x0000_t75" alt="" style="width:243.45pt;height:44.55pt;mso-width-percent:0;mso-height-percent:0;mso-width-percent:0;mso-height-percent:0" o:ole="">
            <v:imagedata r:id="rId8" o:title=""/>
          </v:shape>
          <o:OLEObject Type="Embed" ProgID="CorelDRAW.Graphic.11" ShapeID="_x0000_i1312" DrawAspect="Content" ObjectID="_1743528333" r:id="rId9"/>
        </w:object>
      </w:r>
    </w:p>
    <w:p w14:paraId="1095BFA8" w14:textId="77777777" w:rsidR="0071366A" w:rsidRDefault="0071366A">
      <w:pPr>
        <w:ind w:firstLineChars="0" w:firstLine="0"/>
        <w:jc w:val="center"/>
      </w:pPr>
    </w:p>
    <w:p w14:paraId="5BE636FE" w14:textId="77777777" w:rsidR="0071366A" w:rsidRDefault="00000000">
      <w:pPr>
        <w:ind w:firstLineChars="0" w:firstLine="0"/>
        <w:jc w:val="center"/>
        <w:rPr>
          <w:rFonts w:eastAsia="黑体"/>
          <w:bCs/>
          <w:sz w:val="48"/>
          <w:szCs w:val="48"/>
        </w:rPr>
      </w:pPr>
      <w:r>
        <w:rPr>
          <w:rFonts w:eastAsia="黑体" w:hint="eastAsia"/>
          <w:bCs/>
          <w:sz w:val="48"/>
          <w:szCs w:val="48"/>
        </w:rPr>
        <w:t>本科生毕业论文（设计）</w:t>
      </w:r>
    </w:p>
    <w:p w14:paraId="29D8997F" w14:textId="77777777" w:rsidR="0071366A" w:rsidRDefault="0071366A">
      <w:pPr>
        <w:ind w:firstLineChars="0" w:firstLine="0"/>
        <w:jc w:val="center"/>
        <w:rPr>
          <w:rFonts w:eastAsia="黑体"/>
          <w:bCs/>
          <w:szCs w:val="21"/>
        </w:rPr>
      </w:pPr>
    </w:p>
    <w:p w14:paraId="75857433" w14:textId="77777777" w:rsidR="0071366A" w:rsidRDefault="00000000">
      <w:pPr>
        <w:ind w:firstLineChars="23" w:firstLine="194"/>
        <w:jc w:val="center"/>
        <w:rPr>
          <w:rFonts w:eastAsia="黑体"/>
          <w:b/>
          <w:sz w:val="84"/>
          <w:szCs w:val="84"/>
        </w:rPr>
      </w:pPr>
      <w:r>
        <w:rPr>
          <w:rFonts w:eastAsia="黑体"/>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黑体" w:eastAsia="黑体" w:hAnsi="黑体"/>
          <w:sz w:val="32"/>
        </w:rPr>
      </w:pPr>
    </w:p>
    <w:p w14:paraId="5ACE3B48" w14:textId="77777777" w:rsidR="0071366A" w:rsidRDefault="0071366A">
      <w:pPr>
        <w:ind w:firstLine="640"/>
        <w:jc w:val="center"/>
        <w:rPr>
          <w:rFonts w:ascii="黑体" w:eastAsia="黑体" w:hAnsi="黑体"/>
          <w:sz w:val="32"/>
        </w:rPr>
      </w:pPr>
    </w:p>
    <w:p w14:paraId="34C526DA" w14:textId="77777777" w:rsidR="0071366A" w:rsidRDefault="00000000">
      <w:pPr>
        <w:ind w:firstLineChars="0" w:firstLine="0"/>
        <w:jc w:val="center"/>
        <w:rPr>
          <w:rFonts w:ascii="黑体" w:eastAsia="黑体" w:hAnsi="黑体"/>
          <w:sz w:val="32"/>
          <w:szCs w:val="32"/>
        </w:rPr>
      </w:pPr>
      <w:r>
        <w:rPr>
          <w:rFonts w:ascii="黑体" w:eastAsia="黑体" w:hAnsi="黑体" w:hint="eastAsia"/>
          <w:sz w:val="32"/>
        </w:rPr>
        <w:t>题</w:t>
      </w:r>
      <w:r>
        <w:rPr>
          <w:rFonts w:ascii="黑体" w:eastAsia="黑体" w:hAnsi="黑体"/>
          <w:sz w:val="32"/>
        </w:rPr>
        <w:t xml:space="preserve">  </w:t>
      </w:r>
      <w:r>
        <w:rPr>
          <w:rFonts w:ascii="黑体" w:eastAsia="黑体" w:hAnsi="黑体" w:hint="eastAsia"/>
          <w:sz w:val="32"/>
        </w:rPr>
        <w:t>目</w:t>
      </w:r>
      <w:r>
        <w:rPr>
          <w:rFonts w:ascii="黑体" w:eastAsia="黑体" w:hAnsi="黑体" w:hint="eastAsia"/>
          <w:sz w:val="32"/>
          <w:u w:val="single"/>
        </w:rPr>
        <w:t xml:space="preserve">  </w:t>
      </w:r>
      <w:r>
        <w:rPr>
          <w:rFonts w:ascii="黑体" w:eastAsia="黑体" w:hAnsi="黑体"/>
          <w:sz w:val="32"/>
          <w:u w:val="single"/>
        </w:rPr>
        <w:t xml:space="preserve"> </w:t>
      </w:r>
      <w:r>
        <w:rPr>
          <w:rFonts w:ascii="黑体" w:eastAsia="黑体" w:hAnsi="黑体" w:hint="eastAsia"/>
          <w:sz w:val="32"/>
          <w:szCs w:val="32"/>
          <w:u w:val="single"/>
        </w:rPr>
        <w:t>基于</w:t>
      </w:r>
      <w:commentRangeStart w:id="0"/>
      <w:r w:rsidRPr="00482FF7">
        <w:rPr>
          <w:rFonts w:eastAsia="黑体" w:cs="Times New Roman"/>
          <w:sz w:val="32"/>
          <w:szCs w:val="32"/>
          <w:u w:val="single"/>
        </w:rPr>
        <w:t>ICFWD</w:t>
      </w:r>
      <w:commentRangeEnd w:id="0"/>
      <w:r w:rsidRPr="00482FF7">
        <w:rPr>
          <w:rFonts w:cs="Times New Roman"/>
        </w:rPr>
        <w:commentReference w:id="0"/>
      </w:r>
      <w:r>
        <w:rPr>
          <w:rFonts w:ascii="黑体" w:eastAsia="黑体" w:hAnsi="黑体" w:hint="eastAsia"/>
          <w:sz w:val="32"/>
          <w:szCs w:val="32"/>
          <w:u w:val="single"/>
        </w:rPr>
        <w:t>对</w:t>
      </w:r>
      <w:r w:rsidRPr="00482FF7">
        <w:rPr>
          <w:rFonts w:eastAsia="黑体" w:cs="Times New Roman"/>
          <w:sz w:val="32"/>
          <w:szCs w:val="32"/>
          <w:u w:val="single"/>
        </w:rPr>
        <w:t>LFM</w:t>
      </w:r>
      <w:r>
        <w:rPr>
          <w:rFonts w:ascii="黑体" w:eastAsia="黑体" w:hAnsi="黑体" w:hint="eastAsia"/>
          <w:sz w:val="32"/>
          <w:szCs w:val="32"/>
          <w:u w:val="single"/>
        </w:rPr>
        <w:t xml:space="preserve">信号的输出 </w:t>
      </w:r>
      <w:r>
        <w:rPr>
          <w:rFonts w:ascii="黑体" w:eastAsia="黑体" w:hAnsi="黑体"/>
          <w:sz w:val="32"/>
          <w:szCs w:val="32"/>
          <w:u w:val="single"/>
        </w:rPr>
        <w:t xml:space="preserve">  </w:t>
      </w:r>
    </w:p>
    <w:p w14:paraId="5B09D850" w14:textId="77777777" w:rsidR="0071366A" w:rsidRDefault="00000000">
      <w:pPr>
        <w:ind w:left="420" w:firstLineChars="0" w:firstLine="420"/>
        <w:jc w:val="center"/>
        <w:rPr>
          <w:rFonts w:eastAsia="黑体" w:cs="Times New Roman"/>
          <w:b/>
          <w:sz w:val="30"/>
          <w:szCs w:val="30"/>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信噪比期望不等式模型 </w:t>
      </w:r>
      <w:r>
        <w:rPr>
          <w:rFonts w:ascii="黑体" w:eastAsia="黑体" w:hAnsi="黑体"/>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000000">
      <w:pPr>
        <w:spacing w:line="300" w:lineRule="exact"/>
        <w:ind w:firstLineChars="0" w:firstLine="0"/>
        <w:rPr>
          <w:rFonts w:ascii="宋体" w:hAnsi="宋体"/>
          <w:sz w:val="30"/>
        </w:rPr>
      </w:pPr>
      <w:r>
        <w:rPr>
          <w:sz w:val="30"/>
        </w:rPr>
        <w:t xml:space="preserve">                               </w:t>
      </w:r>
    </w:p>
    <w:p w14:paraId="6D76FC14" w14:textId="77777777" w:rsidR="0071366A" w:rsidRDefault="00000000">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000000">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000000">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000000">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000000">
      <w:pPr>
        <w:spacing w:line="480" w:lineRule="auto"/>
        <w:ind w:leftChars="1000" w:left="2100" w:firstLineChars="0" w:firstLine="0"/>
        <w:jc w:val="left"/>
        <w:rPr>
          <w:rFonts w:ascii="宋体" w:eastAsia="黑体"/>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李顺杰</w:t>
      </w:r>
      <w:commentRangeStart w:id="1"/>
      <w:commentRangeEnd w:id="1"/>
      <w:r>
        <w:commentReference w:id="1"/>
      </w:r>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宋体" w:eastAsia="黑体"/>
          <w:sz w:val="32"/>
        </w:rPr>
      </w:pPr>
    </w:p>
    <w:p w14:paraId="249016E8" w14:textId="77777777" w:rsidR="0071366A" w:rsidRDefault="0071366A">
      <w:pPr>
        <w:spacing w:line="300" w:lineRule="exact"/>
        <w:ind w:firstLineChars="0" w:firstLine="0"/>
        <w:rPr>
          <w:rFonts w:ascii="宋体" w:eastAsia="黑体"/>
          <w:sz w:val="32"/>
        </w:rPr>
      </w:pPr>
    </w:p>
    <w:p w14:paraId="46CB92E7" w14:textId="77777777" w:rsidR="0071366A" w:rsidRDefault="0071366A">
      <w:pPr>
        <w:ind w:firstLineChars="0" w:firstLine="0"/>
        <w:rPr>
          <w:b/>
          <w:bCs/>
          <w:sz w:val="36"/>
          <w:szCs w:val="36"/>
        </w:rPr>
      </w:pPr>
    </w:p>
    <w:p w14:paraId="0ACF92D8" w14:textId="60566618" w:rsidR="0071366A" w:rsidRDefault="00000000">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commentRangeStart w:id="2"/>
      <w:commentRangeStart w:id="3"/>
      <w:r>
        <w:rPr>
          <w:rFonts w:hint="eastAsia"/>
          <w:b/>
          <w:bCs/>
          <w:sz w:val="36"/>
          <w:szCs w:val="36"/>
        </w:rPr>
        <w:t>四</w:t>
      </w:r>
      <w:r>
        <w:rPr>
          <w:rFonts w:hint="eastAsia"/>
          <w:b/>
          <w:bCs/>
          <w:sz w:val="36"/>
          <w:szCs w:val="36"/>
        </w:rPr>
        <w:t xml:space="preserve"> </w:t>
      </w:r>
      <w:r>
        <w:rPr>
          <w:rFonts w:hint="eastAsia"/>
          <w:b/>
          <w:bCs/>
          <w:sz w:val="36"/>
          <w:szCs w:val="36"/>
        </w:rPr>
        <w:t>月</w:t>
      </w:r>
      <w:r>
        <w:rPr>
          <w:b/>
          <w:bCs/>
          <w:sz w:val="36"/>
          <w:szCs w:val="36"/>
        </w:rPr>
        <w:t xml:space="preserve"> </w:t>
      </w:r>
      <w:r w:rsidR="00186E3C">
        <w:rPr>
          <w:rFonts w:hint="eastAsia"/>
          <w:b/>
          <w:bCs/>
          <w:sz w:val="36"/>
          <w:szCs w:val="36"/>
        </w:rPr>
        <w:t>二十</w:t>
      </w:r>
      <w:r>
        <w:rPr>
          <w:rFonts w:hint="eastAsia"/>
          <w:b/>
          <w:bCs/>
          <w:sz w:val="36"/>
          <w:szCs w:val="36"/>
        </w:rPr>
        <w:t xml:space="preserve"> </w:t>
      </w:r>
      <w:r>
        <w:rPr>
          <w:rFonts w:hint="eastAsia"/>
          <w:b/>
          <w:bCs/>
          <w:sz w:val="36"/>
          <w:szCs w:val="36"/>
        </w:rPr>
        <w:t>日</w:t>
      </w:r>
      <w:commentRangeEnd w:id="2"/>
      <w:r>
        <w:commentReference w:id="2"/>
      </w:r>
      <w:commentRangeEnd w:id="3"/>
      <w:r w:rsidR="00186E3C">
        <w:rPr>
          <w:rStyle w:val="aff"/>
        </w:rPr>
        <w:commentReference w:id="3"/>
      </w:r>
    </w:p>
    <w:p w14:paraId="5601F744" w14:textId="77777777" w:rsidR="0071366A" w:rsidRDefault="00000000">
      <w:pPr>
        <w:ind w:firstLineChars="0" w:firstLine="0"/>
        <w:jc w:val="center"/>
        <w:rPr>
          <w:b/>
          <w:bCs/>
          <w:sz w:val="36"/>
          <w:szCs w:val="36"/>
        </w:rPr>
      </w:pPr>
      <w:r>
        <w:rPr>
          <w:b/>
          <w:bCs/>
          <w:sz w:val="36"/>
          <w:szCs w:val="36"/>
        </w:rPr>
        <w:br w:type="page"/>
      </w:r>
    </w:p>
    <w:p w14:paraId="2477C29F" w14:textId="77777777" w:rsidR="0071366A" w:rsidRDefault="00000000">
      <w:pPr>
        <w:ind w:firstLineChars="45" w:firstLine="199"/>
        <w:jc w:val="center"/>
        <w:rPr>
          <w:rFonts w:ascii="宋体" w:hAnsi="宋体"/>
          <w:b/>
          <w:sz w:val="44"/>
          <w:szCs w:val="44"/>
        </w:rPr>
      </w:pPr>
      <w:r>
        <w:rPr>
          <w:rFonts w:ascii="宋体" w:hAnsi="宋体" w:hint="eastAsia"/>
          <w:b/>
          <w:sz w:val="44"/>
          <w:szCs w:val="44"/>
        </w:rPr>
        <w:lastRenderedPageBreak/>
        <w:t>声  明</w:t>
      </w:r>
    </w:p>
    <w:p w14:paraId="21721C37" w14:textId="77777777" w:rsidR="0071366A" w:rsidRDefault="0071366A">
      <w:pPr>
        <w:ind w:firstLine="883"/>
        <w:jc w:val="center"/>
        <w:rPr>
          <w:rFonts w:ascii="楷体_GB2312" w:eastAsia="楷体_GB2312"/>
          <w:b/>
          <w:sz w:val="44"/>
          <w:szCs w:val="44"/>
        </w:rPr>
      </w:pPr>
    </w:p>
    <w:p w14:paraId="31B12447" w14:textId="77777777" w:rsidR="0071366A" w:rsidRDefault="00000000">
      <w:pPr>
        <w:ind w:firstLine="640"/>
        <w:rPr>
          <w:sz w:val="32"/>
          <w:szCs w:val="32"/>
        </w:rPr>
      </w:pPr>
      <w:r>
        <w:rPr>
          <w:rFonts w:hint="eastAsia"/>
          <w:sz w:val="32"/>
          <w:szCs w:val="32"/>
        </w:rPr>
        <w:t>本人郑重声明：</w:t>
      </w:r>
    </w:p>
    <w:p w14:paraId="73C97767" w14:textId="77777777" w:rsidR="0071366A" w:rsidRDefault="00000000">
      <w:pPr>
        <w:tabs>
          <w:tab w:val="left" w:pos="720"/>
        </w:tabs>
        <w:ind w:firstLine="640"/>
        <w:rPr>
          <w:sz w:val="32"/>
          <w:szCs w:val="32"/>
        </w:rPr>
      </w:pPr>
      <w:r>
        <w:rPr>
          <w:rFonts w:hint="eastAsia"/>
          <w:sz w:val="32"/>
          <w:szCs w:val="32"/>
        </w:rPr>
        <w:t>1</w:t>
      </w:r>
      <w:r>
        <w:rPr>
          <w:rFonts w:hint="eastAsia"/>
          <w:sz w:val="32"/>
          <w:szCs w:val="32"/>
        </w:rPr>
        <w:t>、以“求实、创新”的科学精神从事科学研究工作。</w:t>
      </w:r>
    </w:p>
    <w:p w14:paraId="12F6B2CA" w14:textId="77777777" w:rsidR="0071366A" w:rsidRDefault="00000000">
      <w:pPr>
        <w:tabs>
          <w:tab w:val="left" w:pos="720"/>
        </w:tabs>
        <w:ind w:firstLine="640"/>
        <w:rPr>
          <w:sz w:val="32"/>
          <w:szCs w:val="32"/>
        </w:rPr>
      </w:pPr>
      <w:r>
        <w:rPr>
          <w:sz w:val="32"/>
          <w:szCs w:val="32"/>
        </w:rPr>
        <w:t>2</w:t>
      </w:r>
      <w:r>
        <w:rPr>
          <w:rFonts w:hint="eastAsia"/>
          <w:sz w:val="32"/>
          <w:szCs w:val="32"/>
        </w:rPr>
        <w:t>、本论文中除引文外，所有测试、数据和相关材料均为真实有效的。</w:t>
      </w:r>
    </w:p>
    <w:p w14:paraId="1D35B957" w14:textId="77777777" w:rsidR="0071366A" w:rsidRDefault="00000000">
      <w:pPr>
        <w:ind w:firstLine="640"/>
        <w:rPr>
          <w:sz w:val="32"/>
          <w:szCs w:val="32"/>
        </w:rPr>
      </w:pPr>
      <w:r>
        <w:rPr>
          <w:rFonts w:hint="eastAsia"/>
          <w:sz w:val="32"/>
          <w:szCs w:val="32"/>
        </w:rPr>
        <w:t>3</w:t>
      </w:r>
      <w:r>
        <w:rPr>
          <w:rFonts w:hint="eastAsia"/>
          <w:sz w:val="32"/>
          <w:szCs w:val="32"/>
        </w:rPr>
        <w:t>、本论文是我个人在指导教师的指导下进行的研究工作和取得的研究成果，请勿用于非法用途。</w:t>
      </w:r>
    </w:p>
    <w:p w14:paraId="3113FCCC" w14:textId="77777777" w:rsidR="0071366A" w:rsidRDefault="00000000">
      <w:pPr>
        <w:tabs>
          <w:tab w:val="left" w:pos="720"/>
        </w:tabs>
        <w:ind w:firstLine="640"/>
        <w:rPr>
          <w:sz w:val="32"/>
          <w:szCs w:val="32"/>
        </w:rPr>
      </w:pPr>
      <w:r>
        <w:rPr>
          <w:rFonts w:hint="eastAsia"/>
          <w:sz w:val="32"/>
          <w:szCs w:val="32"/>
        </w:rPr>
        <w:t>4</w:t>
      </w:r>
      <w:r>
        <w:rPr>
          <w:rFonts w:hint="eastAsia"/>
          <w:sz w:val="32"/>
          <w:szCs w:val="32"/>
        </w:rPr>
        <w:t>、本论文中除引文和致谢的内容外，并未抄袭其他人或其他机构已经发表或撰写过的研究成果。</w:t>
      </w:r>
    </w:p>
    <w:p w14:paraId="66D5EECE" w14:textId="77777777" w:rsidR="0071366A" w:rsidRDefault="00000000">
      <w:pPr>
        <w:tabs>
          <w:tab w:val="left" w:pos="720"/>
        </w:tabs>
        <w:ind w:firstLine="640"/>
        <w:rPr>
          <w:sz w:val="32"/>
          <w:szCs w:val="32"/>
        </w:rPr>
      </w:pPr>
      <w:r>
        <w:rPr>
          <w:sz w:val="32"/>
          <w:szCs w:val="32"/>
        </w:rPr>
        <w:t>5</w:t>
      </w:r>
      <w:r>
        <w:rPr>
          <w:rFonts w:hint="eastAsia"/>
          <w:sz w:val="32"/>
          <w:szCs w:val="32"/>
        </w:rPr>
        <w:t>、关于其他同志对本研究所做的贡献均已在论文中作了声明并表示了谢意。</w:t>
      </w:r>
    </w:p>
    <w:p w14:paraId="383746BA" w14:textId="77777777" w:rsidR="0071366A" w:rsidRDefault="0071366A">
      <w:pPr>
        <w:ind w:firstLine="640"/>
        <w:rPr>
          <w:sz w:val="32"/>
          <w:szCs w:val="32"/>
        </w:rPr>
      </w:pPr>
    </w:p>
    <w:p w14:paraId="3BA12B02" w14:textId="77777777" w:rsidR="0071366A" w:rsidRDefault="0071366A">
      <w:pPr>
        <w:ind w:firstLine="640"/>
        <w:rPr>
          <w:sz w:val="32"/>
          <w:szCs w:val="32"/>
        </w:rPr>
      </w:pPr>
    </w:p>
    <w:p w14:paraId="30FBB29C" w14:textId="77777777" w:rsidR="0071366A" w:rsidRPr="0014210A" w:rsidRDefault="0071366A">
      <w:pPr>
        <w:ind w:firstLine="640"/>
        <w:rPr>
          <w:sz w:val="32"/>
          <w:szCs w:val="32"/>
        </w:rPr>
      </w:pPr>
    </w:p>
    <w:p w14:paraId="42FFDE11" w14:textId="77777777" w:rsidR="0071366A" w:rsidRDefault="0071366A">
      <w:pPr>
        <w:ind w:firstLine="640"/>
        <w:rPr>
          <w:sz w:val="32"/>
          <w:szCs w:val="32"/>
        </w:rPr>
      </w:pPr>
    </w:p>
    <w:p w14:paraId="6CF71262" w14:textId="77777777" w:rsidR="0071366A" w:rsidRDefault="00000000">
      <w:pPr>
        <w:ind w:firstLine="640"/>
        <w:jc w:val="right"/>
        <w:rPr>
          <w:sz w:val="32"/>
          <w:szCs w:val="32"/>
        </w:rPr>
      </w:pPr>
      <w:r>
        <w:rPr>
          <w:rFonts w:hint="eastAsia"/>
          <w:sz w:val="32"/>
          <w:szCs w:val="32"/>
        </w:rPr>
        <w:t>作者签名：</w:t>
      </w:r>
      <w:r>
        <w:rPr>
          <w:rFonts w:hint="eastAsia"/>
          <w:sz w:val="32"/>
          <w:szCs w:val="32"/>
        </w:rPr>
        <w:t xml:space="preserve">  </w:t>
      </w:r>
      <w:r>
        <w:rPr>
          <w:sz w:val="32"/>
          <w:szCs w:val="32"/>
        </w:rPr>
        <w:t xml:space="preserve"> </w:t>
      </w:r>
      <w:r>
        <w:rPr>
          <w:rFonts w:hint="eastAsia"/>
          <w:sz w:val="32"/>
          <w:szCs w:val="32"/>
        </w:rPr>
        <w:t xml:space="preserve">        </w:t>
      </w:r>
    </w:p>
    <w:p w14:paraId="5D891C21" w14:textId="77777777" w:rsidR="0071366A" w:rsidRDefault="00000000">
      <w:pPr>
        <w:ind w:firstLine="640"/>
        <w:jc w:val="right"/>
        <w:rPr>
          <w:sz w:val="32"/>
          <w:szCs w:val="32"/>
        </w:rPr>
      </w:pPr>
      <w:r>
        <w:rPr>
          <w:rFonts w:hint="eastAsia"/>
          <w:sz w:val="32"/>
          <w:szCs w:val="32"/>
        </w:rPr>
        <w:t xml:space="preserve">                            </w:t>
      </w:r>
      <w:r>
        <w:rPr>
          <w:rFonts w:hint="eastAsia"/>
          <w:sz w:val="32"/>
          <w:szCs w:val="32"/>
        </w:rPr>
        <w:t>日期：</w:t>
      </w:r>
      <w:r>
        <w:rPr>
          <w:rFonts w:hint="eastAsia"/>
          <w:sz w:val="32"/>
          <w:szCs w:val="32"/>
        </w:rPr>
        <w:t xml:space="preserve">  </w:t>
      </w:r>
      <w:r>
        <w:rPr>
          <w:rFonts w:hint="eastAsia"/>
          <w:sz w:val="32"/>
          <w:szCs w:val="32"/>
        </w:rPr>
        <w:t>年</w:t>
      </w:r>
      <w:r>
        <w:rPr>
          <w:rFonts w:hint="eastAsia"/>
          <w:sz w:val="32"/>
          <w:szCs w:val="32"/>
        </w:rPr>
        <w:t xml:space="preserve">  </w:t>
      </w:r>
      <w:r>
        <w:rPr>
          <w:rFonts w:hint="eastAsia"/>
          <w:sz w:val="32"/>
          <w:szCs w:val="32"/>
        </w:rPr>
        <w:t>月</w:t>
      </w:r>
      <w:r>
        <w:rPr>
          <w:rFonts w:hint="eastAsia"/>
          <w:sz w:val="32"/>
          <w:szCs w:val="32"/>
        </w:rPr>
        <w:t xml:space="preserve">  </w:t>
      </w:r>
      <w:r>
        <w:rPr>
          <w:rFonts w:hint="eastAsia"/>
          <w:sz w:val="32"/>
          <w:szCs w:val="32"/>
        </w:rPr>
        <w:t>日</w:t>
      </w:r>
      <w:r>
        <w:rPr>
          <w:rFonts w:hint="eastAsia"/>
          <w:sz w:val="32"/>
          <w:szCs w:val="32"/>
        </w:rPr>
        <w:t xml:space="preserve">             </w:t>
      </w:r>
    </w:p>
    <w:p w14:paraId="700918CB" w14:textId="77777777" w:rsidR="0071366A" w:rsidRDefault="0071366A">
      <w:pPr>
        <w:ind w:firstLine="420"/>
      </w:pPr>
    </w:p>
    <w:p w14:paraId="280918C9" w14:textId="77777777" w:rsidR="0071366A" w:rsidRDefault="0071366A">
      <w:pPr>
        <w:ind w:firstLine="480"/>
        <w:rPr>
          <w:sz w:val="24"/>
        </w:rPr>
      </w:pPr>
    </w:p>
    <w:p w14:paraId="2CE78871" w14:textId="77777777" w:rsidR="0071366A" w:rsidRDefault="0071366A">
      <w:pPr>
        <w:widowControl/>
        <w:spacing w:line="240" w:lineRule="auto"/>
        <w:ind w:firstLineChars="0" w:firstLine="0"/>
        <w:jc w:val="left"/>
        <w:rPr>
          <w:b/>
          <w:bCs/>
          <w:sz w:val="36"/>
          <w:szCs w:val="36"/>
        </w:rPr>
        <w:sectPr w:rsidR="0071366A">
          <w:headerReference w:type="even" r:id="rId15"/>
          <w:headerReference w:type="default" r:id="rId16"/>
          <w:footerReference w:type="even" r:id="rId17"/>
          <w:footerReference w:type="default" r:id="rId18"/>
          <w:headerReference w:type="first" r:id="rId19"/>
          <w:footerReference w:type="first" r:id="rId20"/>
          <w:pgSz w:w="11906" w:h="16838"/>
          <w:pgMar w:top="1418" w:right="1701" w:bottom="1418" w:left="1701" w:header="851" w:footer="992" w:gutter="0"/>
          <w:pgNumType w:fmt="upperRoman" w:start="1"/>
          <w:cols w:space="425"/>
          <w:docGrid w:type="lines" w:linePitch="312"/>
        </w:sectPr>
      </w:pPr>
    </w:p>
    <w:p w14:paraId="496A30D1" w14:textId="77777777" w:rsidR="0071366A" w:rsidRDefault="0071366A">
      <w:pPr>
        <w:ind w:firstLineChars="0" w:firstLine="0"/>
      </w:pPr>
    </w:p>
    <w:sdt>
      <w:sdtPr>
        <w:id w:val="589662852"/>
        <w:docPartObj>
          <w:docPartGallery w:val="Table of Contents"/>
          <w:docPartUnique/>
        </w:docPartObj>
      </w:sdtPr>
      <w:sdtEndPr>
        <w:rPr>
          <w:rFonts w:eastAsia="宋体" w:cstheme="minorBidi"/>
          <w:b/>
          <w:bCs/>
          <w:sz w:val="21"/>
          <w:szCs w:val="22"/>
        </w:rPr>
      </w:sdtEndPr>
      <w:sdtContent>
        <w:p w14:paraId="70E7075D" w14:textId="2DE9B389" w:rsidR="0014210A" w:rsidRDefault="00000000" w:rsidP="0014210A">
          <w:pPr>
            <w:pStyle w:val="TOC1"/>
            <w:ind w:firstLineChars="0" w:firstLine="0"/>
            <w:jc w:val="center"/>
            <w:rPr>
              <w:ins w:id="4" w:author="盛周 强" w:date="2023-04-20T16:37:00Z"/>
              <w:rFonts w:asciiTheme="minorHAnsi" w:eastAsiaTheme="minorEastAsia" w:hAnsiTheme="minorHAnsi" w:cstheme="minorBidi"/>
              <w:noProof/>
              <w:color w:val="auto"/>
              <w:sz w:val="21"/>
              <w:szCs w:val="24"/>
              <w14:ligatures w14:val="standardContextual"/>
            </w:rPr>
            <w:pPrChange w:id="5" w:author="盛周 强" w:date="2023-04-20T16:38:00Z">
              <w:pPr>
                <w:pStyle w:val="TOC1"/>
                <w:ind w:firstLine="560"/>
              </w:pPr>
            </w:pPrChange>
          </w:pPr>
          <w:r>
            <w:rPr>
              <w:rFonts w:ascii="黑体" w:hAnsi="宋体" w:hint="eastAsia"/>
              <w:spacing w:val="20"/>
              <w:sz w:val="32"/>
              <w:szCs w:val="32"/>
            </w:rPr>
            <w:t>目  录</w:t>
          </w:r>
          <w:commentRangeStart w:id="6"/>
          <w:commentRangeStart w:id="7"/>
          <w:commentRangeStart w:id="8"/>
          <w:r>
            <w:fldChar w:fldCharType="begin"/>
          </w:r>
          <w:r>
            <w:instrText xml:space="preserve"> TOC \o "1-3" \h \z \u </w:instrText>
          </w:r>
          <w:r>
            <w:fldChar w:fldCharType="separate"/>
          </w:r>
          <w:ins w:id="9" w:author="盛周 强" w:date="2023-04-20T16:37:00Z">
            <w:r w:rsidR="0014210A" w:rsidRPr="0074386E">
              <w:rPr>
                <w:rStyle w:val="af7"/>
                <w:noProof/>
              </w:rPr>
              <w:fldChar w:fldCharType="begin"/>
            </w:r>
            <w:r w:rsidR="0014210A" w:rsidRPr="0074386E">
              <w:rPr>
                <w:rStyle w:val="af7"/>
                <w:noProof/>
              </w:rPr>
              <w:instrText xml:space="preserve"> </w:instrText>
            </w:r>
            <w:r w:rsidR="0014210A">
              <w:rPr>
                <w:noProof/>
              </w:rPr>
              <w:instrText>HYPERLINK \l "_Toc132901052"</w:instrText>
            </w:r>
            <w:r w:rsidR="0014210A" w:rsidRPr="0074386E">
              <w:rPr>
                <w:rStyle w:val="af7"/>
                <w:noProof/>
              </w:rPr>
              <w:instrText xml:space="preserve"> </w:instrText>
            </w:r>
            <w:r w:rsidR="0014210A" w:rsidRPr="0074386E">
              <w:rPr>
                <w:rStyle w:val="af7"/>
                <w:noProof/>
              </w:rPr>
            </w:r>
            <w:r w:rsidR="0014210A" w:rsidRPr="0074386E">
              <w:rPr>
                <w:rStyle w:val="af7"/>
                <w:noProof/>
              </w:rPr>
              <w:fldChar w:fldCharType="separate"/>
            </w:r>
            <w:r w:rsidR="0014210A" w:rsidRPr="0074386E">
              <w:rPr>
                <w:rStyle w:val="af7"/>
                <w:noProof/>
              </w:rPr>
              <w:fldChar w:fldCharType="end"/>
            </w:r>
          </w:ins>
        </w:p>
        <w:p w14:paraId="3A12C27F" w14:textId="52F28A0A" w:rsidR="0014210A" w:rsidRDefault="0014210A" w:rsidP="0014210A">
          <w:pPr>
            <w:pStyle w:val="TOC1"/>
            <w:ind w:firstLineChars="0" w:firstLine="0"/>
            <w:rPr>
              <w:ins w:id="10" w:author="盛周 强" w:date="2023-04-20T16:37:00Z"/>
              <w:rFonts w:asciiTheme="minorHAnsi" w:eastAsiaTheme="minorEastAsia" w:hAnsiTheme="minorHAnsi" w:cstheme="minorBidi"/>
              <w:noProof/>
              <w:color w:val="auto"/>
              <w:sz w:val="21"/>
              <w:szCs w:val="24"/>
              <w14:ligatures w14:val="standardContextual"/>
            </w:rPr>
            <w:pPrChange w:id="11" w:author="盛周 强" w:date="2023-04-20T16:38:00Z">
              <w:pPr>
                <w:pStyle w:val="TOC1"/>
                <w:ind w:firstLine="560"/>
              </w:pPr>
            </w:pPrChange>
          </w:pPr>
          <w:ins w:id="12" w:author="盛周 强" w:date="2023-04-20T16:37:00Z">
            <w:r w:rsidRPr="0074386E">
              <w:rPr>
                <w:rStyle w:val="af7"/>
                <w:noProof/>
              </w:rPr>
              <w:fldChar w:fldCharType="begin"/>
            </w:r>
            <w:r w:rsidRPr="0074386E">
              <w:rPr>
                <w:rStyle w:val="af7"/>
                <w:noProof/>
              </w:rPr>
              <w:instrText xml:space="preserve"> </w:instrText>
            </w:r>
            <w:r>
              <w:rPr>
                <w:noProof/>
              </w:rPr>
              <w:instrText>HYPERLINK \l "_Toc132901057"</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1 </w:t>
            </w:r>
            <w:r w:rsidRPr="0074386E">
              <w:rPr>
                <w:rStyle w:val="af7"/>
                <w:noProof/>
              </w:rPr>
              <w:t>引言</w:t>
            </w:r>
            <w:r>
              <w:rPr>
                <w:noProof/>
                <w:webHidden/>
              </w:rPr>
              <w:tab/>
            </w:r>
            <w:r>
              <w:rPr>
                <w:noProof/>
                <w:webHidden/>
              </w:rPr>
              <w:fldChar w:fldCharType="begin"/>
            </w:r>
            <w:r>
              <w:rPr>
                <w:noProof/>
                <w:webHidden/>
              </w:rPr>
              <w:instrText xml:space="preserve"> PAGEREF _Toc132901057 \h </w:instrText>
            </w:r>
            <w:r>
              <w:rPr>
                <w:noProof/>
                <w:webHidden/>
              </w:rPr>
            </w:r>
          </w:ins>
          <w:r>
            <w:rPr>
              <w:noProof/>
              <w:webHidden/>
            </w:rPr>
            <w:fldChar w:fldCharType="separate"/>
          </w:r>
          <w:ins w:id="13" w:author="盛周 强" w:date="2023-04-20T16:40:00Z">
            <w:r w:rsidR="00ED5BD2">
              <w:rPr>
                <w:noProof/>
                <w:webHidden/>
              </w:rPr>
              <w:t>1</w:t>
            </w:r>
          </w:ins>
          <w:ins w:id="14" w:author="盛周 强" w:date="2023-04-20T16:37:00Z">
            <w:r>
              <w:rPr>
                <w:noProof/>
                <w:webHidden/>
              </w:rPr>
              <w:fldChar w:fldCharType="end"/>
            </w:r>
            <w:r w:rsidRPr="0074386E">
              <w:rPr>
                <w:rStyle w:val="af7"/>
                <w:noProof/>
              </w:rPr>
              <w:fldChar w:fldCharType="end"/>
            </w:r>
          </w:ins>
        </w:p>
        <w:p w14:paraId="7CBC517B" w14:textId="19AD51D8" w:rsidR="0014210A" w:rsidRDefault="0014210A" w:rsidP="0014210A">
          <w:pPr>
            <w:pStyle w:val="TOC2"/>
            <w:ind w:left="420" w:firstLineChars="0" w:firstLine="0"/>
            <w:rPr>
              <w:ins w:id="15" w:author="盛周 强" w:date="2023-04-20T16:37:00Z"/>
              <w:rFonts w:asciiTheme="minorHAnsi" w:eastAsiaTheme="minorEastAsia" w:hAnsiTheme="minorHAnsi"/>
              <w:noProof/>
              <w:color w:val="auto"/>
              <w:szCs w:val="24"/>
              <w14:ligatures w14:val="standardContextual"/>
            </w:rPr>
            <w:pPrChange w:id="16" w:author="盛周 强" w:date="2023-04-20T16:38:00Z">
              <w:pPr>
                <w:pStyle w:val="TOC2"/>
                <w:ind w:left="420" w:firstLine="420"/>
              </w:pPr>
            </w:pPrChange>
          </w:pPr>
          <w:ins w:id="17" w:author="盛周 强" w:date="2023-04-20T16:37:00Z">
            <w:r w:rsidRPr="0074386E">
              <w:rPr>
                <w:rStyle w:val="af7"/>
                <w:noProof/>
              </w:rPr>
              <w:fldChar w:fldCharType="begin"/>
            </w:r>
            <w:r w:rsidRPr="0074386E">
              <w:rPr>
                <w:rStyle w:val="af7"/>
                <w:noProof/>
              </w:rPr>
              <w:instrText xml:space="preserve"> </w:instrText>
            </w:r>
            <w:r>
              <w:rPr>
                <w:noProof/>
              </w:rPr>
              <w:instrText>HYPERLINK \l "_Toc132901058"</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1.1 </w:t>
            </w:r>
            <w:r w:rsidRPr="0074386E">
              <w:rPr>
                <w:rStyle w:val="af7"/>
                <w:noProof/>
              </w:rPr>
              <w:t>研究背景</w:t>
            </w:r>
            <w:r>
              <w:rPr>
                <w:noProof/>
                <w:webHidden/>
              </w:rPr>
              <w:tab/>
            </w:r>
            <w:r>
              <w:rPr>
                <w:noProof/>
                <w:webHidden/>
              </w:rPr>
              <w:fldChar w:fldCharType="begin"/>
            </w:r>
            <w:r>
              <w:rPr>
                <w:noProof/>
                <w:webHidden/>
              </w:rPr>
              <w:instrText xml:space="preserve"> PAGEREF _Toc132901058 \h </w:instrText>
            </w:r>
            <w:r>
              <w:rPr>
                <w:noProof/>
                <w:webHidden/>
              </w:rPr>
            </w:r>
          </w:ins>
          <w:r>
            <w:rPr>
              <w:noProof/>
              <w:webHidden/>
            </w:rPr>
            <w:fldChar w:fldCharType="separate"/>
          </w:r>
          <w:ins w:id="18" w:author="盛周 强" w:date="2023-04-20T16:40:00Z">
            <w:r w:rsidR="00ED5BD2">
              <w:rPr>
                <w:noProof/>
                <w:webHidden/>
              </w:rPr>
              <w:t>1</w:t>
            </w:r>
          </w:ins>
          <w:ins w:id="19" w:author="盛周 强" w:date="2023-04-20T16:37:00Z">
            <w:r>
              <w:rPr>
                <w:noProof/>
                <w:webHidden/>
              </w:rPr>
              <w:fldChar w:fldCharType="end"/>
            </w:r>
            <w:r w:rsidRPr="0074386E">
              <w:rPr>
                <w:rStyle w:val="af7"/>
                <w:noProof/>
              </w:rPr>
              <w:fldChar w:fldCharType="end"/>
            </w:r>
          </w:ins>
        </w:p>
        <w:p w14:paraId="5F8EE999" w14:textId="3ACF1ADE" w:rsidR="0014210A" w:rsidRDefault="0014210A" w:rsidP="0014210A">
          <w:pPr>
            <w:pStyle w:val="TOC2"/>
            <w:ind w:left="420" w:firstLineChars="0" w:firstLine="0"/>
            <w:rPr>
              <w:ins w:id="20" w:author="盛周 强" w:date="2023-04-20T16:37:00Z"/>
              <w:rFonts w:asciiTheme="minorHAnsi" w:eastAsiaTheme="minorEastAsia" w:hAnsiTheme="minorHAnsi"/>
              <w:noProof/>
              <w:color w:val="auto"/>
              <w:szCs w:val="24"/>
              <w14:ligatures w14:val="standardContextual"/>
            </w:rPr>
            <w:pPrChange w:id="21" w:author="盛周 强" w:date="2023-04-20T16:38:00Z">
              <w:pPr>
                <w:pStyle w:val="TOC2"/>
                <w:ind w:left="420" w:firstLine="420"/>
              </w:pPr>
            </w:pPrChange>
          </w:pPr>
          <w:ins w:id="22" w:author="盛周 强" w:date="2023-04-20T16:37:00Z">
            <w:r w:rsidRPr="0074386E">
              <w:rPr>
                <w:rStyle w:val="af7"/>
                <w:noProof/>
              </w:rPr>
              <w:fldChar w:fldCharType="begin"/>
            </w:r>
            <w:r w:rsidRPr="0074386E">
              <w:rPr>
                <w:rStyle w:val="af7"/>
                <w:noProof/>
              </w:rPr>
              <w:instrText xml:space="preserve"> </w:instrText>
            </w:r>
            <w:r>
              <w:rPr>
                <w:noProof/>
              </w:rPr>
              <w:instrText>HYPERLINK \l "_Toc132901059"</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1.2 </w:t>
            </w:r>
            <w:r w:rsidRPr="0074386E">
              <w:rPr>
                <w:rStyle w:val="af7"/>
                <w:noProof/>
              </w:rPr>
              <w:t>国内外研究现状</w:t>
            </w:r>
            <w:r>
              <w:rPr>
                <w:noProof/>
                <w:webHidden/>
              </w:rPr>
              <w:tab/>
            </w:r>
            <w:r>
              <w:rPr>
                <w:noProof/>
                <w:webHidden/>
              </w:rPr>
              <w:fldChar w:fldCharType="begin"/>
            </w:r>
            <w:r>
              <w:rPr>
                <w:noProof/>
                <w:webHidden/>
              </w:rPr>
              <w:instrText xml:space="preserve"> PAGEREF _Toc132901059 \h </w:instrText>
            </w:r>
            <w:r>
              <w:rPr>
                <w:noProof/>
                <w:webHidden/>
              </w:rPr>
            </w:r>
          </w:ins>
          <w:r>
            <w:rPr>
              <w:noProof/>
              <w:webHidden/>
            </w:rPr>
            <w:fldChar w:fldCharType="separate"/>
          </w:r>
          <w:ins w:id="23" w:author="盛周 强" w:date="2023-04-20T16:40:00Z">
            <w:r w:rsidR="00ED5BD2">
              <w:rPr>
                <w:noProof/>
                <w:webHidden/>
              </w:rPr>
              <w:t>1</w:t>
            </w:r>
          </w:ins>
          <w:ins w:id="24" w:author="盛周 强" w:date="2023-04-20T16:37:00Z">
            <w:r>
              <w:rPr>
                <w:noProof/>
                <w:webHidden/>
              </w:rPr>
              <w:fldChar w:fldCharType="end"/>
            </w:r>
            <w:r w:rsidRPr="0074386E">
              <w:rPr>
                <w:rStyle w:val="af7"/>
                <w:noProof/>
              </w:rPr>
              <w:fldChar w:fldCharType="end"/>
            </w:r>
          </w:ins>
        </w:p>
        <w:p w14:paraId="08A46DA0" w14:textId="4B0B09A0" w:rsidR="0014210A" w:rsidRDefault="0014210A" w:rsidP="0014210A">
          <w:pPr>
            <w:pStyle w:val="TOC2"/>
            <w:ind w:left="420" w:firstLineChars="0" w:firstLine="0"/>
            <w:rPr>
              <w:ins w:id="25" w:author="盛周 强" w:date="2023-04-20T16:37:00Z"/>
              <w:rFonts w:asciiTheme="minorHAnsi" w:eastAsiaTheme="minorEastAsia" w:hAnsiTheme="minorHAnsi"/>
              <w:noProof/>
              <w:color w:val="auto"/>
              <w:szCs w:val="24"/>
              <w14:ligatures w14:val="standardContextual"/>
            </w:rPr>
            <w:pPrChange w:id="26" w:author="盛周 强" w:date="2023-04-20T16:38:00Z">
              <w:pPr>
                <w:pStyle w:val="TOC2"/>
                <w:ind w:left="420" w:firstLine="420"/>
              </w:pPr>
            </w:pPrChange>
          </w:pPr>
          <w:ins w:id="27" w:author="盛周 强" w:date="2023-04-20T16:37:00Z">
            <w:r w:rsidRPr="0074386E">
              <w:rPr>
                <w:rStyle w:val="af7"/>
                <w:noProof/>
              </w:rPr>
              <w:fldChar w:fldCharType="begin"/>
            </w:r>
            <w:r w:rsidRPr="0074386E">
              <w:rPr>
                <w:rStyle w:val="af7"/>
                <w:noProof/>
              </w:rPr>
              <w:instrText xml:space="preserve"> </w:instrText>
            </w:r>
            <w:r>
              <w:rPr>
                <w:noProof/>
              </w:rPr>
              <w:instrText>HYPERLINK \l "_Toc132901060"</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1.3</w:t>
            </w:r>
            <w:r w:rsidRPr="0074386E">
              <w:rPr>
                <w:rStyle w:val="af7"/>
                <w:noProof/>
              </w:rPr>
              <w:t>研究内容和结构安排</w:t>
            </w:r>
            <w:r>
              <w:rPr>
                <w:noProof/>
                <w:webHidden/>
              </w:rPr>
              <w:tab/>
            </w:r>
            <w:r>
              <w:rPr>
                <w:noProof/>
                <w:webHidden/>
              </w:rPr>
              <w:fldChar w:fldCharType="begin"/>
            </w:r>
            <w:r>
              <w:rPr>
                <w:noProof/>
                <w:webHidden/>
              </w:rPr>
              <w:instrText xml:space="preserve"> PAGEREF _Toc132901060 \h </w:instrText>
            </w:r>
            <w:r>
              <w:rPr>
                <w:noProof/>
                <w:webHidden/>
              </w:rPr>
            </w:r>
          </w:ins>
          <w:r>
            <w:rPr>
              <w:noProof/>
              <w:webHidden/>
            </w:rPr>
            <w:fldChar w:fldCharType="separate"/>
          </w:r>
          <w:ins w:id="28" w:author="盛周 强" w:date="2023-04-20T16:40:00Z">
            <w:r w:rsidR="00ED5BD2">
              <w:rPr>
                <w:noProof/>
                <w:webHidden/>
              </w:rPr>
              <w:t>2</w:t>
            </w:r>
          </w:ins>
          <w:ins w:id="29" w:author="盛周 强" w:date="2023-04-20T16:37:00Z">
            <w:r>
              <w:rPr>
                <w:noProof/>
                <w:webHidden/>
              </w:rPr>
              <w:fldChar w:fldCharType="end"/>
            </w:r>
            <w:r w:rsidRPr="0074386E">
              <w:rPr>
                <w:rStyle w:val="af7"/>
                <w:noProof/>
              </w:rPr>
              <w:fldChar w:fldCharType="end"/>
            </w:r>
          </w:ins>
        </w:p>
        <w:p w14:paraId="270E3AD7" w14:textId="398C5260" w:rsidR="0014210A" w:rsidRDefault="0014210A" w:rsidP="0014210A">
          <w:pPr>
            <w:pStyle w:val="TOC1"/>
            <w:ind w:firstLineChars="0" w:firstLine="0"/>
            <w:rPr>
              <w:ins w:id="30" w:author="盛周 强" w:date="2023-04-20T16:37:00Z"/>
              <w:rFonts w:asciiTheme="minorHAnsi" w:eastAsiaTheme="minorEastAsia" w:hAnsiTheme="minorHAnsi" w:cstheme="minorBidi"/>
              <w:noProof/>
              <w:color w:val="auto"/>
              <w:sz w:val="21"/>
              <w:szCs w:val="24"/>
              <w14:ligatures w14:val="standardContextual"/>
            </w:rPr>
            <w:pPrChange w:id="31" w:author="盛周 强" w:date="2023-04-20T16:38:00Z">
              <w:pPr>
                <w:pStyle w:val="TOC1"/>
                <w:ind w:firstLine="560"/>
              </w:pPr>
            </w:pPrChange>
          </w:pPr>
          <w:ins w:id="32" w:author="盛周 强" w:date="2023-04-20T16:37:00Z">
            <w:r w:rsidRPr="0074386E">
              <w:rPr>
                <w:rStyle w:val="af7"/>
                <w:noProof/>
              </w:rPr>
              <w:fldChar w:fldCharType="begin"/>
            </w:r>
            <w:r w:rsidRPr="0074386E">
              <w:rPr>
                <w:rStyle w:val="af7"/>
                <w:noProof/>
              </w:rPr>
              <w:instrText xml:space="preserve"> </w:instrText>
            </w:r>
            <w:r>
              <w:rPr>
                <w:noProof/>
              </w:rPr>
              <w:instrText>HYPERLINK \l "_Toc132901061"</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2. </w:t>
            </w:r>
            <w:r w:rsidRPr="0074386E">
              <w:rPr>
                <w:rStyle w:val="af7"/>
                <w:noProof/>
              </w:rPr>
              <w:t>预备知识</w:t>
            </w:r>
            <w:r>
              <w:rPr>
                <w:noProof/>
                <w:webHidden/>
              </w:rPr>
              <w:tab/>
            </w:r>
            <w:r>
              <w:rPr>
                <w:noProof/>
                <w:webHidden/>
              </w:rPr>
              <w:fldChar w:fldCharType="begin"/>
            </w:r>
            <w:r>
              <w:rPr>
                <w:noProof/>
                <w:webHidden/>
              </w:rPr>
              <w:instrText xml:space="preserve"> PAGEREF _Toc132901061 \h </w:instrText>
            </w:r>
            <w:r>
              <w:rPr>
                <w:noProof/>
                <w:webHidden/>
              </w:rPr>
            </w:r>
          </w:ins>
          <w:r>
            <w:rPr>
              <w:noProof/>
              <w:webHidden/>
            </w:rPr>
            <w:fldChar w:fldCharType="separate"/>
          </w:r>
          <w:ins w:id="33" w:author="盛周 强" w:date="2023-04-20T16:40:00Z">
            <w:r w:rsidR="00ED5BD2">
              <w:rPr>
                <w:noProof/>
                <w:webHidden/>
              </w:rPr>
              <w:t>2</w:t>
            </w:r>
          </w:ins>
          <w:ins w:id="34" w:author="盛周 强" w:date="2023-04-20T16:37:00Z">
            <w:r>
              <w:rPr>
                <w:noProof/>
                <w:webHidden/>
              </w:rPr>
              <w:fldChar w:fldCharType="end"/>
            </w:r>
            <w:r w:rsidRPr="0074386E">
              <w:rPr>
                <w:rStyle w:val="af7"/>
                <w:noProof/>
              </w:rPr>
              <w:fldChar w:fldCharType="end"/>
            </w:r>
          </w:ins>
        </w:p>
        <w:p w14:paraId="67F407EB" w14:textId="72023644" w:rsidR="0014210A" w:rsidRDefault="0014210A" w:rsidP="0014210A">
          <w:pPr>
            <w:pStyle w:val="TOC2"/>
            <w:ind w:left="420" w:firstLineChars="0" w:firstLine="0"/>
            <w:rPr>
              <w:ins w:id="35" w:author="盛周 强" w:date="2023-04-20T16:37:00Z"/>
              <w:rFonts w:asciiTheme="minorHAnsi" w:eastAsiaTheme="minorEastAsia" w:hAnsiTheme="minorHAnsi"/>
              <w:noProof/>
              <w:color w:val="auto"/>
              <w:szCs w:val="24"/>
              <w14:ligatures w14:val="standardContextual"/>
            </w:rPr>
            <w:pPrChange w:id="36" w:author="盛周 强" w:date="2023-04-20T16:38:00Z">
              <w:pPr>
                <w:pStyle w:val="TOC2"/>
                <w:ind w:left="420" w:firstLine="420"/>
              </w:pPr>
            </w:pPrChange>
          </w:pPr>
          <w:ins w:id="37" w:author="盛周 强" w:date="2023-04-20T16:37:00Z">
            <w:r w:rsidRPr="0074386E">
              <w:rPr>
                <w:rStyle w:val="af7"/>
                <w:noProof/>
              </w:rPr>
              <w:fldChar w:fldCharType="begin"/>
            </w:r>
            <w:r w:rsidRPr="0074386E">
              <w:rPr>
                <w:rStyle w:val="af7"/>
                <w:noProof/>
              </w:rPr>
              <w:instrText xml:space="preserve"> </w:instrText>
            </w:r>
            <w:r>
              <w:rPr>
                <w:noProof/>
              </w:rPr>
              <w:instrText>HYPERLINK \l "_Toc132901062"</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2.1 LCT</w:t>
            </w:r>
            <w:r>
              <w:rPr>
                <w:noProof/>
                <w:webHidden/>
              </w:rPr>
              <w:tab/>
            </w:r>
            <w:r>
              <w:rPr>
                <w:noProof/>
                <w:webHidden/>
              </w:rPr>
              <w:fldChar w:fldCharType="begin"/>
            </w:r>
            <w:r>
              <w:rPr>
                <w:noProof/>
                <w:webHidden/>
              </w:rPr>
              <w:instrText xml:space="preserve"> PAGEREF _Toc132901062 \h </w:instrText>
            </w:r>
            <w:r>
              <w:rPr>
                <w:noProof/>
                <w:webHidden/>
              </w:rPr>
            </w:r>
          </w:ins>
          <w:r>
            <w:rPr>
              <w:noProof/>
              <w:webHidden/>
            </w:rPr>
            <w:fldChar w:fldCharType="separate"/>
          </w:r>
          <w:ins w:id="38" w:author="盛周 强" w:date="2023-04-20T16:40:00Z">
            <w:r w:rsidR="00ED5BD2">
              <w:rPr>
                <w:noProof/>
                <w:webHidden/>
              </w:rPr>
              <w:t>2</w:t>
            </w:r>
          </w:ins>
          <w:ins w:id="39" w:author="盛周 强" w:date="2023-04-20T16:37:00Z">
            <w:r>
              <w:rPr>
                <w:noProof/>
                <w:webHidden/>
              </w:rPr>
              <w:fldChar w:fldCharType="end"/>
            </w:r>
            <w:r w:rsidRPr="0074386E">
              <w:rPr>
                <w:rStyle w:val="af7"/>
                <w:noProof/>
              </w:rPr>
              <w:fldChar w:fldCharType="end"/>
            </w:r>
          </w:ins>
        </w:p>
        <w:p w14:paraId="17E0BCF5" w14:textId="4EF55E77" w:rsidR="0014210A" w:rsidRDefault="0014210A" w:rsidP="0014210A">
          <w:pPr>
            <w:pStyle w:val="TOC2"/>
            <w:ind w:left="420" w:firstLineChars="0" w:firstLine="0"/>
            <w:rPr>
              <w:ins w:id="40" w:author="盛周 强" w:date="2023-04-20T16:37:00Z"/>
              <w:rFonts w:asciiTheme="minorHAnsi" w:eastAsiaTheme="minorEastAsia" w:hAnsiTheme="minorHAnsi"/>
              <w:noProof/>
              <w:color w:val="auto"/>
              <w:szCs w:val="24"/>
              <w14:ligatures w14:val="standardContextual"/>
            </w:rPr>
            <w:pPrChange w:id="41" w:author="盛周 强" w:date="2023-04-20T16:38:00Z">
              <w:pPr>
                <w:pStyle w:val="TOC2"/>
                <w:ind w:left="420" w:firstLine="420"/>
              </w:pPr>
            </w:pPrChange>
          </w:pPr>
          <w:ins w:id="42" w:author="盛周 强" w:date="2023-04-20T16:37:00Z">
            <w:r w:rsidRPr="0074386E">
              <w:rPr>
                <w:rStyle w:val="af7"/>
                <w:noProof/>
              </w:rPr>
              <w:fldChar w:fldCharType="begin"/>
            </w:r>
            <w:r w:rsidRPr="0074386E">
              <w:rPr>
                <w:rStyle w:val="af7"/>
                <w:noProof/>
              </w:rPr>
              <w:instrText xml:space="preserve"> </w:instrText>
            </w:r>
            <w:r>
              <w:rPr>
                <w:noProof/>
              </w:rPr>
              <w:instrText>HYPERLINK \l "_Toc132901063"</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2.2 ICFWD</w:t>
            </w:r>
            <w:r>
              <w:rPr>
                <w:noProof/>
                <w:webHidden/>
              </w:rPr>
              <w:tab/>
            </w:r>
            <w:r>
              <w:rPr>
                <w:noProof/>
                <w:webHidden/>
              </w:rPr>
              <w:fldChar w:fldCharType="begin"/>
            </w:r>
            <w:r>
              <w:rPr>
                <w:noProof/>
                <w:webHidden/>
              </w:rPr>
              <w:instrText xml:space="preserve"> PAGEREF _Toc132901063 \h </w:instrText>
            </w:r>
            <w:r>
              <w:rPr>
                <w:noProof/>
                <w:webHidden/>
              </w:rPr>
            </w:r>
          </w:ins>
          <w:r>
            <w:rPr>
              <w:noProof/>
              <w:webHidden/>
            </w:rPr>
            <w:fldChar w:fldCharType="separate"/>
          </w:r>
          <w:ins w:id="43" w:author="盛周 强" w:date="2023-04-20T16:40:00Z">
            <w:r w:rsidR="00ED5BD2">
              <w:rPr>
                <w:noProof/>
                <w:webHidden/>
              </w:rPr>
              <w:t>3</w:t>
            </w:r>
          </w:ins>
          <w:ins w:id="44" w:author="盛周 强" w:date="2023-04-20T16:37:00Z">
            <w:r>
              <w:rPr>
                <w:noProof/>
                <w:webHidden/>
              </w:rPr>
              <w:fldChar w:fldCharType="end"/>
            </w:r>
            <w:r w:rsidRPr="0074386E">
              <w:rPr>
                <w:rStyle w:val="af7"/>
                <w:noProof/>
              </w:rPr>
              <w:fldChar w:fldCharType="end"/>
            </w:r>
          </w:ins>
        </w:p>
        <w:p w14:paraId="23BDBCC7" w14:textId="4A9AC0F1" w:rsidR="0014210A" w:rsidRDefault="0014210A" w:rsidP="0014210A">
          <w:pPr>
            <w:pStyle w:val="TOC1"/>
            <w:ind w:firstLineChars="0" w:firstLine="0"/>
            <w:rPr>
              <w:ins w:id="45" w:author="盛周 强" w:date="2023-04-20T16:37:00Z"/>
              <w:rFonts w:asciiTheme="minorHAnsi" w:eastAsiaTheme="minorEastAsia" w:hAnsiTheme="minorHAnsi" w:cstheme="minorBidi"/>
              <w:noProof/>
              <w:color w:val="auto"/>
              <w:sz w:val="21"/>
              <w:szCs w:val="24"/>
              <w14:ligatures w14:val="standardContextual"/>
            </w:rPr>
            <w:pPrChange w:id="46" w:author="盛周 强" w:date="2023-04-20T16:38:00Z">
              <w:pPr>
                <w:pStyle w:val="TOC1"/>
                <w:ind w:firstLine="560"/>
              </w:pPr>
            </w:pPrChange>
          </w:pPr>
          <w:ins w:id="47" w:author="盛周 强" w:date="2023-04-20T16:37:00Z">
            <w:r w:rsidRPr="0074386E">
              <w:rPr>
                <w:rStyle w:val="af7"/>
                <w:noProof/>
              </w:rPr>
              <w:fldChar w:fldCharType="begin"/>
            </w:r>
            <w:r w:rsidRPr="0074386E">
              <w:rPr>
                <w:rStyle w:val="af7"/>
                <w:noProof/>
              </w:rPr>
              <w:instrText xml:space="preserve"> </w:instrText>
            </w:r>
            <w:r>
              <w:rPr>
                <w:noProof/>
              </w:rPr>
              <w:instrText>HYPERLINK \l "_Toc132901064"</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3. </w:t>
            </w:r>
            <w:r w:rsidRPr="0074386E">
              <w:rPr>
                <w:rStyle w:val="af7"/>
                <w:noProof/>
              </w:rPr>
              <w:t>数学模型</w:t>
            </w:r>
            <w:r>
              <w:rPr>
                <w:noProof/>
                <w:webHidden/>
              </w:rPr>
              <w:tab/>
            </w:r>
            <w:r>
              <w:rPr>
                <w:noProof/>
                <w:webHidden/>
              </w:rPr>
              <w:fldChar w:fldCharType="begin"/>
            </w:r>
            <w:r>
              <w:rPr>
                <w:noProof/>
                <w:webHidden/>
              </w:rPr>
              <w:instrText xml:space="preserve"> PAGEREF _Toc132901064 \h </w:instrText>
            </w:r>
            <w:r>
              <w:rPr>
                <w:noProof/>
                <w:webHidden/>
              </w:rPr>
            </w:r>
          </w:ins>
          <w:r>
            <w:rPr>
              <w:noProof/>
              <w:webHidden/>
            </w:rPr>
            <w:fldChar w:fldCharType="separate"/>
          </w:r>
          <w:ins w:id="48" w:author="盛周 强" w:date="2023-04-20T16:40:00Z">
            <w:r w:rsidR="00ED5BD2">
              <w:rPr>
                <w:noProof/>
                <w:webHidden/>
              </w:rPr>
              <w:t>4</w:t>
            </w:r>
          </w:ins>
          <w:ins w:id="49" w:author="盛周 强" w:date="2023-04-20T16:37:00Z">
            <w:r>
              <w:rPr>
                <w:noProof/>
                <w:webHidden/>
              </w:rPr>
              <w:fldChar w:fldCharType="end"/>
            </w:r>
            <w:r w:rsidRPr="0074386E">
              <w:rPr>
                <w:rStyle w:val="af7"/>
                <w:noProof/>
              </w:rPr>
              <w:fldChar w:fldCharType="end"/>
            </w:r>
          </w:ins>
        </w:p>
        <w:p w14:paraId="40FFD37E" w14:textId="565CCBA4" w:rsidR="0014210A" w:rsidRDefault="0014210A" w:rsidP="0014210A">
          <w:pPr>
            <w:pStyle w:val="TOC2"/>
            <w:ind w:left="420" w:firstLineChars="0" w:firstLine="0"/>
            <w:rPr>
              <w:ins w:id="50" w:author="盛周 强" w:date="2023-04-20T16:37:00Z"/>
              <w:rFonts w:asciiTheme="minorHAnsi" w:eastAsiaTheme="minorEastAsia" w:hAnsiTheme="minorHAnsi"/>
              <w:noProof/>
              <w:color w:val="auto"/>
              <w:szCs w:val="24"/>
              <w14:ligatures w14:val="standardContextual"/>
            </w:rPr>
            <w:pPrChange w:id="51" w:author="盛周 强" w:date="2023-04-20T16:38:00Z">
              <w:pPr>
                <w:pStyle w:val="TOC2"/>
                <w:ind w:left="420" w:firstLine="420"/>
              </w:pPr>
            </w:pPrChange>
          </w:pPr>
          <w:ins w:id="52" w:author="盛周 强" w:date="2023-04-20T16:37:00Z">
            <w:r w:rsidRPr="0074386E">
              <w:rPr>
                <w:rStyle w:val="af7"/>
                <w:noProof/>
              </w:rPr>
              <w:fldChar w:fldCharType="begin"/>
            </w:r>
            <w:r w:rsidRPr="0074386E">
              <w:rPr>
                <w:rStyle w:val="af7"/>
                <w:noProof/>
              </w:rPr>
              <w:instrText xml:space="preserve"> </w:instrText>
            </w:r>
            <w:r>
              <w:rPr>
                <w:noProof/>
              </w:rPr>
              <w:instrText>HYPERLINK \l "_Toc132901065"</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3.1 ICFWD</w:t>
            </w:r>
            <w:r w:rsidRPr="0074386E">
              <w:rPr>
                <w:rStyle w:val="af7"/>
                <w:noProof/>
              </w:rPr>
              <w:t>的输出信噪比期望</w:t>
            </w:r>
            <w:r>
              <w:rPr>
                <w:noProof/>
                <w:webHidden/>
              </w:rPr>
              <w:tab/>
            </w:r>
            <w:r>
              <w:rPr>
                <w:noProof/>
                <w:webHidden/>
              </w:rPr>
              <w:fldChar w:fldCharType="begin"/>
            </w:r>
            <w:r>
              <w:rPr>
                <w:noProof/>
                <w:webHidden/>
              </w:rPr>
              <w:instrText xml:space="preserve"> PAGEREF _Toc132901065 \h </w:instrText>
            </w:r>
            <w:r>
              <w:rPr>
                <w:noProof/>
                <w:webHidden/>
              </w:rPr>
            </w:r>
          </w:ins>
          <w:r>
            <w:rPr>
              <w:noProof/>
              <w:webHidden/>
            </w:rPr>
            <w:fldChar w:fldCharType="separate"/>
          </w:r>
          <w:ins w:id="53" w:author="盛周 强" w:date="2023-04-20T16:40:00Z">
            <w:r w:rsidR="00ED5BD2">
              <w:rPr>
                <w:noProof/>
                <w:webHidden/>
              </w:rPr>
              <w:t>4</w:t>
            </w:r>
          </w:ins>
          <w:ins w:id="54" w:author="盛周 强" w:date="2023-04-20T16:37:00Z">
            <w:r>
              <w:rPr>
                <w:noProof/>
                <w:webHidden/>
              </w:rPr>
              <w:fldChar w:fldCharType="end"/>
            </w:r>
            <w:r w:rsidRPr="0074386E">
              <w:rPr>
                <w:rStyle w:val="af7"/>
                <w:noProof/>
              </w:rPr>
              <w:fldChar w:fldCharType="end"/>
            </w:r>
          </w:ins>
        </w:p>
        <w:p w14:paraId="31616144" w14:textId="4F160E95" w:rsidR="0014210A" w:rsidRDefault="0014210A" w:rsidP="0014210A">
          <w:pPr>
            <w:pStyle w:val="TOC2"/>
            <w:ind w:left="420" w:firstLineChars="0" w:firstLine="0"/>
            <w:rPr>
              <w:ins w:id="55" w:author="盛周 强" w:date="2023-04-20T16:37:00Z"/>
              <w:rFonts w:asciiTheme="minorHAnsi" w:eastAsiaTheme="minorEastAsia" w:hAnsiTheme="minorHAnsi"/>
              <w:noProof/>
              <w:color w:val="auto"/>
              <w:szCs w:val="24"/>
              <w14:ligatures w14:val="standardContextual"/>
            </w:rPr>
            <w:pPrChange w:id="56" w:author="盛周 强" w:date="2023-04-20T16:38:00Z">
              <w:pPr>
                <w:pStyle w:val="TOC2"/>
                <w:ind w:left="420" w:firstLine="420"/>
              </w:pPr>
            </w:pPrChange>
          </w:pPr>
          <w:ins w:id="57" w:author="盛周 强" w:date="2023-04-20T16:37:00Z">
            <w:r w:rsidRPr="0074386E">
              <w:rPr>
                <w:rStyle w:val="af7"/>
                <w:noProof/>
              </w:rPr>
              <w:fldChar w:fldCharType="begin"/>
            </w:r>
            <w:r w:rsidRPr="0074386E">
              <w:rPr>
                <w:rStyle w:val="af7"/>
                <w:noProof/>
              </w:rPr>
              <w:instrText xml:space="preserve"> </w:instrText>
            </w:r>
            <w:r>
              <w:rPr>
                <w:noProof/>
              </w:rPr>
              <w:instrText>HYPERLINK \l "_Toc132901066"</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3.2 ICFWD</w:t>
            </w:r>
            <w:r w:rsidRPr="0074386E">
              <w:rPr>
                <w:rStyle w:val="af7"/>
                <w:noProof/>
              </w:rPr>
              <w:t>的不等式模型</w:t>
            </w:r>
            <w:r>
              <w:rPr>
                <w:noProof/>
                <w:webHidden/>
              </w:rPr>
              <w:tab/>
            </w:r>
            <w:r>
              <w:rPr>
                <w:noProof/>
                <w:webHidden/>
              </w:rPr>
              <w:fldChar w:fldCharType="begin"/>
            </w:r>
            <w:r>
              <w:rPr>
                <w:noProof/>
                <w:webHidden/>
              </w:rPr>
              <w:instrText xml:space="preserve"> PAGEREF _Toc132901066 \h </w:instrText>
            </w:r>
            <w:r>
              <w:rPr>
                <w:noProof/>
                <w:webHidden/>
              </w:rPr>
            </w:r>
          </w:ins>
          <w:r>
            <w:rPr>
              <w:noProof/>
              <w:webHidden/>
            </w:rPr>
            <w:fldChar w:fldCharType="separate"/>
          </w:r>
          <w:ins w:id="58" w:author="盛周 强" w:date="2023-04-20T16:40:00Z">
            <w:r w:rsidR="00ED5BD2">
              <w:rPr>
                <w:noProof/>
                <w:webHidden/>
              </w:rPr>
              <w:t>5</w:t>
            </w:r>
          </w:ins>
          <w:ins w:id="59" w:author="盛周 强" w:date="2023-04-20T16:37:00Z">
            <w:r>
              <w:rPr>
                <w:noProof/>
                <w:webHidden/>
              </w:rPr>
              <w:fldChar w:fldCharType="end"/>
            </w:r>
            <w:r w:rsidRPr="0074386E">
              <w:rPr>
                <w:rStyle w:val="af7"/>
                <w:noProof/>
              </w:rPr>
              <w:fldChar w:fldCharType="end"/>
            </w:r>
          </w:ins>
        </w:p>
        <w:p w14:paraId="7FDD3508" w14:textId="01208059" w:rsidR="0014210A" w:rsidRDefault="0014210A" w:rsidP="0014210A">
          <w:pPr>
            <w:pStyle w:val="TOC2"/>
            <w:ind w:left="420" w:firstLineChars="0" w:firstLine="0"/>
            <w:rPr>
              <w:ins w:id="60" w:author="盛周 强" w:date="2023-04-20T16:37:00Z"/>
              <w:rFonts w:asciiTheme="minorHAnsi" w:eastAsiaTheme="minorEastAsia" w:hAnsiTheme="minorHAnsi"/>
              <w:noProof/>
              <w:color w:val="auto"/>
              <w:szCs w:val="24"/>
              <w14:ligatures w14:val="standardContextual"/>
            </w:rPr>
            <w:pPrChange w:id="61" w:author="盛周 强" w:date="2023-04-20T16:38:00Z">
              <w:pPr>
                <w:pStyle w:val="TOC2"/>
                <w:ind w:left="420" w:firstLine="420"/>
              </w:pPr>
            </w:pPrChange>
          </w:pPr>
          <w:ins w:id="62" w:author="盛周 强" w:date="2023-04-20T16:37:00Z">
            <w:r w:rsidRPr="0074386E">
              <w:rPr>
                <w:rStyle w:val="af7"/>
                <w:noProof/>
              </w:rPr>
              <w:fldChar w:fldCharType="begin"/>
            </w:r>
            <w:r w:rsidRPr="0074386E">
              <w:rPr>
                <w:rStyle w:val="af7"/>
                <w:noProof/>
              </w:rPr>
              <w:instrText xml:space="preserve"> </w:instrText>
            </w:r>
            <w:r>
              <w:rPr>
                <w:noProof/>
              </w:rPr>
              <w:instrText>HYPERLINK \l "_Toc132901067"</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3.3 ICFWD</w:t>
            </w:r>
            <w:r w:rsidRPr="0074386E">
              <w:rPr>
                <w:rStyle w:val="af7"/>
                <w:noProof/>
              </w:rPr>
              <w:t>的不等式解</w:t>
            </w:r>
            <w:r>
              <w:rPr>
                <w:noProof/>
                <w:webHidden/>
              </w:rPr>
              <w:tab/>
            </w:r>
            <w:r>
              <w:rPr>
                <w:noProof/>
                <w:webHidden/>
              </w:rPr>
              <w:fldChar w:fldCharType="begin"/>
            </w:r>
            <w:r>
              <w:rPr>
                <w:noProof/>
                <w:webHidden/>
              </w:rPr>
              <w:instrText xml:space="preserve"> PAGEREF _Toc132901067 \h </w:instrText>
            </w:r>
            <w:r>
              <w:rPr>
                <w:noProof/>
                <w:webHidden/>
              </w:rPr>
            </w:r>
          </w:ins>
          <w:r>
            <w:rPr>
              <w:noProof/>
              <w:webHidden/>
            </w:rPr>
            <w:fldChar w:fldCharType="separate"/>
          </w:r>
          <w:ins w:id="63" w:author="盛周 强" w:date="2023-04-20T16:40:00Z">
            <w:r w:rsidR="00ED5BD2">
              <w:rPr>
                <w:noProof/>
                <w:webHidden/>
              </w:rPr>
              <w:t>6</w:t>
            </w:r>
          </w:ins>
          <w:ins w:id="64" w:author="盛周 强" w:date="2023-04-20T16:37:00Z">
            <w:r>
              <w:rPr>
                <w:noProof/>
                <w:webHidden/>
              </w:rPr>
              <w:fldChar w:fldCharType="end"/>
            </w:r>
            <w:r w:rsidRPr="0074386E">
              <w:rPr>
                <w:rStyle w:val="af7"/>
                <w:noProof/>
              </w:rPr>
              <w:fldChar w:fldCharType="end"/>
            </w:r>
          </w:ins>
        </w:p>
        <w:p w14:paraId="6448711C" w14:textId="33856A28" w:rsidR="0014210A" w:rsidRDefault="0014210A" w:rsidP="0014210A">
          <w:pPr>
            <w:pStyle w:val="TOC3"/>
            <w:tabs>
              <w:tab w:val="right" w:leader="dot" w:pos="8494"/>
            </w:tabs>
            <w:ind w:left="840" w:firstLineChars="0" w:firstLine="0"/>
            <w:rPr>
              <w:ins w:id="65" w:author="盛周 强" w:date="2023-04-20T16:37:00Z"/>
              <w:rFonts w:asciiTheme="minorHAnsi" w:eastAsiaTheme="minorEastAsia" w:hAnsiTheme="minorHAnsi"/>
              <w:noProof/>
              <w:color w:val="auto"/>
              <w:szCs w:val="24"/>
              <w14:ligatures w14:val="standardContextual"/>
            </w:rPr>
            <w:pPrChange w:id="66" w:author="盛周 强" w:date="2023-04-20T16:38:00Z">
              <w:pPr>
                <w:pStyle w:val="TOC3"/>
                <w:tabs>
                  <w:tab w:val="right" w:leader="dot" w:pos="8494"/>
                </w:tabs>
                <w:ind w:left="840" w:firstLine="420"/>
              </w:pPr>
            </w:pPrChange>
          </w:pPr>
          <w:ins w:id="67" w:author="盛周 强" w:date="2023-04-20T16:37:00Z">
            <w:r w:rsidRPr="0074386E">
              <w:rPr>
                <w:rStyle w:val="af7"/>
                <w:noProof/>
              </w:rPr>
              <w:fldChar w:fldCharType="begin"/>
            </w:r>
            <w:r w:rsidRPr="0074386E">
              <w:rPr>
                <w:rStyle w:val="af7"/>
                <w:noProof/>
              </w:rPr>
              <w:instrText xml:space="preserve"> </w:instrText>
            </w:r>
            <w:r>
              <w:rPr>
                <w:noProof/>
              </w:rPr>
              <w:instrText>HYPERLINK \l "_Toc132901068"</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3.3.1 </w:t>
            </w:r>
            <w:r w:rsidRPr="0074386E">
              <w:rPr>
                <w:rStyle w:val="af7"/>
                <w:noProof/>
              </w:rPr>
              <w:t>合成信号</w:t>
            </w:r>
            <w:r>
              <w:rPr>
                <w:noProof/>
                <w:webHidden/>
              </w:rPr>
              <w:tab/>
            </w:r>
            <w:r>
              <w:rPr>
                <w:noProof/>
                <w:webHidden/>
              </w:rPr>
              <w:fldChar w:fldCharType="begin"/>
            </w:r>
            <w:r>
              <w:rPr>
                <w:noProof/>
                <w:webHidden/>
              </w:rPr>
              <w:instrText xml:space="preserve"> PAGEREF _Toc132901068 \h </w:instrText>
            </w:r>
            <w:r>
              <w:rPr>
                <w:noProof/>
                <w:webHidden/>
              </w:rPr>
            </w:r>
          </w:ins>
          <w:r>
            <w:rPr>
              <w:noProof/>
              <w:webHidden/>
            </w:rPr>
            <w:fldChar w:fldCharType="separate"/>
          </w:r>
          <w:ins w:id="68" w:author="盛周 强" w:date="2023-04-20T16:40:00Z">
            <w:r w:rsidR="00ED5BD2">
              <w:rPr>
                <w:noProof/>
                <w:webHidden/>
              </w:rPr>
              <w:t>6</w:t>
            </w:r>
          </w:ins>
          <w:ins w:id="69" w:author="盛周 强" w:date="2023-04-20T16:37:00Z">
            <w:r>
              <w:rPr>
                <w:noProof/>
                <w:webHidden/>
              </w:rPr>
              <w:fldChar w:fldCharType="end"/>
            </w:r>
            <w:r w:rsidRPr="0074386E">
              <w:rPr>
                <w:rStyle w:val="af7"/>
                <w:noProof/>
              </w:rPr>
              <w:fldChar w:fldCharType="end"/>
            </w:r>
          </w:ins>
        </w:p>
        <w:p w14:paraId="4A282D17" w14:textId="438D5CA3" w:rsidR="0014210A" w:rsidRDefault="0014210A" w:rsidP="0014210A">
          <w:pPr>
            <w:pStyle w:val="TOC3"/>
            <w:tabs>
              <w:tab w:val="right" w:leader="dot" w:pos="8494"/>
            </w:tabs>
            <w:ind w:left="840" w:firstLineChars="0" w:firstLine="0"/>
            <w:rPr>
              <w:ins w:id="70" w:author="盛周 强" w:date="2023-04-20T16:37:00Z"/>
              <w:rFonts w:asciiTheme="minorHAnsi" w:eastAsiaTheme="minorEastAsia" w:hAnsiTheme="minorHAnsi"/>
              <w:noProof/>
              <w:color w:val="auto"/>
              <w:szCs w:val="24"/>
              <w14:ligatures w14:val="standardContextual"/>
            </w:rPr>
            <w:pPrChange w:id="71" w:author="盛周 强" w:date="2023-04-20T16:38:00Z">
              <w:pPr>
                <w:pStyle w:val="TOC3"/>
                <w:tabs>
                  <w:tab w:val="right" w:leader="dot" w:pos="8494"/>
                </w:tabs>
                <w:ind w:left="840" w:firstLine="420"/>
              </w:pPr>
            </w:pPrChange>
          </w:pPr>
          <w:ins w:id="72" w:author="盛周 强" w:date="2023-04-20T16:37:00Z">
            <w:r w:rsidRPr="0074386E">
              <w:rPr>
                <w:rStyle w:val="af7"/>
                <w:noProof/>
              </w:rPr>
              <w:fldChar w:fldCharType="begin"/>
            </w:r>
            <w:r w:rsidRPr="0074386E">
              <w:rPr>
                <w:rStyle w:val="af7"/>
                <w:noProof/>
              </w:rPr>
              <w:instrText xml:space="preserve"> </w:instrText>
            </w:r>
            <w:r>
              <w:rPr>
                <w:noProof/>
              </w:rPr>
              <w:instrText>HYPERLINK \l "_Toc132901069"</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3.3.2 </w:t>
            </w:r>
            <w:r w:rsidRPr="0074386E">
              <w:rPr>
                <w:rStyle w:val="af7"/>
                <w:noProof/>
              </w:rPr>
              <w:t>真实世界信号</w:t>
            </w:r>
            <w:r>
              <w:rPr>
                <w:noProof/>
                <w:webHidden/>
              </w:rPr>
              <w:tab/>
            </w:r>
            <w:r>
              <w:rPr>
                <w:noProof/>
                <w:webHidden/>
              </w:rPr>
              <w:fldChar w:fldCharType="begin"/>
            </w:r>
            <w:r>
              <w:rPr>
                <w:noProof/>
                <w:webHidden/>
              </w:rPr>
              <w:instrText xml:space="preserve"> PAGEREF _Toc132901069 \h </w:instrText>
            </w:r>
            <w:r>
              <w:rPr>
                <w:noProof/>
                <w:webHidden/>
              </w:rPr>
            </w:r>
          </w:ins>
          <w:r>
            <w:rPr>
              <w:noProof/>
              <w:webHidden/>
            </w:rPr>
            <w:fldChar w:fldCharType="separate"/>
          </w:r>
          <w:ins w:id="73" w:author="盛周 强" w:date="2023-04-20T16:40:00Z">
            <w:r w:rsidR="00ED5BD2">
              <w:rPr>
                <w:noProof/>
                <w:webHidden/>
              </w:rPr>
              <w:t>6</w:t>
            </w:r>
          </w:ins>
          <w:ins w:id="74" w:author="盛周 强" w:date="2023-04-20T16:37:00Z">
            <w:r>
              <w:rPr>
                <w:noProof/>
                <w:webHidden/>
              </w:rPr>
              <w:fldChar w:fldCharType="end"/>
            </w:r>
            <w:r w:rsidRPr="0074386E">
              <w:rPr>
                <w:rStyle w:val="af7"/>
                <w:noProof/>
              </w:rPr>
              <w:fldChar w:fldCharType="end"/>
            </w:r>
          </w:ins>
        </w:p>
        <w:p w14:paraId="0256B71B" w14:textId="08DF4ADA" w:rsidR="0014210A" w:rsidRDefault="0014210A" w:rsidP="0014210A">
          <w:pPr>
            <w:pStyle w:val="TOC1"/>
            <w:ind w:firstLineChars="0" w:firstLine="0"/>
            <w:rPr>
              <w:ins w:id="75" w:author="盛周 强" w:date="2023-04-20T16:37:00Z"/>
              <w:rFonts w:asciiTheme="minorHAnsi" w:eastAsiaTheme="minorEastAsia" w:hAnsiTheme="minorHAnsi" w:cstheme="minorBidi"/>
              <w:noProof/>
              <w:color w:val="auto"/>
              <w:sz w:val="21"/>
              <w:szCs w:val="24"/>
              <w14:ligatures w14:val="standardContextual"/>
            </w:rPr>
            <w:pPrChange w:id="76" w:author="盛周 强" w:date="2023-04-20T16:38:00Z">
              <w:pPr>
                <w:pStyle w:val="TOC1"/>
                <w:ind w:firstLine="560"/>
              </w:pPr>
            </w:pPrChange>
          </w:pPr>
          <w:ins w:id="77" w:author="盛周 强" w:date="2023-04-20T16:37:00Z">
            <w:r w:rsidRPr="0074386E">
              <w:rPr>
                <w:rStyle w:val="af7"/>
                <w:noProof/>
              </w:rPr>
              <w:fldChar w:fldCharType="begin"/>
            </w:r>
            <w:r w:rsidRPr="0074386E">
              <w:rPr>
                <w:rStyle w:val="af7"/>
                <w:noProof/>
              </w:rPr>
              <w:instrText xml:space="preserve"> </w:instrText>
            </w:r>
            <w:r>
              <w:rPr>
                <w:noProof/>
              </w:rPr>
              <w:instrText>HYPERLINK \l "_Toc132901070"</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 </w:t>
            </w:r>
            <w:r w:rsidRPr="0074386E">
              <w:rPr>
                <w:rStyle w:val="af7"/>
                <w:noProof/>
              </w:rPr>
              <w:t>对含噪</w:t>
            </w:r>
            <w:r w:rsidRPr="0074386E">
              <w:rPr>
                <w:rStyle w:val="af7"/>
                <w:noProof/>
              </w:rPr>
              <w:t>LFM</w:t>
            </w:r>
            <w:r w:rsidRPr="0074386E">
              <w:rPr>
                <w:rStyle w:val="af7"/>
                <w:noProof/>
              </w:rPr>
              <w:t>信号的不等式模型</w:t>
            </w:r>
            <w:r>
              <w:rPr>
                <w:noProof/>
                <w:webHidden/>
              </w:rPr>
              <w:tab/>
            </w:r>
            <w:r>
              <w:rPr>
                <w:noProof/>
                <w:webHidden/>
              </w:rPr>
              <w:fldChar w:fldCharType="begin"/>
            </w:r>
            <w:r>
              <w:rPr>
                <w:noProof/>
                <w:webHidden/>
              </w:rPr>
              <w:instrText xml:space="preserve"> PAGEREF _Toc132901070 \h </w:instrText>
            </w:r>
            <w:r>
              <w:rPr>
                <w:noProof/>
                <w:webHidden/>
              </w:rPr>
            </w:r>
          </w:ins>
          <w:r>
            <w:rPr>
              <w:noProof/>
              <w:webHidden/>
            </w:rPr>
            <w:fldChar w:fldCharType="separate"/>
          </w:r>
          <w:ins w:id="78" w:author="盛周 强" w:date="2023-04-20T16:40:00Z">
            <w:r w:rsidR="00ED5BD2">
              <w:rPr>
                <w:noProof/>
                <w:webHidden/>
              </w:rPr>
              <w:t>6</w:t>
            </w:r>
          </w:ins>
          <w:ins w:id="79" w:author="盛周 强" w:date="2023-04-20T16:37:00Z">
            <w:r>
              <w:rPr>
                <w:noProof/>
                <w:webHidden/>
              </w:rPr>
              <w:fldChar w:fldCharType="end"/>
            </w:r>
            <w:r w:rsidRPr="0074386E">
              <w:rPr>
                <w:rStyle w:val="af7"/>
                <w:noProof/>
              </w:rPr>
              <w:fldChar w:fldCharType="end"/>
            </w:r>
          </w:ins>
        </w:p>
        <w:p w14:paraId="53BB41ED" w14:textId="3C8BE38A" w:rsidR="0014210A" w:rsidRDefault="0014210A" w:rsidP="0014210A">
          <w:pPr>
            <w:pStyle w:val="TOC2"/>
            <w:ind w:left="420" w:firstLineChars="0" w:firstLine="0"/>
            <w:rPr>
              <w:ins w:id="80" w:author="盛周 强" w:date="2023-04-20T16:37:00Z"/>
              <w:rFonts w:asciiTheme="minorHAnsi" w:eastAsiaTheme="minorEastAsia" w:hAnsiTheme="minorHAnsi"/>
              <w:noProof/>
              <w:color w:val="auto"/>
              <w:szCs w:val="24"/>
              <w14:ligatures w14:val="standardContextual"/>
            </w:rPr>
            <w:pPrChange w:id="81" w:author="盛周 强" w:date="2023-04-20T16:38:00Z">
              <w:pPr>
                <w:pStyle w:val="TOC2"/>
                <w:ind w:left="420" w:firstLine="420"/>
              </w:pPr>
            </w:pPrChange>
          </w:pPr>
          <w:ins w:id="82" w:author="盛周 强" w:date="2023-04-20T16:37:00Z">
            <w:r w:rsidRPr="0074386E">
              <w:rPr>
                <w:rStyle w:val="af7"/>
                <w:noProof/>
              </w:rPr>
              <w:fldChar w:fldCharType="begin"/>
            </w:r>
            <w:r w:rsidRPr="0074386E">
              <w:rPr>
                <w:rStyle w:val="af7"/>
                <w:noProof/>
              </w:rPr>
              <w:instrText xml:space="preserve"> </w:instrText>
            </w:r>
            <w:r>
              <w:rPr>
                <w:noProof/>
              </w:rPr>
              <w:instrText>HYPERLINK \l "_Toc132901071"</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4.1 </w:t>
            </w:r>
            <w:r w:rsidRPr="0074386E">
              <w:rPr>
                <w:rStyle w:val="af7"/>
                <w:noProof/>
              </w:rPr>
              <w:t>单分量</w:t>
            </w:r>
            <w:r w:rsidRPr="0074386E">
              <w:rPr>
                <w:rStyle w:val="af7"/>
                <w:noProof/>
              </w:rPr>
              <w:t>LFM</w:t>
            </w:r>
            <w:r w:rsidRPr="0074386E">
              <w:rPr>
                <w:rStyle w:val="af7"/>
                <w:noProof/>
              </w:rPr>
              <w:t>信号的</w:t>
            </w:r>
            <w:r w:rsidRPr="0074386E">
              <w:rPr>
                <w:rStyle w:val="af7"/>
                <w:noProof/>
              </w:rPr>
              <w:t>ICFWD</w:t>
            </w:r>
            <w:r>
              <w:rPr>
                <w:noProof/>
                <w:webHidden/>
              </w:rPr>
              <w:tab/>
            </w:r>
            <w:r>
              <w:rPr>
                <w:noProof/>
                <w:webHidden/>
              </w:rPr>
              <w:fldChar w:fldCharType="begin"/>
            </w:r>
            <w:r>
              <w:rPr>
                <w:noProof/>
                <w:webHidden/>
              </w:rPr>
              <w:instrText xml:space="preserve"> PAGEREF _Toc132901071 \h </w:instrText>
            </w:r>
            <w:r>
              <w:rPr>
                <w:noProof/>
                <w:webHidden/>
              </w:rPr>
            </w:r>
          </w:ins>
          <w:r>
            <w:rPr>
              <w:noProof/>
              <w:webHidden/>
            </w:rPr>
            <w:fldChar w:fldCharType="separate"/>
          </w:r>
          <w:ins w:id="83" w:author="盛周 强" w:date="2023-04-20T16:40:00Z">
            <w:r w:rsidR="00ED5BD2">
              <w:rPr>
                <w:noProof/>
                <w:webHidden/>
              </w:rPr>
              <w:t>7</w:t>
            </w:r>
          </w:ins>
          <w:ins w:id="84" w:author="盛周 强" w:date="2023-04-20T16:37:00Z">
            <w:r>
              <w:rPr>
                <w:noProof/>
                <w:webHidden/>
              </w:rPr>
              <w:fldChar w:fldCharType="end"/>
            </w:r>
            <w:r w:rsidRPr="0074386E">
              <w:rPr>
                <w:rStyle w:val="af7"/>
                <w:noProof/>
              </w:rPr>
              <w:fldChar w:fldCharType="end"/>
            </w:r>
          </w:ins>
        </w:p>
        <w:p w14:paraId="51DD0700" w14:textId="1AA60CDC" w:rsidR="0014210A" w:rsidRDefault="0014210A" w:rsidP="0014210A">
          <w:pPr>
            <w:pStyle w:val="TOC2"/>
            <w:ind w:left="420" w:firstLineChars="0" w:firstLine="0"/>
            <w:rPr>
              <w:ins w:id="85" w:author="盛周 强" w:date="2023-04-20T16:37:00Z"/>
              <w:rFonts w:asciiTheme="minorHAnsi" w:eastAsiaTheme="minorEastAsia" w:hAnsiTheme="minorHAnsi"/>
              <w:noProof/>
              <w:color w:val="auto"/>
              <w:szCs w:val="24"/>
              <w14:ligatures w14:val="standardContextual"/>
            </w:rPr>
            <w:pPrChange w:id="86" w:author="盛周 强" w:date="2023-04-20T16:38:00Z">
              <w:pPr>
                <w:pStyle w:val="TOC2"/>
                <w:ind w:left="420" w:firstLine="420"/>
              </w:pPr>
            </w:pPrChange>
          </w:pPr>
          <w:ins w:id="87" w:author="盛周 强" w:date="2023-04-20T16:37:00Z">
            <w:r w:rsidRPr="0074386E">
              <w:rPr>
                <w:rStyle w:val="af7"/>
                <w:noProof/>
              </w:rPr>
              <w:fldChar w:fldCharType="begin"/>
            </w:r>
            <w:r w:rsidRPr="0074386E">
              <w:rPr>
                <w:rStyle w:val="af7"/>
                <w:noProof/>
              </w:rPr>
              <w:instrText xml:space="preserve"> </w:instrText>
            </w:r>
            <w:r>
              <w:rPr>
                <w:noProof/>
              </w:rPr>
              <w:instrText>HYPERLINK \l "_Toc132901072"</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4.2 </w:t>
            </w:r>
            <w:r w:rsidRPr="0074386E">
              <w:rPr>
                <w:rStyle w:val="af7"/>
                <w:noProof/>
              </w:rPr>
              <w:t>双分量</w:t>
            </w:r>
            <w:r w:rsidRPr="0074386E">
              <w:rPr>
                <w:rStyle w:val="af7"/>
                <w:noProof/>
              </w:rPr>
              <w:t>LFM</w:t>
            </w:r>
            <w:r w:rsidRPr="0074386E">
              <w:rPr>
                <w:rStyle w:val="af7"/>
                <w:noProof/>
              </w:rPr>
              <w:t>信号的</w:t>
            </w:r>
            <w:r w:rsidRPr="0074386E">
              <w:rPr>
                <w:rStyle w:val="af7"/>
                <w:noProof/>
              </w:rPr>
              <w:t>ICFWD</w:t>
            </w:r>
            <w:r>
              <w:rPr>
                <w:noProof/>
                <w:webHidden/>
              </w:rPr>
              <w:tab/>
            </w:r>
            <w:r>
              <w:rPr>
                <w:noProof/>
                <w:webHidden/>
              </w:rPr>
              <w:fldChar w:fldCharType="begin"/>
            </w:r>
            <w:r>
              <w:rPr>
                <w:noProof/>
                <w:webHidden/>
              </w:rPr>
              <w:instrText xml:space="preserve"> PAGEREF _Toc132901072 \h </w:instrText>
            </w:r>
            <w:r>
              <w:rPr>
                <w:noProof/>
                <w:webHidden/>
              </w:rPr>
            </w:r>
          </w:ins>
          <w:r>
            <w:rPr>
              <w:noProof/>
              <w:webHidden/>
            </w:rPr>
            <w:fldChar w:fldCharType="separate"/>
          </w:r>
          <w:ins w:id="88" w:author="盛周 强" w:date="2023-04-20T16:40:00Z">
            <w:r w:rsidR="00ED5BD2">
              <w:rPr>
                <w:noProof/>
                <w:webHidden/>
              </w:rPr>
              <w:t>7</w:t>
            </w:r>
          </w:ins>
          <w:ins w:id="89" w:author="盛周 强" w:date="2023-04-20T16:37:00Z">
            <w:r>
              <w:rPr>
                <w:noProof/>
                <w:webHidden/>
              </w:rPr>
              <w:fldChar w:fldCharType="end"/>
            </w:r>
            <w:r w:rsidRPr="0074386E">
              <w:rPr>
                <w:rStyle w:val="af7"/>
                <w:noProof/>
              </w:rPr>
              <w:fldChar w:fldCharType="end"/>
            </w:r>
          </w:ins>
        </w:p>
        <w:p w14:paraId="27627D0B" w14:textId="3C2AC4E1" w:rsidR="0014210A" w:rsidRDefault="0014210A" w:rsidP="0014210A">
          <w:pPr>
            <w:pStyle w:val="TOC2"/>
            <w:ind w:left="420" w:firstLineChars="0" w:firstLine="0"/>
            <w:rPr>
              <w:ins w:id="90" w:author="盛周 强" w:date="2023-04-20T16:37:00Z"/>
              <w:rFonts w:asciiTheme="minorHAnsi" w:eastAsiaTheme="minorEastAsia" w:hAnsiTheme="minorHAnsi"/>
              <w:noProof/>
              <w:color w:val="auto"/>
              <w:szCs w:val="24"/>
              <w14:ligatures w14:val="standardContextual"/>
            </w:rPr>
            <w:pPrChange w:id="91" w:author="盛周 强" w:date="2023-04-20T16:38:00Z">
              <w:pPr>
                <w:pStyle w:val="TOC2"/>
                <w:ind w:left="420" w:firstLine="420"/>
              </w:pPr>
            </w:pPrChange>
          </w:pPr>
          <w:ins w:id="92" w:author="盛周 强" w:date="2023-04-20T16:37:00Z">
            <w:r w:rsidRPr="0074386E">
              <w:rPr>
                <w:rStyle w:val="af7"/>
                <w:noProof/>
              </w:rPr>
              <w:fldChar w:fldCharType="begin"/>
            </w:r>
            <w:r w:rsidRPr="0074386E">
              <w:rPr>
                <w:rStyle w:val="af7"/>
                <w:noProof/>
              </w:rPr>
              <w:instrText xml:space="preserve"> </w:instrText>
            </w:r>
            <w:r>
              <w:rPr>
                <w:noProof/>
              </w:rPr>
              <w:instrText>HYPERLINK \l "_Toc132901073"</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4.3 </w:t>
            </w:r>
            <w:r w:rsidRPr="0074386E">
              <w:rPr>
                <w:rStyle w:val="af7"/>
                <w:noProof/>
              </w:rPr>
              <w:t>平稳零期望噪声的</w:t>
            </w:r>
            <w:r w:rsidRPr="0074386E">
              <w:rPr>
                <w:rStyle w:val="af7"/>
                <w:noProof/>
              </w:rPr>
              <w:t>ICFWD</w:t>
            </w:r>
            <w:r>
              <w:rPr>
                <w:noProof/>
                <w:webHidden/>
              </w:rPr>
              <w:tab/>
            </w:r>
            <w:r>
              <w:rPr>
                <w:noProof/>
                <w:webHidden/>
              </w:rPr>
              <w:fldChar w:fldCharType="begin"/>
            </w:r>
            <w:r>
              <w:rPr>
                <w:noProof/>
                <w:webHidden/>
              </w:rPr>
              <w:instrText xml:space="preserve"> PAGEREF _Toc132901073 \h </w:instrText>
            </w:r>
            <w:r>
              <w:rPr>
                <w:noProof/>
                <w:webHidden/>
              </w:rPr>
            </w:r>
          </w:ins>
          <w:r>
            <w:rPr>
              <w:noProof/>
              <w:webHidden/>
            </w:rPr>
            <w:fldChar w:fldCharType="separate"/>
          </w:r>
          <w:ins w:id="93" w:author="盛周 强" w:date="2023-04-20T16:40:00Z">
            <w:r w:rsidR="00ED5BD2">
              <w:rPr>
                <w:noProof/>
                <w:webHidden/>
              </w:rPr>
              <w:t>9</w:t>
            </w:r>
          </w:ins>
          <w:ins w:id="94" w:author="盛周 强" w:date="2023-04-20T16:37:00Z">
            <w:r>
              <w:rPr>
                <w:noProof/>
                <w:webHidden/>
              </w:rPr>
              <w:fldChar w:fldCharType="end"/>
            </w:r>
            <w:r w:rsidRPr="0074386E">
              <w:rPr>
                <w:rStyle w:val="af7"/>
                <w:noProof/>
              </w:rPr>
              <w:fldChar w:fldCharType="end"/>
            </w:r>
          </w:ins>
        </w:p>
        <w:p w14:paraId="0863D402" w14:textId="6F26A418" w:rsidR="0014210A" w:rsidRDefault="0014210A" w:rsidP="0014210A">
          <w:pPr>
            <w:pStyle w:val="TOC2"/>
            <w:ind w:left="420" w:firstLineChars="0" w:firstLine="0"/>
            <w:rPr>
              <w:ins w:id="95" w:author="盛周 强" w:date="2023-04-20T16:37:00Z"/>
              <w:rFonts w:asciiTheme="minorHAnsi" w:eastAsiaTheme="minorEastAsia" w:hAnsiTheme="minorHAnsi"/>
              <w:noProof/>
              <w:color w:val="auto"/>
              <w:szCs w:val="24"/>
              <w14:ligatures w14:val="standardContextual"/>
            </w:rPr>
            <w:pPrChange w:id="96" w:author="盛周 强" w:date="2023-04-20T16:38:00Z">
              <w:pPr>
                <w:pStyle w:val="TOC2"/>
                <w:ind w:left="420" w:firstLine="420"/>
              </w:pPr>
            </w:pPrChange>
          </w:pPr>
          <w:ins w:id="97" w:author="盛周 强" w:date="2023-04-20T16:37:00Z">
            <w:r w:rsidRPr="0074386E">
              <w:rPr>
                <w:rStyle w:val="af7"/>
                <w:noProof/>
              </w:rPr>
              <w:fldChar w:fldCharType="begin"/>
            </w:r>
            <w:r w:rsidRPr="0074386E">
              <w:rPr>
                <w:rStyle w:val="af7"/>
                <w:noProof/>
              </w:rPr>
              <w:instrText xml:space="preserve"> </w:instrText>
            </w:r>
            <w:r>
              <w:rPr>
                <w:noProof/>
              </w:rPr>
              <w:instrText>HYPERLINK \l "_Toc132901074"</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4.4 </w:t>
            </w:r>
            <w:r w:rsidRPr="0074386E">
              <w:rPr>
                <w:rStyle w:val="af7"/>
                <w:noProof/>
              </w:rPr>
              <w:t>不等式解</w:t>
            </w:r>
            <w:r>
              <w:rPr>
                <w:noProof/>
                <w:webHidden/>
              </w:rPr>
              <w:tab/>
            </w:r>
            <w:r>
              <w:rPr>
                <w:noProof/>
                <w:webHidden/>
              </w:rPr>
              <w:fldChar w:fldCharType="begin"/>
            </w:r>
            <w:r>
              <w:rPr>
                <w:noProof/>
                <w:webHidden/>
              </w:rPr>
              <w:instrText xml:space="preserve"> PAGEREF _Toc132901074 \h </w:instrText>
            </w:r>
            <w:r>
              <w:rPr>
                <w:noProof/>
                <w:webHidden/>
              </w:rPr>
            </w:r>
          </w:ins>
          <w:r>
            <w:rPr>
              <w:noProof/>
              <w:webHidden/>
            </w:rPr>
            <w:fldChar w:fldCharType="separate"/>
          </w:r>
          <w:ins w:id="98" w:author="盛周 强" w:date="2023-04-20T16:40:00Z">
            <w:r w:rsidR="00ED5BD2">
              <w:rPr>
                <w:noProof/>
                <w:webHidden/>
              </w:rPr>
              <w:t>9</w:t>
            </w:r>
          </w:ins>
          <w:ins w:id="99" w:author="盛周 强" w:date="2023-04-20T16:37:00Z">
            <w:r>
              <w:rPr>
                <w:noProof/>
                <w:webHidden/>
              </w:rPr>
              <w:fldChar w:fldCharType="end"/>
            </w:r>
            <w:r w:rsidRPr="0074386E">
              <w:rPr>
                <w:rStyle w:val="af7"/>
                <w:noProof/>
              </w:rPr>
              <w:fldChar w:fldCharType="end"/>
            </w:r>
          </w:ins>
        </w:p>
        <w:p w14:paraId="78C90F5D" w14:textId="0B4418C0" w:rsidR="0014210A" w:rsidRDefault="0014210A" w:rsidP="0014210A">
          <w:pPr>
            <w:pStyle w:val="TOC3"/>
            <w:tabs>
              <w:tab w:val="right" w:leader="dot" w:pos="8494"/>
            </w:tabs>
            <w:ind w:left="840" w:firstLineChars="0" w:firstLine="0"/>
            <w:rPr>
              <w:ins w:id="100" w:author="盛周 强" w:date="2023-04-20T16:37:00Z"/>
              <w:rFonts w:asciiTheme="minorHAnsi" w:eastAsiaTheme="minorEastAsia" w:hAnsiTheme="minorHAnsi"/>
              <w:noProof/>
              <w:color w:val="auto"/>
              <w:szCs w:val="24"/>
              <w14:ligatures w14:val="standardContextual"/>
            </w:rPr>
            <w:pPrChange w:id="101" w:author="盛周 强" w:date="2023-04-20T16:38:00Z">
              <w:pPr>
                <w:pStyle w:val="TOC3"/>
                <w:tabs>
                  <w:tab w:val="right" w:leader="dot" w:pos="8494"/>
                </w:tabs>
                <w:ind w:left="840" w:firstLine="420"/>
              </w:pPr>
            </w:pPrChange>
          </w:pPr>
          <w:ins w:id="102" w:author="盛周 强" w:date="2023-04-20T16:37:00Z">
            <w:r w:rsidRPr="0074386E">
              <w:rPr>
                <w:rStyle w:val="af7"/>
                <w:noProof/>
              </w:rPr>
              <w:fldChar w:fldCharType="begin"/>
            </w:r>
            <w:r w:rsidRPr="0074386E">
              <w:rPr>
                <w:rStyle w:val="af7"/>
                <w:noProof/>
              </w:rPr>
              <w:instrText xml:space="preserve"> </w:instrText>
            </w:r>
            <w:r>
              <w:rPr>
                <w:noProof/>
              </w:rPr>
              <w:instrText>HYPERLINK \l "_Toc132901075"</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4.4.1 </w:t>
            </w:r>
            <w:r w:rsidRPr="0074386E">
              <w:rPr>
                <w:rStyle w:val="af7"/>
                <w:noProof/>
              </w:rPr>
              <w:t>单分量情形</w:t>
            </w:r>
            <w:r>
              <w:rPr>
                <w:noProof/>
                <w:webHidden/>
              </w:rPr>
              <w:tab/>
            </w:r>
            <w:r>
              <w:rPr>
                <w:noProof/>
                <w:webHidden/>
              </w:rPr>
              <w:fldChar w:fldCharType="begin"/>
            </w:r>
            <w:r>
              <w:rPr>
                <w:noProof/>
                <w:webHidden/>
              </w:rPr>
              <w:instrText xml:space="preserve"> PAGEREF _Toc132901075 \h </w:instrText>
            </w:r>
            <w:r>
              <w:rPr>
                <w:noProof/>
                <w:webHidden/>
              </w:rPr>
            </w:r>
          </w:ins>
          <w:r>
            <w:rPr>
              <w:noProof/>
              <w:webHidden/>
            </w:rPr>
            <w:fldChar w:fldCharType="separate"/>
          </w:r>
          <w:ins w:id="103" w:author="盛周 强" w:date="2023-04-20T16:40:00Z">
            <w:r w:rsidR="00ED5BD2">
              <w:rPr>
                <w:noProof/>
                <w:webHidden/>
              </w:rPr>
              <w:t>9</w:t>
            </w:r>
          </w:ins>
          <w:ins w:id="104" w:author="盛周 强" w:date="2023-04-20T16:37:00Z">
            <w:r>
              <w:rPr>
                <w:noProof/>
                <w:webHidden/>
              </w:rPr>
              <w:fldChar w:fldCharType="end"/>
            </w:r>
            <w:r w:rsidRPr="0074386E">
              <w:rPr>
                <w:rStyle w:val="af7"/>
                <w:noProof/>
              </w:rPr>
              <w:fldChar w:fldCharType="end"/>
            </w:r>
          </w:ins>
        </w:p>
        <w:p w14:paraId="545F5D4B" w14:textId="25F53F22" w:rsidR="0014210A" w:rsidRDefault="0014210A" w:rsidP="0014210A">
          <w:pPr>
            <w:pStyle w:val="TOC3"/>
            <w:tabs>
              <w:tab w:val="right" w:leader="dot" w:pos="8494"/>
            </w:tabs>
            <w:ind w:left="840" w:firstLineChars="0" w:firstLine="0"/>
            <w:rPr>
              <w:ins w:id="105" w:author="盛周 强" w:date="2023-04-20T16:37:00Z"/>
              <w:rFonts w:asciiTheme="minorHAnsi" w:eastAsiaTheme="minorEastAsia" w:hAnsiTheme="minorHAnsi"/>
              <w:noProof/>
              <w:color w:val="auto"/>
              <w:szCs w:val="24"/>
              <w14:ligatures w14:val="standardContextual"/>
            </w:rPr>
            <w:pPrChange w:id="106" w:author="盛周 强" w:date="2023-04-20T16:38:00Z">
              <w:pPr>
                <w:pStyle w:val="TOC3"/>
                <w:tabs>
                  <w:tab w:val="right" w:leader="dot" w:pos="8494"/>
                </w:tabs>
                <w:ind w:left="840" w:firstLine="420"/>
              </w:pPr>
            </w:pPrChange>
          </w:pPr>
          <w:ins w:id="107" w:author="盛周 强" w:date="2023-04-20T16:37:00Z">
            <w:r w:rsidRPr="0074386E">
              <w:rPr>
                <w:rStyle w:val="af7"/>
                <w:noProof/>
              </w:rPr>
              <w:fldChar w:fldCharType="begin"/>
            </w:r>
            <w:r w:rsidRPr="0074386E">
              <w:rPr>
                <w:rStyle w:val="af7"/>
                <w:noProof/>
              </w:rPr>
              <w:instrText xml:space="preserve"> </w:instrText>
            </w:r>
            <w:r>
              <w:rPr>
                <w:noProof/>
              </w:rPr>
              <w:instrText>HYPERLINK \l "_Toc132901076"</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4.4.2 </w:t>
            </w:r>
            <w:r w:rsidRPr="0074386E">
              <w:rPr>
                <w:rStyle w:val="af7"/>
                <w:noProof/>
              </w:rPr>
              <w:t>双分量情形</w:t>
            </w:r>
            <w:r>
              <w:rPr>
                <w:noProof/>
                <w:webHidden/>
              </w:rPr>
              <w:tab/>
            </w:r>
            <w:r>
              <w:rPr>
                <w:noProof/>
                <w:webHidden/>
              </w:rPr>
              <w:fldChar w:fldCharType="begin"/>
            </w:r>
            <w:r>
              <w:rPr>
                <w:noProof/>
                <w:webHidden/>
              </w:rPr>
              <w:instrText xml:space="preserve"> PAGEREF _Toc132901076 \h </w:instrText>
            </w:r>
            <w:r>
              <w:rPr>
                <w:noProof/>
                <w:webHidden/>
              </w:rPr>
            </w:r>
          </w:ins>
          <w:r>
            <w:rPr>
              <w:noProof/>
              <w:webHidden/>
            </w:rPr>
            <w:fldChar w:fldCharType="separate"/>
          </w:r>
          <w:ins w:id="108" w:author="盛周 强" w:date="2023-04-20T16:40:00Z">
            <w:r w:rsidR="00ED5BD2">
              <w:rPr>
                <w:noProof/>
                <w:webHidden/>
              </w:rPr>
              <w:t>10</w:t>
            </w:r>
          </w:ins>
          <w:ins w:id="109" w:author="盛周 强" w:date="2023-04-20T16:37:00Z">
            <w:r>
              <w:rPr>
                <w:noProof/>
                <w:webHidden/>
              </w:rPr>
              <w:fldChar w:fldCharType="end"/>
            </w:r>
            <w:r w:rsidRPr="0074386E">
              <w:rPr>
                <w:rStyle w:val="af7"/>
                <w:noProof/>
              </w:rPr>
              <w:fldChar w:fldCharType="end"/>
            </w:r>
          </w:ins>
        </w:p>
        <w:p w14:paraId="698ADF7C" w14:textId="7746399A" w:rsidR="0014210A" w:rsidRDefault="0014210A" w:rsidP="0014210A">
          <w:pPr>
            <w:pStyle w:val="TOC1"/>
            <w:ind w:firstLineChars="0" w:firstLine="0"/>
            <w:rPr>
              <w:ins w:id="110" w:author="盛周 强" w:date="2023-04-20T16:37:00Z"/>
              <w:rFonts w:asciiTheme="minorHAnsi" w:eastAsiaTheme="minorEastAsia" w:hAnsiTheme="minorHAnsi" w:cstheme="minorBidi"/>
              <w:noProof/>
              <w:color w:val="auto"/>
              <w:sz w:val="21"/>
              <w:szCs w:val="24"/>
              <w14:ligatures w14:val="standardContextual"/>
            </w:rPr>
            <w:pPrChange w:id="111" w:author="盛周 强" w:date="2023-04-20T16:38:00Z">
              <w:pPr>
                <w:pStyle w:val="TOC1"/>
                <w:ind w:firstLine="560"/>
              </w:pPr>
            </w:pPrChange>
          </w:pPr>
          <w:ins w:id="112" w:author="盛周 强" w:date="2023-04-20T16:37:00Z">
            <w:r w:rsidRPr="0074386E">
              <w:rPr>
                <w:rStyle w:val="af7"/>
                <w:noProof/>
              </w:rPr>
              <w:fldChar w:fldCharType="begin"/>
            </w:r>
            <w:r w:rsidRPr="0074386E">
              <w:rPr>
                <w:rStyle w:val="af7"/>
                <w:noProof/>
              </w:rPr>
              <w:instrText xml:space="preserve"> </w:instrText>
            </w:r>
            <w:r>
              <w:rPr>
                <w:noProof/>
              </w:rPr>
              <w:instrText>HYPERLINK \l "_Toc132901077"</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5. </w:t>
            </w:r>
            <w:r w:rsidRPr="0074386E">
              <w:rPr>
                <w:rStyle w:val="af7"/>
                <w:noProof/>
              </w:rPr>
              <w:t>仿真模拟结果和讨论</w:t>
            </w:r>
            <w:r>
              <w:rPr>
                <w:noProof/>
                <w:webHidden/>
              </w:rPr>
              <w:tab/>
            </w:r>
            <w:r>
              <w:rPr>
                <w:noProof/>
                <w:webHidden/>
              </w:rPr>
              <w:fldChar w:fldCharType="begin"/>
            </w:r>
            <w:r>
              <w:rPr>
                <w:noProof/>
                <w:webHidden/>
              </w:rPr>
              <w:instrText xml:space="preserve"> PAGEREF _Toc132901077 \h </w:instrText>
            </w:r>
            <w:r>
              <w:rPr>
                <w:noProof/>
                <w:webHidden/>
              </w:rPr>
            </w:r>
          </w:ins>
          <w:r>
            <w:rPr>
              <w:noProof/>
              <w:webHidden/>
            </w:rPr>
            <w:fldChar w:fldCharType="separate"/>
          </w:r>
          <w:ins w:id="113" w:author="盛周 强" w:date="2023-04-20T16:40:00Z">
            <w:r w:rsidR="00ED5BD2">
              <w:rPr>
                <w:noProof/>
                <w:webHidden/>
              </w:rPr>
              <w:t>11</w:t>
            </w:r>
          </w:ins>
          <w:ins w:id="114" w:author="盛周 强" w:date="2023-04-20T16:37:00Z">
            <w:r>
              <w:rPr>
                <w:noProof/>
                <w:webHidden/>
              </w:rPr>
              <w:fldChar w:fldCharType="end"/>
            </w:r>
            <w:r w:rsidRPr="0074386E">
              <w:rPr>
                <w:rStyle w:val="af7"/>
                <w:noProof/>
              </w:rPr>
              <w:fldChar w:fldCharType="end"/>
            </w:r>
          </w:ins>
        </w:p>
        <w:p w14:paraId="0FAC7EB4" w14:textId="54D105D5" w:rsidR="0014210A" w:rsidRDefault="0014210A" w:rsidP="0014210A">
          <w:pPr>
            <w:pStyle w:val="TOC1"/>
            <w:ind w:firstLineChars="0" w:firstLine="0"/>
            <w:rPr>
              <w:ins w:id="115" w:author="盛周 强" w:date="2023-04-20T16:37:00Z"/>
              <w:rFonts w:asciiTheme="minorHAnsi" w:eastAsiaTheme="minorEastAsia" w:hAnsiTheme="minorHAnsi" w:cstheme="minorBidi"/>
              <w:noProof/>
              <w:color w:val="auto"/>
              <w:sz w:val="21"/>
              <w:szCs w:val="24"/>
              <w14:ligatures w14:val="standardContextual"/>
            </w:rPr>
            <w:pPrChange w:id="116" w:author="盛周 强" w:date="2023-04-20T16:38:00Z">
              <w:pPr>
                <w:pStyle w:val="TOC1"/>
                <w:ind w:firstLine="560"/>
              </w:pPr>
            </w:pPrChange>
          </w:pPr>
          <w:ins w:id="117" w:author="盛周 强" w:date="2023-04-20T16:37:00Z">
            <w:r w:rsidRPr="0074386E">
              <w:rPr>
                <w:rStyle w:val="af7"/>
                <w:noProof/>
              </w:rPr>
              <w:fldChar w:fldCharType="begin"/>
            </w:r>
            <w:r w:rsidRPr="0074386E">
              <w:rPr>
                <w:rStyle w:val="af7"/>
                <w:noProof/>
              </w:rPr>
              <w:instrText xml:space="preserve"> </w:instrText>
            </w:r>
            <w:r>
              <w:rPr>
                <w:noProof/>
              </w:rPr>
              <w:instrText>HYPERLINK \l "_Toc132901078"</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 xml:space="preserve">6 </w:t>
            </w:r>
            <w:r w:rsidRPr="0074386E">
              <w:rPr>
                <w:rStyle w:val="af7"/>
                <w:noProof/>
              </w:rPr>
              <w:t>结论</w:t>
            </w:r>
            <w:r>
              <w:rPr>
                <w:noProof/>
                <w:webHidden/>
              </w:rPr>
              <w:tab/>
            </w:r>
            <w:r>
              <w:rPr>
                <w:noProof/>
                <w:webHidden/>
              </w:rPr>
              <w:fldChar w:fldCharType="begin"/>
            </w:r>
            <w:r>
              <w:rPr>
                <w:noProof/>
                <w:webHidden/>
              </w:rPr>
              <w:instrText xml:space="preserve"> PAGEREF _Toc132901078 \h </w:instrText>
            </w:r>
            <w:r>
              <w:rPr>
                <w:noProof/>
                <w:webHidden/>
              </w:rPr>
            </w:r>
          </w:ins>
          <w:r>
            <w:rPr>
              <w:noProof/>
              <w:webHidden/>
            </w:rPr>
            <w:fldChar w:fldCharType="separate"/>
          </w:r>
          <w:ins w:id="118" w:author="盛周 强" w:date="2023-04-20T16:40:00Z">
            <w:r w:rsidR="00ED5BD2">
              <w:rPr>
                <w:noProof/>
                <w:webHidden/>
              </w:rPr>
              <w:t>22</w:t>
            </w:r>
          </w:ins>
          <w:ins w:id="119" w:author="盛周 强" w:date="2023-04-20T16:37:00Z">
            <w:r>
              <w:rPr>
                <w:noProof/>
                <w:webHidden/>
              </w:rPr>
              <w:fldChar w:fldCharType="end"/>
            </w:r>
            <w:r w:rsidRPr="0074386E">
              <w:rPr>
                <w:rStyle w:val="af7"/>
                <w:noProof/>
              </w:rPr>
              <w:fldChar w:fldCharType="end"/>
            </w:r>
          </w:ins>
        </w:p>
        <w:p w14:paraId="67856D05" w14:textId="4589BB50" w:rsidR="0014210A" w:rsidRDefault="0014210A" w:rsidP="0014210A">
          <w:pPr>
            <w:pStyle w:val="TOC1"/>
            <w:ind w:firstLineChars="0" w:firstLine="0"/>
            <w:rPr>
              <w:ins w:id="120" w:author="盛周 强" w:date="2023-04-20T16:37:00Z"/>
              <w:rFonts w:asciiTheme="minorHAnsi" w:eastAsiaTheme="minorEastAsia" w:hAnsiTheme="minorHAnsi" w:cstheme="minorBidi"/>
              <w:noProof/>
              <w:color w:val="auto"/>
              <w:sz w:val="21"/>
              <w:szCs w:val="24"/>
              <w14:ligatures w14:val="standardContextual"/>
            </w:rPr>
            <w:pPrChange w:id="121" w:author="盛周 强" w:date="2023-04-20T16:38:00Z">
              <w:pPr>
                <w:pStyle w:val="TOC1"/>
                <w:ind w:firstLine="560"/>
              </w:pPr>
            </w:pPrChange>
          </w:pPr>
          <w:ins w:id="122" w:author="盛周 强" w:date="2023-04-20T16:37:00Z">
            <w:r w:rsidRPr="0074386E">
              <w:rPr>
                <w:rStyle w:val="af7"/>
                <w:noProof/>
              </w:rPr>
              <w:fldChar w:fldCharType="begin"/>
            </w:r>
            <w:r w:rsidRPr="0074386E">
              <w:rPr>
                <w:rStyle w:val="af7"/>
                <w:noProof/>
              </w:rPr>
              <w:instrText xml:space="preserve"> </w:instrText>
            </w:r>
            <w:r>
              <w:rPr>
                <w:noProof/>
              </w:rPr>
              <w:instrText>HYPERLINK \l "_Toc132901079"</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附录</w:t>
            </w:r>
            <w:r>
              <w:rPr>
                <w:noProof/>
                <w:webHidden/>
              </w:rPr>
              <w:tab/>
            </w:r>
            <w:r>
              <w:rPr>
                <w:noProof/>
                <w:webHidden/>
              </w:rPr>
              <w:fldChar w:fldCharType="begin"/>
            </w:r>
            <w:r>
              <w:rPr>
                <w:noProof/>
                <w:webHidden/>
              </w:rPr>
              <w:instrText xml:space="preserve"> PAGEREF _Toc132901079 \h </w:instrText>
            </w:r>
            <w:r>
              <w:rPr>
                <w:noProof/>
                <w:webHidden/>
              </w:rPr>
            </w:r>
          </w:ins>
          <w:r>
            <w:rPr>
              <w:noProof/>
              <w:webHidden/>
            </w:rPr>
            <w:fldChar w:fldCharType="separate"/>
          </w:r>
          <w:ins w:id="123" w:author="盛周 强" w:date="2023-04-20T16:40:00Z">
            <w:r w:rsidR="00ED5BD2">
              <w:rPr>
                <w:noProof/>
                <w:webHidden/>
              </w:rPr>
              <w:t>22</w:t>
            </w:r>
          </w:ins>
          <w:ins w:id="124" w:author="盛周 强" w:date="2023-04-20T16:37:00Z">
            <w:r>
              <w:rPr>
                <w:noProof/>
                <w:webHidden/>
              </w:rPr>
              <w:fldChar w:fldCharType="end"/>
            </w:r>
            <w:r w:rsidRPr="0074386E">
              <w:rPr>
                <w:rStyle w:val="af7"/>
                <w:noProof/>
              </w:rPr>
              <w:fldChar w:fldCharType="end"/>
            </w:r>
          </w:ins>
        </w:p>
        <w:p w14:paraId="313F7A1F" w14:textId="72E3A14A" w:rsidR="0014210A" w:rsidRDefault="0014210A" w:rsidP="0014210A">
          <w:pPr>
            <w:pStyle w:val="TOC1"/>
            <w:ind w:firstLineChars="0" w:firstLine="0"/>
            <w:rPr>
              <w:ins w:id="125" w:author="盛周 强" w:date="2023-04-20T16:37:00Z"/>
              <w:rFonts w:asciiTheme="minorHAnsi" w:eastAsiaTheme="minorEastAsia" w:hAnsiTheme="minorHAnsi" w:cstheme="minorBidi"/>
              <w:noProof/>
              <w:color w:val="auto"/>
              <w:sz w:val="21"/>
              <w:szCs w:val="24"/>
              <w14:ligatures w14:val="standardContextual"/>
            </w:rPr>
            <w:pPrChange w:id="126" w:author="盛周 强" w:date="2023-04-20T16:38:00Z">
              <w:pPr>
                <w:pStyle w:val="TOC1"/>
                <w:ind w:firstLine="560"/>
              </w:pPr>
            </w:pPrChange>
          </w:pPr>
          <w:ins w:id="127" w:author="盛周 强" w:date="2023-04-20T16:37:00Z">
            <w:r w:rsidRPr="0074386E">
              <w:rPr>
                <w:rStyle w:val="af7"/>
                <w:noProof/>
              </w:rPr>
              <w:fldChar w:fldCharType="begin"/>
            </w:r>
            <w:r w:rsidRPr="0074386E">
              <w:rPr>
                <w:rStyle w:val="af7"/>
                <w:noProof/>
              </w:rPr>
              <w:instrText xml:space="preserve"> </w:instrText>
            </w:r>
            <w:r>
              <w:rPr>
                <w:noProof/>
              </w:rPr>
              <w:instrText>HYPERLINK \l "_Toc132901082"</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参考文献</w:t>
            </w:r>
            <w:r>
              <w:rPr>
                <w:noProof/>
                <w:webHidden/>
              </w:rPr>
              <w:tab/>
            </w:r>
            <w:r>
              <w:rPr>
                <w:noProof/>
                <w:webHidden/>
              </w:rPr>
              <w:fldChar w:fldCharType="begin"/>
            </w:r>
            <w:r>
              <w:rPr>
                <w:noProof/>
                <w:webHidden/>
              </w:rPr>
              <w:instrText xml:space="preserve"> PAGEREF _Toc132901082 \h </w:instrText>
            </w:r>
            <w:r>
              <w:rPr>
                <w:noProof/>
                <w:webHidden/>
              </w:rPr>
            </w:r>
          </w:ins>
          <w:r>
            <w:rPr>
              <w:noProof/>
              <w:webHidden/>
            </w:rPr>
            <w:fldChar w:fldCharType="separate"/>
          </w:r>
          <w:ins w:id="128" w:author="盛周 强" w:date="2023-04-20T16:40:00Z">
            <w:r w:rsidR="00ED5BD2">
              <w:rPr>
                <w:noProof/>
                <w:webHidden/>
              </w:rPr>
              <w:t>24</w:t>
            </w:r>
          </w:ins>
          <w:ins w:id="129" w:author="盛周 强" w:date="2023-04-20T16:37:00Z">
            <w:r>
              <w:rPr>
                <w:noProof/>
                <w:webHidden/>
              </w:rPr>
              <w:fldChar w:fldCharType="end"/>
            </w:r>
            <w:r w:rsidRPr="0074386E">
              <w:rPr>
                <w:rStyle w:val="af7"/>
                <w:noProof/>
              </w:rPr>
              <w:fldChar w:fldCharType="end"/>
            </w:r>
          </w:ins>
        </w:p>
        <w:p w14:paraId="6B3CC928" w14:textId="67C56241" w:rsidR="0014210A" w:rsidRDefault="0014210A" w:rsidP="0014210A">
          <w:pPr>
            <w:pStyle w:val="TOC1"/>
            <w:ind w:firstLineChars="0" w:firstLine="0"/>
            <w:rPr>
              <w:ins w:id="130" w:author="盛周 强" w:date="2023-04-20T16:37:00Z"/>
              <w:rFonts w:asciiTheme="minorHAnsi" w:eastAsiaTheme="minorEastAsia" w:hAnsiTheme="minorHAnsi" w:cstheme="minorBidi"/>
              <w:noProof/>
              <w:color w:val="auto"/>
              <w:sz w:val="21"/>
              <w:szCs w:val="24"/>
              <w14:ligatures w14:val="standardContextual"/>
            </w:rPr>
            <w:pPrChange w:id="131" w:author="盛周 强" w:date="2023-04-20T16:38:00Z">
              <w:pPr>
                <w:pStyle w:val="TOC1"/>
                <w:ind w:firstLine="560"/>
              </w:pPr>
            </w:pPrChange>
          </w:pPr>
          <w:ins w:id="132" w:author="盛周 强" w:date="2023-04-20T16:37:00Z">
            <w:r w:rsidRPr="0074386E">
              <w:rPr>
                <w:rStyle w:val="af7"/>
                <w:noProof/>
              </w:rPr>
              <w:fldChar w:fldCharType="begin"/>
            </w:r>
            <w:r w:rsidRPr="0074386E">
              <w:rPr>
                <w:rStyle w:val="af7"/>
                <w:noProof/>
              </w:rPr>
              <w:instrText xml:space="preserve"> </w:instrText>
            </w:r>
            <w:r>
              <w:rPr>
                <w:noProof/>
              </w:rPr>
              <w:instrText>HYPERLINK \l "_Toc132901083"</w:instrText>
            </w:r>
            <w:r w:rsidRPr="0074386E">
              <w:rPr>
                <w:rStyle w:val="af7"/>
                <w:noProof/>
              </w:rPr>
              <w:instrText xml:space="preserve"> </w:instrText>
            </w:r>
            <w:r w:rsidRPr="0074386E">
              <w:rPr>
                <w:rStyle w:val="af7"/>
                <w:noProof/>
              </w:rPr>
            </w:r>
            <w:r w:rsidRPr="0074386E">
              <w:rPr>
                <w:rStyle w:val="af7"/>
                <w:noProof/>
              </w:rPr>
              <w:fldChar w:fldCharType="separate"/>
            </w:r>
            <w:r w:rsidRPr="0074386E">
              <w:rPr>
                <w:rStyle w:val="af7"/>
                <w:noProof/>
              </w:rPr>
              <w:t>致谢</w:t>
            </w:r>
            <w:r>
              <w:rPr>
                <w:noProof/>
                <w:webHidden/>
              </w:rPr>
              <w:tab/>
            </w:r>
            <w:r>
              <w:rPr>
                <w:noProof/>
                <w:webHidden/>
              </w:rPr>
              <w:fldChar w:fldCharType="begin"/>
            </w:r>
            <w:r>
              <w:rPr>
                <w:noProof/>
                <w:webHidden/>
              </w:rPr>
              <w:instrText xml:space="preserve"> PAGEREF _Toc132901083 \h </w:instrText>
            </w:r>
            <w:r>
              <w:rPr>
                <w:noProof/>
                <w:webHidden/>
              </w:rPr>
            </w:r>
          </w:ins>
          <w:r>
            <w:rPr>
              <w:noProof/>
              <w:webHidden/>
            </w:rPr>
            <w:fldChar w:fldCharType="separate"/>
          </w:r>
          <w:ins w:id="133" w:author="盛周 强" w:date="2023-04-20T16:40:00Z">
            <w:r w:rsidR="00ED5BD2">
              <w:rPr>
                <w:noProof/>
                <w:webHidden/>
              </w:rPr>
              <w:t>28</w:t>
            </w:r>
          </w:ins>
          <w:ins w:id="134" w:author="盛周 强" w:date="2023-04-20T16:37:00Z">
            <w:r>
              <w:rPr>
                <w:noProof/>
                <w:webHidden/>
              </w:rPr>
              <w:fldChar w:fldCharType="end"/>
            </w:r>
            <w:r w:rsidRPr="0074386E">
              <w:rPr>
                <w:rStyle w:val="af7"/>
                <w:noProof/>
              </w:rPr>
              <w:fldChar w:fldCharType="end"/>
            </w:r>
          </w:ins>
        </w:p>
        <w:p w14:paraId="2CB7C56E" w14:textId="15FDF1D4" w:rsidR="0014210A" w:rsidDel="0014210A" w:rsidRDefault="0014210A" w:rsidP="0014210A">
          <w:pPr>
            <w:pStyle w:val="TOC1"/>
            <w:ind w:firstLineChars="0" w:firstLine="0"/>
            <w:jc w:val="center"/>
            <w:rPr>
              <w:del w:id="135" w:author="盛周 强" w:date="2023-04-20T16:37:00Z"/>
              <w:noProof/>
            </w:rPr>
            <w:pPrChange w:id="136" w:author="盛周 强" w:date="2023-04-20T16:38:00Z">
              <w:pPr>
                <w:pStyle w:val="TOC1"/>
                <w:ind w:firstLineChars="0" w:firstLine="0"/>
                <w:jc w:val="center"/>
              </w:pPr>
            </w:pPrChange>
          </w:pPr>
        </w:p>
        <w:p w14:paraId="68D2EBCD" w14:textId="73B736AF" w:rsidR="006F258E" w:rsidDel="006F258E" w:rsidRDefault="006F258E" w:rsidP="0014210A">
          <w:pPr>
            <w:ind w:firstLineChars="0" w:firstLine="0"/>
            <w:jc w:val="center"/>
            <w:rPr>
              <w:del w:id="137" w:author="盛周 强" w:date="2023-04-20T16:34:00Z"/>
              <w:noProof/>
            </w:rPr>
            <w:pPrChange w:id="138" w:author="盛周 强" w:date="2023-04-20T16:38:00Z">
              <w:pPr>
                <w:ind w:firstLineChars="0" w:firstLine="0"/>
                <w:jc w:val="center"/>
              </w:pPr>
            </w:pPrChange>
          </w:pPr>
        </w:p>
        <w:p w14:paraId="09DF8CA2" w14:textId="4630DA20" w:rsidR="0071366A" w:rsidDel="006F258E" w:rsidRDefault="00186E3C" w:rsidP="0014210A">
          <w:pPr>
            <w:ind w:firstLineChars="0" w:firstLine="0"/>
            <w:jc w:val="center"/>
            <w:rPr>
              <w:del w:id="139" w:author="盛周 强" w:date="2023-04-20T16:34:00Z"/>
              <w:rFonts w:ascii="黑体" w:eastAsia="黑体" w:hAnsi="宋体"/>
              <w:noProof/>
              <w:spacing w:val="20"/>
              <w:sz w:val="32"/>
              <w:szCs w:val="32"/>
            </w:rPr>
            <w:pPrChange w:id="140" w:author="盛周 强" w:date="2023-04-20T16:38:00Z">
              <w:pPr>
                <w:ind w:firstLineChars="0" w:firstLine="0"/>
                <w:jc w:val="center"/>
              </w:pPr>
            </w:pPrChange>
          </w:pPr>
          <w:del w:id="141" w:author="盛周 强" w:date="2023-04-20T15:45:00Z">
            <w:r w:rsidRPr="006F258E" w:rsidDel="00464431">
              <w:rPr>
                <w:noProof/>
                <w:rPrChange w:id="142" w:author="盛周 强" w:date="2023-04-20T16:34:00Z">
                  <w:rPr>
                    <w:rStyle w:val="af7"/>
                  </w:rPr>
                </w:rPrChange>
              </w:rPr>
              <w:delText>_T</w:delText>
            </w:r>
            <w:r w:rsidRPr="006F258E" w:rsidDel="00464431">
              <w:rPr>
                <w:noProof/>
                <w:rPrChange w:id="143" w:author="盛周 强" w:date="2023-04-20T16:34:00Z">
                  <w:rPr>
                    <w:rStyle w:val="af7"/>
                  </w:rPr>
                </w:rPrChange>
              </w:rPr>
              <w:delText>o</w:delText>
            </w:r>
            <w:r w:rsidRPr="006F258E" w:rsidDel="00464431">
              <w:rPr>
                <w:noProof/>
                <w:rPrChange w:id="144" w:author="盛周 强" w:date="2023-04-20T16:34:00Z">
                  <w:rPr>
                    <w:rStyle w:val="af7"/>
                  </w:rPr>
                </w:rPrChange>
              </w:rPr>
              <w:delText>c131864224</w:delText>
            </w:r>
          </w:del>
        </w:p>
        <w:p w14:paraId="6022D9FF" w14:textId="72827598" w:rsidR="0071366A" w:rsidDel="006F258E" w:rsidRDefault="00000000" w:rsidP="0014210A">
          <w:pPr>
            <w:pStyle w:val="TOC1"/>
            <w:ind w:firstLineChars="0" w:firstLine="0"/>
            <w:rPr>
              <w:del w:id="145" w:author="盛周 强" w:date="2023-04-20T16:34:00Z"/>
              <w:rFonts w:asciiTheme="minorHAnsi" w:eastAsiaTheme="minorEastAsia" w:hAnsiTheme="minorHAnsi" w:cstheme="minorBidi"/>
              <w:noProof/>
              <w:color w:val="auto"/>
              <w:sz w:val="21"/>
              <w:szCs w:val="22"/>
            </w:rPr>
            <w:pPrChange w:id="146" w:author="盛周 强" w:date="2023-04-20T16:38:00Z">
              <w:pPr>
                <w:pStyle w:val="TOC1"/>
                <w:ind w:firstLine="560"/>
              </w:pPr>
            </w:pPrChange>
          </w:pPr>
          <w:del w:id="147" w:author="盛周 强" w:date="2023-04-20T16:34:00Z">
            <w:r w:rsidRPr="006F258E" w:rsidDel="006F258E">
              <w:rPr>
                <w:noProof/>
                <w:rPrChange w:id="148" w:author="盛周 强" w:date="2023-04-20T16:34:00Z">
                  <w:rPr>
                    <w:rStyle w:val="af7"/>
                    <w:noProof/>
                  </w:rPr>
                </w:rPrChange>
              </w:rPr>
              <w:delText xml:space="preserve">1 </w:delText>
            </w:r>
            <w:r w:rsidRPr="006F258E" w:rsidDel="006F258E">
              <w:rPr>
                <w:noProof/>
                <w:rPrChange w:id="149" w:author="盛周 强" w:date="2023-04-20T16:34:00Z">
                  <w:rPr>
                    <w:rStyle w:val="af7"/>
                    <w:noProof/>
                  </w:rPr>
                </w:rPrChange>
              </w:rPr>
              <w:delText>引言</w:delText>
            </w:r>
            <w:r w:rsidDel="006F258E">
              <w:rPr>
                <w:noProof/>
              </w:rPr>
              <w:tab/>
            </w:r>
            <w:r w:rsidR="00186E3C" w:rsidDel="006F258E">
              <w:rPr>
                <w:noProof/>
              </w:rPr>
              <w:delText>1</w:delText>
            </w:r>
          </w:del>
        </w:p>
        <w:p w14:paraId="3411FFDA" w14:textId="09F3749B" w:rsidR="0071366A" w:rsidDel="006F258E" w:rsidRDefault="00000000" w:rsidP="0014210A">
          <w:pPr>
            <w:pStyle w:val="TOC2"/>
            <w:ind w:left="420" w:firstLineChars="0" w:firstLine="0"/>
            <w:rPr>
              <w:del w:id="150" w:author="盛周 强" w:date="2023-04-20T16:34:00Z"/>
              <w:rFonts w:asciiTheme="minorHAnsi" w:eastAsiaTheme="minorEastAsia" w:hAnsiTheme="minorHAnsi"/>
              <w:noProof/>
              <w:color w:val="auto"/>
            </w:rPr>
            <w:pPrChange w:id="151" w:author="盛周 强" w:date="2023-04-20T16:38:00Z">
              <w:pPr>
                <w:pStyle w:val="TOC2"/>
                <w:ind w:left="420" w:firstLine="420"/>
              </w:pPr>
            </w:pPrChange>
          </w:pPr>
          <w:del w:id="152" w:author="盛周 强" w:date="2023-04-20T16:34:00Z">
            <w:r w:rsidRPr="006F258E" w:rsidDel="006F258E">
              <w:rPr>
                <w:noProof/>
                <w:rPrChange w:id="153" w:author="盛周 强" w:date="2023-04-20T16:34:00Z">
                  <w:rPr>
                    <w:rStyle w:val="af7"/>
                    <w:noProof/>
                  </w:rPr>
                </w:rPrChange>
              </w:rPr>
              <w:delText xml:space="preserve">1.1 </w:delText>
            </w:r>
            <w:r w:rsidRPr="006F258E" w:rsidDel="006F258E">
              <w:rPr>
                <w:noProof/>
                <w:rPrChange w:id="154" w:author="盛周 强" w:date="2023-04-20T16:34:00Z">
                  <w:rPr>
                    <w:rStyle w:val="af7"/>
                    <w:noProof/>
                  </w:rPr>
                </w:rPrChange>
              </w:rPr>
              <w:delText>研究背景</w:delText>
            </w:r>
            <w:r w:rsidDel="006F258E">
              <w:rPr>
                <w:noProof/>
              </w:rPr>
              <w:tab/>
            </w:r>
            <w:r w:rsidR="00186E3C" w:rsidDel="006F258E">
              <w:rPr>
                <w:noProof/>
              </w:rPr>
              <w:delText>1</w:delText>
            </w:r>
          </w:del>
        </w:p>
        <w:p w14:paraId="31911D78" w14:textId="07254AF3" w:rsidR="0071366A" w:rsidDel="006F258E" w:rsidRDefault="00000000" w:rsidP="0014210A">
          <w:pPr>
            <w:pStyle w:val="TOC2"/>
            <w:ind w:left="420" w:firstLineChars="0" w:firstLine="0"/>
            <w:rPr>
              <w:del w:id="155" w:author="盛周 强" w:date="2023-04-20T16:34:00Z"/>
              <w:rFonts w:asciiTheme="minorHAnsi" w:eastAsiaTheme="minorEastAsia" w:hAnsiTheme="minorHAnsi"/>
              <w:noProof/>
              <w:color w:val="auto"/>
            </w:rPr>
            <w:pPrChange w:id="156" w:author="盛周 强" w:date="2023-04-20T16:38:00Z">
              <w:pPr>
                <w:pStyle w:val="TOC2"/>
                <w:ind w:left="420" w:firstLine="420"/>
              </w:pPr>
            </w:pPrChange>
          </w:pPr>
          <w:del w:id="157" w:author="盛周 强" w:date="2023-04-20T16:34:00Z">
            <w:r w:rsidRPr="006F258E" w:rsidDel="006F258E">
              <w:rPr>
                <w:noProof/>
                <w:rPrChange w:id="158" w:author="盛周 强" w:date="2023-04-20T16:34:00Z">
                  <w:rPr>
                    <w:rStyle w:val="af7"/>
                    <w:noProof/>
                  </w:rPr>
                </w:rPrChange>
              </w:rPr>
              <w:delText xml:space="preserve">1.2 </w:delText>
            </w:r>
            <w:r w:rsidRPr="006F258E" w:rsidDel="006F258E">
              <w:rPr>
                <w:noProof/>
                <w:rPrChange w:id="159" w:author="盛周 强" w:date="2023-04-20T16:34:00Z">
                  <w:rPr>
                    <w:rStyle w:val="af7"/>
                    <w:noProof/>
                  </w:rPr>
                </w:rPrChange>
              </w:rPr>
              <w:delText>国内外研究现状</w:delText>
            </w:r>
            <w:r w:rsidDel="006F258E">
              <w:rPr>
                <w:noProof/>
              </w:rPr>
              <w:tab/>
            </w:r>
            <w:r w:rsidR="00186E3C" w:rsidDel="006F258E">
              <w:rPr>
                <w:noProof/>
              </w:rPr>
              <w:delText>1</w:delText>
            </w:r>
          </w:del>
        </w:p>
        <w:p w14:paraId="2724652E" w14:textId="70C68B34" w:rsidR="0071366A" w:rsidDel="006F258E" w:rsidRDefault="00000000" w:rsidP="0014210A">
          <w:pPr>
            <w:pStyle w:val="TOC2"/>
            <w:ind w:left="420" w:firstLineChars="0" w:firstLine="0"/>
            <w:rPr>
              <w:del w:id="160" w:author="盛周 强" w:date="2023-04-20T16:34:00Z"/>
              <w:rFonts w:asciiTheme="minorHAnsi" w:eastAsiaTheme="minorEastAsia" w:hAnsiTheme="minorHAnsi"/>
              <w:noProof/>
              <w:color w:val="auto"/>
            </w:rPr>
            <w:pPrChange w:id="161" w:author="盛周 强" w:date="2023-04-20T16:38:00Z">
              <w:pPr>
                <w:pStyle w:val="TOC2"/>
                <w:ind w:left="420" w:firstLine="420"/>
              </w:pPr>
            </w:pPrChange>
          </w:pPr>
          <w:del w:id="162" w:author="盛周 强" w:date="2023-04-20T16:34:00Z">
            <w:r w:rsidRPr="006F258E" w:rsidDel="006F258E">
              <w:rPr>
                <w:noProof/>
                <w:rPrChange w:id="163" w:author="盛周 强" w:date="2023-04-20T16:34:00Z">
                  <w:rPr>
                    <w:rStyle w:val="af7"/>
                    <w:noProof/>
                  </w:rPr>
                </w:rPrChange>
              </w:rPr>
              <w:delText>1.3</w:delText>
            </w:r>
            <w:r w:rsidRPr="006F258E" w:rsidDel="006F258E">
              <w:rPr>
                <w:noProof/>
                <w:rPrChange w:id="164" w:author="盛周 强" w:date="2023-04-20T16:34:00Z">
                  <w:rPr>
                    <w:rStyle w:val="af7"/>
                    <w:noProof/>
                  </w:rPr>
                </w:rPrChange>
              </w:rPr>
              <w:delText>研究内容和结构安排</w:delText>
            </w:r>
            <w:r w:rsidDel="006F258E">
              <w:rPr>
                <w:noProof/>
              </w:rPr>
              <w:tab/>
            </w:r>
            <w:r w:rsidR="00186E3C" w:rsidDel="006F258E">
              <w:rPr>
                <w:noProof/>
              </w:rPr>
              <w:delText>2</w:delText>
            </w:r>
          </w:del>
        </w:p>
        <w:p w14:paraId="3A4A4E5B" w14:textId="00766DDB" w:rsidR="0071366A" w:rsidDel="006F258E" w:rsidRDefault="00000000" w:rsidP="0014210A">
          <w:pPr>
            <w:pStyle w:val="TOC1"/>
            <w:ind w:firstLineChars="0" w:firstLine="0"/>
            <w:rPr>
              <w:del w:id="165" w:author="盛周 强" w:date="2023-04-20T16:34:00Z"/>
              <w:rFonts w:asciiTheme="minorHAnsi" w:eastAsiaTheme="minorEastAsia" w:hAnsiTheme="minorHAnsi" w:cstheme="minorBidi"/>
              <w:noProof/>
              <w:color w:val="auto"/>
              <w:sz w:val="21"/>
              <w:szCs w:val="22"/>
            </w:rPr>
            <w:pPrChange w:id="166" w:author="盛周 强" w:date="2023-04-20T16:38:00Z">
              <w:pPr>
                <w:pStyle w:val="TOC1"/>
                <w:ind w:firstLine="560"/>
              </w:pPr>
            </w:pPrChange>
          </w:pPr>
          <w:del w:id="167" w:author="盛周 强" w:date="2023-04-20T16:34:00Z">
            <w:r w:rsidRPr="006F258E" w:rsidDel="006F258E">
              <w:rPr>
                <w:noProof/>
                <w:rPrChange w:id="168" w:author="盛周 强" w:date="2023-04-20T16:34:00Z">
                  <w:rPr>
                    <w:rStyle w:val="af7"/>
                    <w:noProof/>
                  </w:rPr>
                </w:rPrChange>
              </w:rPr>
              <w:delText xml:space="preserve">2. </w:delText>
            </w:r>
            <w:r w:rsidRPr="006F258E" w:rsidDel="006F258E">
              <w:rPr>
                <w:noProof/>
                <w:rPrChange w:id="169" w:author="盛周 强" w:date="2023-04-20T16:34:00Z">
                  <w:rPr>
                    <w:rStyle w:val="af7"/>
                    <w:noProof/>
                  </w:rPr>
                </w:rPrChange>
              </w:rPr>
              <w:delText>预备知识</w:delText>
            </w:r>
            <w:r w:rsidDel="006F258E">
              <w:rPr>
                <w:noProof/>
              </w:rPr>
              <w:tab/>
            </w:r>
            <w:r w:rsidR="00186E3C" w:rsidDel="006F258E">
              <w:rPr>
                <w:noProof/>
              </w:rPr>
              <w:delText>2</w:delText>
            </w:r>
          </w:del>
        </w:p>
        <w:p w14:paraId="4FACDF2F" w14:textId="6B774079" w:rsidR="0071366A" w:rsidDel="006F258E" w:rsidRDefault="00000000" w:rsidP="0014210A">
          <w:pPr>
            <w:pStyle w:val="TOC2"/>
            <w:ind w:left="420" w:firstLineChars="0" w:firstLine="0"/>
            <w:rPr>
              <w:del w:id="170" w:author="盛周 强" w:date="2023-04-20T16:34:00Z"/>
              <w:rFonts w:asciiTheme="minorHAnsi" w:eastAsiaTheme="minorEastAsia" w:hAnsiTheme="minorHAnsi"/>
              <w:noProof/>
              <w:color w:val="auto"/>
            </w:rPr>
            <w:pPrChange w:id="171" w:author="盛周 强" w:date="2023-04-20T16:38:00Z">
              <w:pPr>
                <w:pStyle w:val="TOC2"/>
                <w:ind w:left="420" w:firstLine="420"/>
              </w:pPr>
            </w:pPrChange>
          </w:pPr>
          <w:del w:id="172" w:author="盛周 强" w:date="2023-04-20T16:34:00Z">
            <w:r w:rsidRPr="006F258E" w:rsidDel="006F258E">
              <w:rPr>
                <w:noProof/>
                <w:rPrChange w:id="173" w:author="盛周 强" w:date="2023-04-20T16:34:00Z">
                  <w:rPr>
                    <w:rStyle w:val="af7"/>
                    <w:noProof/>
                  </w:rPr>
                </w:rPrChange>
              </w:rPr>
              <w:delText xml:space="preserve">2.1 </w:delText>
            </w:r>
            <w:r w:rsidRPr="006F258E" w:rsidDel="006F258E">
              <w:rPr>
                <w:noProof/>
                <w:rPrChange w:id="174" w:author="盛周 强" w:date="2023-04-20T16:34:00Z">
                  <w:rPr>
                    <w:rStyle w:val="af7"/>
                    <w:noProof/>
                  </w:rPr>
                </w:rPrChange>
              </w:rPr>
              <w:delText>线性正则变换（</w:delText>
            </w:r>
            <w:r w:rsidRPr="006F258E" w:rsidDel="006F258E">
              <w:rPr>
                <w:noProof/>
                <w:rPrChange w:id="175" w:author="盛周 强" w:date="2023-04-20T16:34:00Z">
                  <w:rPr>
                    <w:rStyle w:val="af7"/>
                    <w:noProof/>
                  </w:rPr>
                </w:rPrChange>
              </w:rPr>
              <w:delText>L</w:delText>
            </w:r>
            <w:r w:rsidRPr="006F258E" w:rsidDel="006F258E">
              <w:rPr>
                <w:noProof/>
                <w:rPrChange w:id="176" w:author="盛周 强" w:date="2023-04-20T16:34:00Z">
                  <w:rPr>
                    <w:rStyle w:val="af7"/>
                    <w:noProof/>
                  </w:rPr>
                </w:rPrChange>
              </w:rPr>
              <w:delText>C</w:delText>
            </w:r>
            <w:r w:rsidRPr="006F258E" w:rsidDel="006F258E">
              <w:rPr>
                <w:noProof/>
                <w:rPrChange w:id="177" w:author="盛周 强" w:date="2023-04-20T16:34:00Z">
                  <w:rPr>
                    <w:rStyle w:val="af7"/>
                    <w:noProof/>
                  </w:rPr>
                </w:rPrChange>
              </w:rPr>
              <w:delText>T</w:delText>
            </w:r>
            <w:r w:rsidRPr="006F258E" w:rsidDel="006F258E">
              <w:rPr>
                <w:noProof/>
                <w:rPrChange w:id="178" w:author="盛周 强" w:date="2023-04-20T16:34:00Z">
                  <w:rPr>
                    <w:rStyle w:val="af7"/>
                    <w:noProof/>
                  </w:rPr>
                </w:rPrChange>
              </w:rPr>
              <w:delText>）</w:delText>
            </w:r>
            <w:r w:rsidDel="006F258E">
              <w:rPr>
                <w:noProof/>
              </w:rPr>
              <w:tab/>
            </w:r>
            <w:r w:rsidR="00186E3C" w:rsidDel="006F258E">
              <w:rPr>
                <w:noProof/>
              </w:rPr>
              <w:delText>2</w:delText>
            </w:r>
          </w:del>
        </w:p>
        <w:p w14:paraId="35FAFE05" w14:textId="203841FD" w:rsidR="0071366A" w:rsidDel="006F258E" w:rsidRDefault="00000000" w:rsidP="0014210A">
          <w:pPr>
            <w:pStyle w:val="TOC2"/>
            <w:ind w:left="420" w:firstLineChars="0" w:firstLine="0"/>
            <w:rPr>
              <w:del w:id="179" w:author="盛周 强" w:date="2023-04-20T16:34:00Z"/>
              <w:rFonts w:asciiTheme="minorHAnsi" w:eastAsiaTheme="minorEastAsia" w:hAnsiTheme="minorHAnsi"/>
              <w:noProof/>
              <w:color w:val="auto"/>
            </w:rPr>
            <w:pPrChange w:id="180" w:author="盛周 强" w:date="2023-04-20T16:38:00Z">
              <w:pPr>
                <w:pStyle w:val="TOC2"/>
                <w:ind w:left="420" w:firstLine="420"/>
              </w:pPr>
            </w:pPrChange>
          </w:pPr>
          <w:del w:id="181" w:author="盛周 强" w:date="2023-04-20T16:34:00Z">
            <w:r w:rsidRPr="006F258E" w:rsidDel="006F258E">
              <w:rPr>
                <w:noProof/>
                <w:rPrChange w:id="182" w:author="盛周 强" w:date="2023-04-20T16:34:00Z">
                  <w:rPr>
                    <w:rStyle w:val="af7"/>
                    <w:noProof/>
                  </w:rPr>
                </w:rPrChange>
              </w:rPr>
              <w:delText>2.2 WD</w:delText>
            </w:r>
            <w:r w:rsidRPr="006F258E" w:rsidDel="006F258E">
              <w:rPr>
                <w:noProof/>
                <w:rPrChange w:id="183" w:author="盛周 强" w:date="2023-04-20T16:34:00Z">
                  <w:rPr>
                    <w:rStyle w:val="af7"/>
                    <w:noProof/>
                  </w:rPr>
                </w:rPrChange>
              </w:rPr>
              <w:delText>的</w:delText>
            </w:r>
            <w:r w:rsidRPr="006F258E" w:rsidDel="006F258E">
              <w:rPr>
                <w:noProof/>
                <w:highlight w:val="yellow"/>
                <w:rPrChange w:id="184" w:author="盛周 强" w:date="2023-04-20T16:34:00Z">
                  <w:rPr>
                    <w:rStyle w:val="af7"/>
                    <w:noProof/>
                    <w:highlight w:val="yellow"/>
                  </w:rPr>
                </w:rPrChange>
              </w:rPr>
              <w:delText>ICF</w:delText>
            </w:r>
            <w:r w:rsidRPr="006F258E" w:rsidDel="006F258E">
              <w:rPr>
                <w:noProof/>
                <w:rPrChange w:id="185" w:author="盛周 强" w:date="2023-04-20T16:34:00Z">
                  <w:rPr>
                    <w:rStyle w:val="af7"/>
                    <w:noProof/>
                  </w:rPr>
                </w:rPrChange>
              </w:rPr>
              <w:delText>（</w:delText>
            </w:r>
            <w:r w:rsidRPr="006F258E" w:rsidDel="006F258E">
              <w:rPr>
                <w:noProof/>
                <w:rPrChange w:id="186" w:author="盛周 强" w:date="2023-04-20T16:34:00Z">
                  <w:rPr>
                    <w:rStyle w:val="af7"/>
                    <w:noProof/>
                  </w:rPr>
                </w:rPrChange>
              </w:rPr>
              <w:delText>ICFWD</w:delText>
            </w:r>
            <w:r w:rsidRPr="006F258E" w:rsidDel="006F258E">
              <w:rPr>
                <w:noProof/>
                <w:rPrChange w:id="187" w:author="盛周 强" w:date="2023-04-20T16:34:00Z">
                  <w:rPr>
                    <w:rStyle w:val="af7"/>
                    <w:noProof/>
                  </w:rPr>
                </w:rPrChange>
              </w:rPr>
              <w:delText>）</w:delText>
            </w:r>
            <w:r w:rsidDel="006F258E">
              <w:rPr>
                <w:noProof/>
              </w:rPr>
              <w:tab/>
            </w:r>
            <w:r w:rsidR="00186E3C" w:rsidDel="006F258E">
              <w:rPr>
                <w:noProof/>
              </w:rPr>
              <w:delText>3</w:delText>
            </w:r>
          </w:del>
        </w:p>
        <w:p w14:paraId="78EFC786" w14:textId="4812A8D0" w:rsidR="0071366A" w:rsidDel="006F258E" w:rsidRDefault="00000000" w:rsidP="0014210A">
          <w:pPr>
            <w:pStyle w:val="TOC1"/>
            <w:ind w:firstLineChars="0" w:firstLine="0"/>
            <w:rPr>
              <w:del w:id="188" w:author="盛周 强" w:date="2023-04-20T16:34:00Z"/>
              <w:rFonts w:asciiTheme="minorHAnsi" w:eastAsiaTheme="minorEastAsia" w:hAnsiTheme="minorHAnsi" w:cstheme="minorBidi"/>
              <w:noProof/>
              <w:color w:val="auto"/>
              <w:sz w:val="21"/>
              <w:szCs w:val="22"/>
            </w:rPr>
            <w:pPrChange w:id="189" w:author="盛周 强" w:date="2023-04-20T16:38:00Z">
              <w:pPr>
                <w:pStyle w:val="TOC1"/>
                <w:ind w:firstLine="560"/>
              </w:pPr>
            </w:pPrChange>
          </w:pPr>
          <w:del w:id="190" w:author="盛周 强" w:date="2023-04-20T16:34:00Z">
            <w:r w:rsidRPr="006F258E" w:rsidDel="006F258E">
              <w:rPr>
                <w:noProof/>
                <w:rPrChange w:id="191" w:author="盛周 强" w:date="2023-04-20T16:34:00Z">
                  <w:rPr>
                    <w:rStyle w:val="af7"/>
                    <w:noProof/>
                  </w:rPr>
                </w:rPrChange>
              </w:rPr>
              <w:delText xml:space="preserve">3. </w:delText>
            </w:r>
            <w:r w:rsidRPr="006F258E" w:rsidDel="006F258E">
              <w:rPr>
                <w:noProof/>
                <w:rPrChange w:id="192" w:author="盛周 强" w:date="2023-04-20T16:34:00Z">
                  <w:rPr>
                    <w:rStyle w:val="af7"/>
                    <w:noProof/>
                  </w:rPr>
                </w:rPrChange>
              </w:rPr>
              <w:delText>数学模型</w:delText>
            </w:r>
            <w:r w:rsidDel="006F258E">
              <w:rPr>
                <w:noProof/>
              </w:rPr>
              <w:tab/>
            </w:r>
            <w:r w:rsidR="00186E3C" w:rsidDel="006F258E">
              <w:rPr>
                <w:noProof/>
              </w:rPr>
              <w:delText>4</w:delText>
            </w:r>
          </w:del>
        </w:p>
        <w:p w14:paraId="21C66B59" w14:textId="7EC18E5C" w:rsidR="0071366A" w:rsidDel="006F258E" w:rsidRDefault="00000000" w:rsidP="0014210A">
          <w:pPr>
            <w:pStyle w:val="TOC2"/>
            <w:ind w:left="420" w:firstLineChars="0" w:firstLine="0"/>
            <w:rPr>
              <w:del w:id="193" w:author="盛周 强" w:date="2023-04-20T16:34:00Z"/>
              <w:rFonts w:asciiTheme="minorHAnsi" w:eastAsiaTheme="minorEastAsia" w:hAnsiTheme="minorHAnsi"/>
              <w:noProof/>
              <w:color w:val="auto"/>
            </w:rPr>
            <w:pPrChange w:id="194" w:author="盛周 强" w:date="2023-04-20T16:38:00Z">
              <w:pPr>
                <w:pStyle w:val="TOC2"/>
                <w:ind w:left="420" w:firstLine="420"/>
              </w:pPr>
            </w:pPrChange>
          </w:pPr>
          <w:del w:id="195" w:author="盛周 强" w:date="2023-04-20T16:34:00Z">
            <w:r w:rsidRPr="006F258E" w:rsidDel="006F258E">
              <w:rPr>
                <w:noProof/>
                <w:rPrChange w:id="196" w:author="盛周 强" w:date="2023-04-20T16:34:00Z">
                  <w:rPr>
                    <w:rStyle w:val="af7"/>
                    <w:noProof/>
                  </w:rPr>
                </w:rPrChange>
              </w:rPr>
              <w:delText>3.1 ICFWD</w:delText>
            </w:r>
            <w:r w:rsidRPr="006F258E" w:rsidDel="006F258E">
              <w:rPr>
                <w:noProof/>
                <w:rPrChange w:id="197" w:author="盛周 强" w:date="2023-04-20T16:34:00Z">
                  <w:rPr>
                    <w:rStyle w:val="af7"/>
                    <w:noProof/>
                  </w:rPr>
                </w:rPrChange>
              </w:rPr>
              <w:delText>的输出信噪比期望</w:delText>
            </w:r>
            <w:r w:rsidDel="006F258E">
              <w:rPr>
                <w:noProof/>
              </w:rPr>
              <w:tab/>
            </w:r>
            <w:r w:rsidR="00186E3C" w:rsidDel="006F258E">
              <w:rPr>
                <w:noProof/>
              </w:rPr>
              <w:delText>4</w:delText>
            </w:r>
          </w:del>
        </w:p>
        <w:p w14:paraId="5410FEFC" w14:textId="0C56CB64" w:rsidR="0071366A" w:rsidDel="006F258E" w:rsidRDefault="00000000" w:rsidP="0014210A">
          <w:pPr>
            <w:pStyle w:val="TOC2"/>
            <w:ind w:left="420" w:firstLineChars="0" w:firstLine="0"/>
            <w:rPr>
              <w:del w:id="198" w:author="盛周 强" w:date="2023-04-20T16:34:00Z"/>
              <w:rFonts w:asciiTheme="minorHAnsi" w:eastAsiaTheme="minorEastAsia" w:hAnsiTheme="minorHAnsi"/>
              <w:noProof/>
              <w:color w:val="auto"/>
            </w:rPr>
            <w:pPrChange w:id="199" w:author="盛周 强" w:date="2023-04-20T16:38:00Z">
              <w:pPr>
                <w:pStyle w:val="TOC2"/>
                <w:ind w:left="420" w:firstLine="420"/>
              </w:pPr>
            </w:pPrChange>
          </w:pPr>
          <w:del w:id="200" w:author="盛周 强" w:date="2023-04-20T16:34:00Z">
            <w:r w:rsidRPr="006F258E" w:rsidDel="006F258E">
              <w:rPr>
                <w:noProof/>
                <w:rPrChange w:id="201" w:author="盛周 强" w:date="2023-04-20T16:34:00Z">
                  <w:rPr>
                    <w:rStyle w:val="af7"/>
                    <w:noProof/>
                  </w:rPr>
                </w:rPrChange>
              </w:rPr>
              <w:delText>3.2 ICFWD</w:delText>
            </w:r>
            <w:r w:rsidRPr="006F258E" w:rsidDel="006F258E">
              <w:rPr>
                <w:noProof/>
                <w:rPrChange w:id="202" w:author="盛周 强" w:date="2023-04-20T16:34:00Z">
                  <w:rPr>
                    <w:rStyle w:val="af7"/>
                    <w:noProof/>
                  </w:rPr>
                </w:rPrChange>
              </w:rPr>
              <w:delText>的不等式模型</w:delText>
            </w:r>
            <w:r w:rsidDel="006F258E">
              <w:rPr>
                <w:noProof/>
              </w:rPr>
              <w:tab/>
            </w:r>
            <w:r w:rsidR="00186E3C" w:rsidDel="006F258E">
              <w:rPr>
                <w:noProof/>
              </w:rPr>
              <w:delText>5</w:delText>
            </w:r>
          </w:del>
        </w:p>
        <w:p w14:paraId="2B12F898" w14:textId="3A190ADF" w:rsidR="0071366A" w:rsidDel="006F258E" w:rsidRDefault="00000000" w:rsidP="0014210A">
          <w:pPr>
            <w:pStyle w:val="TOC2"/>
            <w:ind w:left="420" w:firstLineChars="0" w:firstLine="0"/>
            <w:rPr>
              <w:del w:id="203" w:author="盛周 强" w:date="2023-04-20T16:34:00Z"/>
              <w:rFonts w:asciiTheme="minorHAnsi" w:eastAsiaTheme="minorEastAsia" w:hAnsiTheme="minorHAnsi"/>
              <w:noProof/>
              <w:color w:val="auto"/>
            </w:rPr>
            <w:pPrChange w:id="204" w:author="盛周 强" w:date="2023-04-20T16:38:00Z">
              <w:pPr>
                <w:pStyle w:val="TOC2"/>
                <w:ind w:left="420" w:firstLine="420"/>
              </w:pPr>
            </w:pPrChange>
          </w:pPr>
          <w:del w:id="205" w:author="盛周 强" w:date="2023-04-20T16:34:00Z">
            <w:r w:rsidRPr="006F258E" w:rsidDel="006F258E">
              <w:rPr>
                <w:noProof/>
                <w:rPrChange w:id="206" w:author="盛周 强" w:date="2023-04-20T16:34:00Z">
                  <w:rPr>
                    <w:rStyle w:val="af7"/>
                    <w:noProof/>
                  </w:rPr>
                </w:rPrChange>
              </w:rPr>
              <w:delText>3.3 ICFWD</w:delText>
            </w:r>
            <w:r w:rsidRPr="006F258E" w:rsidDel="006F258E">
              <w:rPr>
                <w:noProof/>
                <w:rPrChange w:id="207" w:author="盛周 强" w:date="2023-04-20T16:34:00Z">
                  <w:rPr>
                    <w:rStyle w:val="af7"/>
                    <w:noProof/>
                  </w:rPr>
                </w:rPrChange>
              </w:rPr>
              <w:delText>的不等式解</w:delText>
            </w:r>
            <w:r w:rsidDel="006F258E">
              <w:rPr>
                <w:noProof/>
              </w:rPr>
              <w:tab/>
            </w:r>
            <w:r w:rsidR="00186E3C" w:rsidDel="006F258E">
              <w:rPr>
                <w:noProof/>
              </w:rPr>
              <w:delText>6</w:delText>
            </w:r>
          </w:del>
        </w:p>
        <w:p w14:paraId="11D79A0A" w14:textId="6A3D894C" w:rsidR="0071366A" w:rsidDel="006F258E" w:rsidRDefault="00000000" w:rsidP="0014210A">
          <w:pPr>
            <w:pStyle w:val="TOC3"/>
            <w:tabs>
              <w:tab w:val="right" w:leader="dot" w:pos="8494"/>
            </w:tabs>
            <w:ind w:left="840" w:firstLineChars="0" w:firstLine="0"/>
            <w:rPr>
              <w:del w:id="208" w:author="盛周 强" w:date="2023-04-20T16:34:00Z"/>
              <w:rFonts w:asciiTheme="minorHAnsi" w:eastAsiaTheme="minorEastAsia" w:hAnsiTheme="minorHAnsi"/>
              <w:noProof/>
              <w:color w:val="auto"/>
            </w:rPr>
            <w:pPrChange w:id="209" w:author="盛周 强" w:date="2023-04-20T16:38:00Z">
              <w:pPr>
                <w:pStyle w:val="TOC3"/>
                <w:tabs>
                  <w:tab w:val="right" w:leader="dot" w:pos="8494"/>
                </w:tabs>
                <w:ind w:left="840" w:firstLine="420"/>
              </w:pPr>
            </w:pPrChange>
          </w:pPr>
          <w:del w:id="210" w:author="盛周 强" w:date="2023-04-20T16:34:00Z">
            <w:r w:rsidRPr="006F258E" w:rsidDel="006F258E">
              <w:rPr>
                <w:noProof/>
                <w:rPrChange w:id="211" w:author="盛周 强" w:date="2023-04-20T16:34:00Z">
                  <w:rPr>
                    <w:rStyle w:val="af7"/>
                    <w:noProof/>
                  </w:rPr>
                </w:rPrChange>
              </w:rPr>
              <w:delText xml:space="preserve">3.3.1 </w:delText>
            </w:r>
            <w:r w:rsidRPr="006F258E" w:rsidDel="006F258E">
              <w:rPr>
                <w:noProof/>
                <w:rPrChange w:id="212" w:author="盛周 强" w:date="2023-04-20T16:34:00Z">
                  <w:rPr>
                    <w:rStyle w:val="af7"/>
                    <w:noProof/>
                  </w:rPr>
                </w:rPrChange>
              </w:rPr>
              <w:delText>合成信号</w:delText>
            </w:r>
            <w:r w:rsidDel="006F258E">
              <w:rPr>
                <w:noProof/>
              </w:rPr>
              <w:delText xml:space="preserve">                                                     </w:delText>
            </w:r>
            <w:r w:rsidR="00186E3C" w:rsidDel="006F258E">
              <w:rPr>
                <w:noProof/>
              </w:rPr>
              <w:delText>6</w:delText>
            </w:r>
          </w:del>
        </w:p>
        <w:p w14:paraId="173D3BAA" w14:textId="43CB9DDF" w:rsidR="0071366A" w:rsidDel="006F258E" w:rsidRDefault="00000000" w:rsidP="0014210A">
          <w:pPr>
            <w:pStyle w:val="TOC3"/>
            <w:tabs>
              <w:tab w:val="right" w:leader="dot" w:pos="8494"/>
            </w:tabs>
            <w:ind w:left="840" w:firstLineChars="0" w:firstLine="0"/>
            <w:rPr>
              <w:del w:id="213" w:author="盛周 强" w:date="2023-04-20T16:34:00Z"/>
              <w:rFonts w:asciiTheme="minorHAnsi" w:eastAsiaTheme="minorEastAsia" w:hAnsiTheme="minorHAnsi"/>
              <w:noProof/>
              <w:color w:val="auto"/>
            </w:rPr>
            <w:pPrChange w:id="214" w:author="盛周 强" w:date="2023-04-20T16:38:00Z">
              <w:pPr>
                <w:pStyle w:val="TOC3"/>
                <w:tabs>
                  <w:tab w:val="right" w:leader="dot" w:pos="8494"/>
                </w:tabs>
                <w:ind w:left="840" w:firstLine="420"/>
              </w:pPr>
            </w:pPrChange>
          </w:pPr>
          <w:del w:id="215" w:author="盛周 强" w:date="2023-04-20T16:34:00Z">
            <w:r w:rsidRPr="006F258E" w:rsidDel="006F258E">
              <w:rPr>
                <w:noProof/>
                <w:rPrChange w:id="216" w:author="盛周 强" w:date="2023-04-20T16:34:00Z">
                  <w:rPr>
                    <w:rStyle w:val="af7"/>
                    <w:noProof/>
                  </w:rPr>
                </w:rPrChange>
              </w:rPr>
              <w:delText xml:space="preserve">3.3.2 </w:delText>
            </w:r>
            <w:r w:rsidRPr="006F258E" w:rsidDel="006F258E">
              <w:rPr>
                <w:noProof/>
                <w:rPrChange w:id="217" w:author="盛周 强" w:date="2023-04-20T16:34:00Z">
                  <w:rPr>
                    <w:rStyle w:val="af7"/>
                    <w:noProof/>
                  </w:rPr>
                </w:rPrChange>
              </w:rPr>
              <w:delText>真实世界信号</w:delText>
            </w:r>
            <w:r w:rsidDel="006F258E">
              <w:rPr>
                <w:noProof/>
              </w:rPr>
              <w:delText xml:space="preserve">                                                 </w:delText>
            </w:r>
            <w:r w:rsidR="00186E3C" w:rsidDel="006F258E">
              <w:rPr>
                <w:noProof/>
              </w:rPr>
              <w:delText>6</w:delText>
            </w:r>
          </w:del>
        </w:p>
        <w:p w14:paraId="2326ADEB" w14:textId="31CEFD17" w:rsidR="0071366A" w:rsidDel="006F258E" w:rsidRDefault="00000000" w:rsidP="0014210A">
          <w:pPr>
            <w:pStyle w:val="TOC1"/>
            <w:ind w:firstLineChars="0" w:firstLine="0"/>
            <w:rPr>
              <w:del w:id="218" w:author="盛周 强" w:date="2023-04-20T16:34:00Z"/>
              <w:rFonts w:asciiTheme="minorHAnsi" w:eastAsiaTheme="minorEastAsia" w:hAnsiTheme="minorHAnsi" w:cstheme="minorBidi"/>
              <w:noProof/>
              <w:color w:val="auto"/>
              <w:sz w:val="21"/>
              <w:szCs w:val="22"/>
            </w:rPr>
            <w:pPrChange w:id="219" w:author="盛周 强" w:date="2023-04-20T16:38:00Z">
              <w:pPr>
                <w:pStyle w:val="TOC1"/>
                <w:ind w:firstLine="560"/>
              </w:pPr>
            </w:pPrChange>
          </w:pPr>
          <w:del w:id="220" w:author="盛周 强" w:date="2023-04-20T16:34:00Z">
            <w:r w:rsidRPr="006F258E" w:rsidDel="006F258E">
              <w:rPr>
                <w:noProof/>
                <w:rPrChange w:id="221" w:author="盛周 强" w:date="2023-04-20T16:34:00Z">
                  <w:rPr>
                    <w:rStyle w:val="af7"/>
                    <w:noProof/>
                  </w:rPr>
                </w:rPrChange>
              </w:rPr>
              <w:delText xml:space="preserve">4. </w:delText>
            </w:r>
            <w:r w:rsidRPr="006F258E" w:rsidDel="006F258E">
              <w:rPr>
                <w:noProof/>
                <w:rPrChange w:id="222" w:author="盛周 强" w:date="2023-04-20T16:34:00Z">
                  <w:rPr>
                    <w:rStyle w:val="af7"/>
                    <w:noProof/>
                  </w:rPr>
                </w:rPrChange>
              </w:rPr>
              <w:delText>对含噪</w:delText>
            </w:r>
            <w:r w:rsidRPr="006F258E" w:rsidDel="006F258E">
              <w:rPr>
                <w:noProof/>
                <w:rPrChange w:id="223" w:author="盛周 强" w:date="2023-04-20T16:34:00Z">
                  <w:rPr>
                    <w:rStyle w:val="af7"/>
                    <w:noProof/>
                  </w:rPr>
                </w:rPrChange>
              </w:rPr>
              <w:delText>LFM</w:delText>
            </w:r>
            <w:r w:rsidRPr="006F258E" w:rsidDel="006F258E">
              <w:rPr>
                <w:noProof/>
                <w:rPrChange w:id="224" w:author="盛周 强" w:date="2023-04-20T16:34:00Z">
                  <w:rPr>
                    <w:rStyle w:val="af7"/>
                    <w:noProof/>
                  </w:rPr>
                </w:rPrChange>
              </w:rPr>
              <w:delText>信号的不等式模型</w:delText>
            </w:r>
            <w:r w:rsidDel="006F258E">
              <w:rPr>
                <w:noProof/>
              </w:rPr>
              <w:tab/>
            </w:r>
            <w:r w:rsidR="00186E3C" w:rsidDel="006F258E">
              <w:rPr>
                <w:noProof/>
              </w:rPr>
              <w:delText>6</w:delText>
            </w:r>
          </w:del>
        </w:p>
        <w:p w14:paraId="1DEADCF3" w14:textId="647FEE7F" w:rsidR="0071366A" w:rsidDel="006F258E" w:rsidRDefault="00000000" w:rsidP="0014210A">
          <w:pPr>
            <w:pStyle w:val="TOC2"/>
            <w:ind w:left="420" w:firstLineChars="0" w:firstLine="0"/>
            <w:rPr>
              <w:del w:id="225" w:author="盛周 强" w:date="2023-04-20T16:34:00Z"/>
              <w:rFonts w:asciiTheme="minorHAnsi" w:eastAsiaTheme="minorEastAsia" w:hAnsiTheme="minorHAnsi"/>
              <w:noProof/>
              <w:color w:val="auto"/>
            </w:rPr>
            <w:pPrChange w:id="226" w:author="盛周 强" w:date="2023-04-20T16:38:00Z">
              <w:pPr>
                <w:pStyle w:val="TOC2"/>
                <w:ind w:left="420" w:firstLine="420"/>
              </w:pPr>
            </w:pPrChange>
          </w:pPr>
          <w:del w:id="227" w:author="盛周 强" w:date="2023-04-20T16:34:00Z">
            <w:r w:rsidRPr="006F258E" w:rsidDel="006F258E">
              <w:rPr>
                <w:noProof/>
                <w:rPrChange w:id="228" w:author="盛周 强" w:date="2023-04-20T16:34:00Z">
                  <w:rPr>
                    <w:rStyle w:val="af7"/>
                    <w:noProof/>
                  </w:rPr>
                </w:rPrChange>
              </w:rPr>
              <w:delText xml:space="preserve">4.1 </w:delText>
            </w:r>
            <w:r w:rsidRPr="006F258E" w:rsidDel="006F258E">
              <w:rPr>
                <w:noProof/>
                <w:rPrChange w:id="229" w:author="盛周 强" w:date="2023-04-20T16:34:00Z">
                  <w:rPr>
                    <w:rStyle w:val="af7"/>
                    <w:noProof/>
                  </w:rPr>
                </w:rPrChange>
              </w:rPr>
              <w:delText>单分量</w:delText>
            </w:r>
            <w:r w:rsidRPr="006F258E" w:rsidDel="006F258E">
              <w:rPr>
                <w:noProof/>
                <w:rPrChange w:id="230" w:author="盛周 强" w:date="2023-04-20T16:34:00Z">
                  <w:rPr>
                    <w:rStyle w:val="af7"/>
                    <w:noProof/>
                  </w:rPr>
                </w:rPrChange>
              </w:rPr>
              <w:delText>LFM</w:delText>
            </w:r>
            <w:r w:rsidRPr="006F258E" w:rsidDel="006F258E">
              <w:rPr>
                <w:noProof/>
                <w:rPrChange w:id="231" w:author="盛周 强" w:date="2023-04-20T16:34:00Z">
                  <w:rPr>
                    <w:rStyle w:val="af7"/>
                    <w:noProof/>
                  </w:rPr>
                </w:rPrChange>
              </w:rPr>
              <w:delText>信号的</w:delText>
            </w:r>
            <w:r w:rsidRPr="006F258E" w:rsidDel="006F258E">
              <w:rPr>
                <w:noProof/>
                <w:rPrChange w:id="232" w:author="盛周 强" w:date="2023-04-20T16:34:00Z">
                  <w:rPr>
                    <w:rStyle w:val="af7"/>
                    <w:noProof/>
                  </w:rPr>
                </w:rPrChange>
              </w:rPr>
              <w:delText>ICFWD</w:delText>
            </w:r>
            <w:r w:rsidDel="006F258E">
              <w:rPr>
                <w:noProof/>
              </w:rPr>
              <w:tab/>
            </w:r>
            <w:r w:rsidR="00186E3C" w:rsidDel="006F258E">
              <w:rPr>
                <w:noProof/>
              </w:rPr>
              <w:delText>7</w:delText>
            </w:r>
          </w:del>
        </w:p>
        <w:p w14:paraId="562B222E" w14:textId="4862AEF2" w:rsidR="0071366A" w:rsidDel="006F258E" w:rsidRDefault="00000000" w:rsidP="0014210A">
          <w:pPr>
            <w:pStyle w:val="TOC2"/>
            <w:ind w:left="420" w:firstLineChars="0" w:firstLine="0"/>
            <w:rPr>
              <w:del w:id="233" w:author="盛周 强" w:date="2023-04-20T16:34:00Z"/>
              <w:rFonts w:asciiTheme="minorHAnsi" w:eastAsiaTheme="minorEastAsia" w:hAnsiTheme="minorHAnsi"/>
              <w:noProof/>
              <w:color w:val="auto"/>
            </w:rPr>
            <w:pPrChange w:id="234" w:author="盛周 强" w:date="2023-04-20T16:38:00Z">
              <w:pPr>
                <w:pStyle w:val="TOC2"/>
                <w:ind w:left="420" w:firstLine="420"/>
              </w:pPr>
            </w:pPrChange>
          </w:pPr>
          <w:del w:id="235" w:author="盛周 强" w:date="2023-04-20T16:34:00Z">
            <w:r w:rsidRPr="006F258E" w:rsidDel="006F258E">
              <w:rPr>
                <w:noProof/>
                <w:rPrChange w:id="236" w:author="盛周 强" w:date="2023-04-20T16:34:00Z">
                  <w:rPr>
                    <w:rStyle w:val="af7"/>
                    <w:noProof/>
                  </w:rPr>
                </w:rPrChange>
              </w:rPr>
              <w:delText xml:space="preserve">4.2 </w:delText>
            </w:r>
            <w:r w:rsidRPr="006F258E" w:rsidDel="006F258E">
              <w:rPr>
                <w:noProof/>
                <w:rPrChange w:id="237" w:author="盛周 强" w:date="2023-04-20T16:34:00Z">
                  <w:rPr>
                    <w:rStyle w:val="af7"/>
                    <w:noProof/>
                  </w:rPr>
                </w:rPrChange>
              </w:rPr>
              <w:delText>双分量</w:delText>
            </w:r>
            <w:r w:rsidRPr="006F258E" w:rsidDel="006F258E">
              <w:rPr>
                <w:noProof/>
                <w:rPrChange w:id="238" w:author="盛周 强" w:date="2023-04-20T16:34:00Z">
                  <w:rPr>
                    <w:rStyle w:val="af7"/>
                    <w:noProof/>
                  </w:rPr>
                </w:rPrChange>
              </w:rPr>
              <w:delText>LFM</w:delText>
            </w:r>
            <w:r w:rsidRPr="006F258E" w:rsidDel="006F258E">
              <w:rPr>
                <w:noProof/>
                <w:rPrChange w:id="239" w:author="盛周 强" w:date="2023-04-20T16:34:00Z">
                  <w:rPr>
                    <w:rStyle w:val="af7"/>
                    <w:noProof/>
                  </w:rPr>
                </w:rPrChange>
              </w:rPr>
              <w:delText>信号的</w:delText>
            </w:r>
            <w:r w:rsidRPr="006F258E" w:rsidDel="006F258E">
              <w:rPr>
                <w:noProof/>
                <w:rPrChange w:id="240" w:author="盛周 强" w:date="2023-04-20T16:34:00Z">
                  <w:rPr>
                    <w:rStyle w:val="af7"/>
                    <w:noProof/>
                  </w:rPr>
                </w:rPrChange>
              </w:rPr>
              <w:delText>ICFWD</w:delText>
            </w:r>
            <w:r w:rsidDel="006F258E">
              <w:rPr>
                <w:noProof/>
              </w:rPr>
              <w:tab/>
            </w:r>
            <w:r w:rsidR="00186E3C" w:rsidDel="006F258E">
              <w:rPr>
                <w:noProof/>
              </w:rPr>
              <w:delText>7</w:delText>
            </w:r>
          </w:del>
        </w:p>
        <w:p w14:paraId="4FCB18A0" w14:textId="73AF117E" w:rsidR="0071366A" w:rsidDel="006F258E" w:rsidRDefault="00000000" w:rsidP="0014210A">
          <w:pPr>
            <w:pStyle w:val="TOC2"/>
            <w:ind w:left="420" w:firstLineChars="0" w:firstLine="0"/>
            <w:rPr>
              <w:del w:id="241" w:author="盛周 强" w:date="2023-04-20T16:34:00Z"/>
              <w:rFonts w:asciiTheme="minorHAnsi" w:eastAsiaTheme="minorEastAsia" w:hAnsiTheme="minorHAnsi"/>
              <w:noProof/>
              <w:color w:val="auto"/>
            </w:rPr>
            <w:pPrChange w:id="242" w:author="盛周 强" w:date="2023-04-20T16:38:00Z">
              <w:pPr>
                <w:pStyle w:val="TOC2"/>
                <w:ind w:left="420" w:firstLine="420"/>
              </w:pPr>
            </w:pPrChange>
          </w:pPr>
          <w:del w:id="243" w:author="盛周 强" w:date="2023-04-20T16:34:00Z">
            <w:r w:rsidRPr="006F258E" w:rsidDel="006F258E">
              <w:rPr>
                <w:noProof/>
                <w:rPrChange w:id="244" w:author="盛周 强" w:date="2023-04-20T16:34:00Z">
                  <w:rPr>
                    <w:rStyle w:val="af7"/>
                    <w:noProof/>
                  </w:rPr>
                </w:rPrChange>
              </w:rPr>
              <w:delText xml:space="preserve">4.3 </w:delText>
            </w:r>
            <w:r w:rsidRPr="006F258E" w:rsidDel="006F258E">
              <w:rPr>
                <w:noProof/>
                <w:rPrChange w:id="245" w:author="盛周 强" w:date="2023-04-20T16:34:00Z">
                  <w:rPr>
                    <w:rStyle w:val="af7"/>
                    <w:noProof/>
                  </w:rPr>
                </w:rPrChange>
              </w:rPr>
              <w:delText>平稳零期望噪声的</w:delText>
            </w:r>
            <w:r w:rsidRPr="006F258E" w:rsidDel="006F258E">
              <w:rPr>
                <w:noProof/>
                <w:rPrChange w:id="246" w:author="盛周 强" w:date="2023-04-20T16:34:00Z">
                  <w:rPr>
                    <w:rStyle w:val="af7"/>
                    <w:noProof/>
                  </w:rPr>
                </w:rPrChange>
              </w:rPr>
              <w:delText>ICFWD</w:delText>
            </w:r>
            <w:r w:rsidDel="006F258E">
              <w:rPr>
                <w:noProof/>
              </w:rPr>
              <w:tab/>
            </w:r>
            <w:r w:rsidR="00186E3C" w:rsidDel="006F258E">
              <w:rPr>
                <w:noProof/>
              </w:rPr>
              <w:delText>9</w:delText>
            </w:r>
          </w:del>
        </w:p>
        <w:p w14:paraId="3D7C8AC4" w14:textId="09D84BE3" w:rsidR="0071366A" w:rsidDel="006F258E" w:rsidRDefault="00000000" w:rsidP="0014210A">
          <w:pPr>
            <w:pStyle w:val="TOC2"/>
            <w:ind w:left="420" w:firstLineChars="0" w:firstLine="0"/>
            <w:rPr>
              <w:del w:id="247" w:author="盛周 强" w:date="2023-04-20T16:34:00Z"/>
              <w:rFonts w:asciiTheme="minorHAnsi" w:eastAsiaTheme="minorEastAsia" w:hAnsiTheme="minorHAnsi"/>
              <w:noProof/>
              <w:color w:val="auto"/>
            </w:rPr>
            <w:pPrChange w:id="248" w:author="盛周 强" w:date="2023-04-20T16:38:00Z">
              <w:pPr>
                <w:pStyle w:val="TOC2"/>
                <w:ind w:left="420" w:firstLine="420"/>
              </w:pPr>
            </w:pPrChange>
          </w:pPr>
          <w:del w:id="249" w:author="盛周 强" w:date="2023-04-20T16:34:00Z">
            <w:r w:rsidRPr="006F258E" w:rsidDel="006F258E">
              <w:rPr>
                <w:noProof/>
                <w:rPrChange w:id="250" w:author="盛周 强" w:date="2023-04-20T16:34:00Z">
                  <w:rPr>
                    <w:rStyle w:val="af7"/>
                    <w:noProof/>
                  </w:rPr>
                </w:rPrChange>
              </w:rPr>
              <w:delText xml:space="preserve">4.4 </w:delText>
            </w:r>
            <w:r w:rsidRPr="006F258E" w:rsidDel="006F258E">
              <w:rPr>
                <w:noProof/>
                <w:rPrChange w:id="251" w:author="盛周 强" w:date="2023-04-20T16:34:00Z">
                  <w:rPr>
                    <w:rStyle w:val="af7"/>
                    <w:noProof/>
                  </w:rPr>
                </w:rPrChange>
              </w:rPr>
              <w:delText>不等式解</w:delText>
            </w:r>
            <w:r w:rsidDel="006F258E">
              <w:rPr>
                <w:noProof/>
              </w:rPr>
              <w:tab/>
            </w:r>
            <w:r w:rsidR="00186E3C" w:rsidDel="006F258E">
              <w:rPr>
                <w:noProof/>
              </w:rPr>
              <w:delText>9</w:delText>
            </w:r>
          </w:del>
        </w:p>
        <w:p w14:paraId="6DE45678" w14:textId="4BB5E91C" w:rsidR="0071366A" w:rsidDel="006F258E" w:rsidRDefault="00000000" w:rsidP="0014210A">
          <w:pPr>
            <w:pStyle w:val="TOC3"/>
            <w:tabs>
              <w:tab w:val="right" w:leader="dot" w:pos="8494"/>
            </w:tabs>
            <w:ind w:left="840" w:firstLineChars="0" w:firstLine="0"/>
            <w:rPr>
              <w:del w:id="252" w:author="盛周 强" w:date="2023-04-20T16:34:00Z"/>
              <w:rFonts w:asciiTheme="minorHAnsi" w:eastAsiaTheme="minorEastAsia" w:hAnsiTheme="minorHAnsi"/>
              <w:noProof/>
              <w:color w:val="auto"/>
            </w:rPr>
            <w:pPrChange w:id="253" w:author="盛周 强" w:date="2023-04-20T16:38:00Z">
              <w:pPr>
                <w:pStyle w:val="TOC3"/>
                <w:tabs>
                  <w:tab w:val="right" w:leader="dot" w:pos="8494"/>
                </w:tabs>
                <w:ind w:left="840" w:firstLine="420"/>
              </w:pPr>
            </w:pPrChange>
          </w:pPr>
          <w:del w:id="254" w:author="盛周 强" w:date="2023-04-20T16:34:00Z">
            <w:r w:rsidRPr="006F258E" w:rsidDel="006F258E">
              <w:rPr>
                <w:noProof/>
                <w:rPrChange w:id="255" w:author="盛周 强" w:date="2023-04-20T16:34:00Z">
                  <w:rPr>
                    <w:rStyle w:val="af7"/>
                    <w:noProof/>
                  </w:rPr>
                </w:rPrChange>
              </w:rPr>
              <w:delText xml:space="preserve">4.4.1 </w:delText>
            </w:r>
            <w:r w:rsidRPr="006F258E" w:rsidDel="006F258E">
              <w:rPr>
                <w:noProof/>
                <w:rPrChange w:id="256" w:author="盛周 强" w:date="2023-04-20T16:34:00Z">
                  <w:rPr>
                    <w:rStyle w:val="af7"/>
                    <w:noProof/>
                  </w:rPr>
                </w:rPrChange>
              </w:rPr>
              <w:delText>单分量情形</w:delText>
            </w:r>
            <w:r w:rsidDel="006F258E">
              <w:rPr>
                <w:noProof/>
              </w:rPr>
              <w:delText xml:space="preserve">                                                   </w:delText>
            </w:r>
            <w:r w:rsidR="00186E3C" w:rsidDel="006F258E">
              <w:rPr>
                <w:noProof/>
              </w:rPr>
              <w:delText>9</w:delText>
            </w:r>
          </w:del>
        </w:p>
        <w:p w14:paraId="6BD62E8E" w14:textId="1D029172" w:rsidR="0071366A" w:rsidDel="006F258E" w:rsidRDefault="00000000" w:rsidP="0014210A">
          <w:pPr>
            <w:pStyle w:val="TOC3"/>
            <w:tabs>
              <w:tab w:val="right" w:leader="dot" w:pos="8494"/>
            </w:tabs>
            <w:ind w:left="840" w:firstLineChars="0" w:firstLine="0"/>
            <w:rPr>
              <w:del w:id="257" w:author="盛周 强" w:date="2023-04-20T16:34:00Z"/>
              <w:rFonts w:asciiTheme="minorHAnsi" w:eastAsiaTheme="minorEastAsia" w:hAnsiTheme="minorHAnsi"/>
              <w:noProof/>
              <w:color w:val="auto"/>
            </w:rPr>
            <w:pPrChange w:id="258" w:author="盛周 强" w:date="2023-04-20T16:38:00Z">
              <w:pPr>
                <w:pStyle w:val="TOC3"/>
                <w:tabs>
                  <w:tab w:val="right" w:leader="dot" w:pos="8494"/>
                </w:tabs>
                <w:ind w:left="840" w:firstLine="420"/>
              </w:pPr>
            </w:pPrChange>
          </w:pPr>
          <w:del w:id="259" w:author="盛周 强" w:date="2023-04-20T16:34:00Z">
            <w:r w:rsidRPr="006F258E" w:rsidDel="006F258E">
              <w:rPr>
                <w:noProof/>
                <w:rPrChange w:id="260" w:author="盛周 强" w:date="2023-04-20T16:34:00Z">
                  <w:rPr>
                    <w:rStyle w:val="af7"/>
                    <w:noProof/>
                  </w:rPr>
                </w:rPrChange>
              </w:rPr>
              <w:delText xml:space="preserve">4.4.2 </w:delText>
            </w:r>
            <w:r w:rsidRPr="006F258E" w:rsidDel="006F258E">
              <w:rPr>
                <w:noProof/>
                <w:rPrChange w:id="261" w:author="盛周 强" w:date="2023-04-20T16:34:00Z">
                  <w:rPr>
                    <w:rStyle w:val="af7"/>
                    <w:noProof/>
                  </w:rPr>
                </w:rPrChange>
              </w:rPr>
              <w:delText>双分量情形</w:delText>
            </w:r>
            <w:r w:rsidDel="006F258E">
              <w:rPr>
                <w:noProof/>
              </w:rPr>
              <w:delText xml:space="preserve">                                                  </w:delText>
            </w:r>
            <w:r w:rsidR="00186E3C" w:rsidDel="006F258E">
              <w:rPr>
                <w:noProof/>
              </w:rPr>
              <w:delText>10</w:delText>
            </w:r>
          </w:del>
        </w:p>
        <w:p w14:paraId="12C4EC42" w14:textId="6288A049" w:rsidR="0071366A" w:rsidDel="006F258E" w:rsidRDefault="00000000" w:rsidP="0014210A">
          <w:pPr>
            <w:pStyle w:val="TOC1"/>
            <w:ind w:firstLineChars="0" w:firstLine="0"/>
            <w:rPr>
              <w:del w:id="262" w:author="盛周 强" w:date="2023-04-20T16:34:00Z"/>
              <w:rFonts w:asciiTheme="minorHAnsi" w:eastAsiaTheme="minorEastAsia" w:hAnsiTheme="minorHAnsi" w:cstheme="minorBidi"/>
              <w:noProof/>
              <w:color w:val="auto"/>
              <w:sz w:val="21"/>
              <w:szCs w:val="22"/>
            </w:rPr>
            <w:pPrChange w:id="263" w:author="盛周 强" w:date="2023-04-20T16:38:00Z">
              <w:pPr>
                <w:pStyle w:val="TOC1"/>
                <w:ind w:firstLine="560"/>
              </w:pPr>
            </w:pPrChange>
          </w:pPr>
          <w:del w:id="264" w:author="盛周 强" w:date="2023-04-20T16:34:00Z">
            <w:r w:rsidRPr="006F258E" w:rsidDel="006F258E">
              <w:rPr>
                <w:noProof/>
                <w:rPrChange w:id="265" w:author="盛周 强" w:date="2023-04-20T16:34:00Z">
                  <w:rPr>
                    <w:rStyle w:val="af7"/>
                    <w:noProof/>
                  </w:rPr>
                </w:rPrChange>
              </w:rPr>
              <w:delText xml:space="preserve">5. </w:delText>
            </w:r>
            <w:r w:rsidRPr="006F258E" w:rsidDel="006F258E">
              <w:rPr>
                <w:noProof/>
                <w:rPrChange w:id="266" w:author="盛周 强" w:date="2023-04-20T16:34:00Z">
                  <w:rPr>
                    <w:rStyle w:val="af7"/>
                    <w:noProof/>
                  </w:rPr>
                </w:rPrChange>
              </w:rPr>
              <w:delText>仿真模拟结果和讨论</w:delText>
            </w:r>
            <w:r w:rsidDel="006F258E">
              <w:rPr>
                <w:noProof/>
              </w:rPr>
              <w:tab/>
            </w:r>
            <w:r w:rsidR="00186E3C" w:rsidDel="006F258E">
              <w:rPr>
                <w:noProof/>
              </w:rPr>
              <w:delText>11</w:delText>
            </w:r>
          </w:del>
        </w:p>
        <w:p w14:paraId="27A85E65" w14:textId="6620DA28" w:rsidR="0071366A" w:rsidDel="006F258E" w:rsidRDefault="00000000" w:rsidP="0014210A">
          <w:pPr>
            <w:pStyle w:val="TOC1"/>
            <w:ind w:firstLineChars="0" w:firstLine="0"/>
            <w:rPr>
              <w:del w:id="267" w:author="盛周 强" w:date="2023-04-20T16:34:00Z"/>
              <w:rFonts w:asciiTheme="minorHAnsi" w:eastAsiaTheme="minorEastAsia" w:hAnsiTheme="minorHAnsi" w:cstheme="minorBidi"/>
              <w:noProof/>
              <w:color w:val="auto"/>
              <w:sz w:val="21"/>
              <w:szCs w:val="22"/>
            </w:rPr>
            <w:pPrChange w:id="268" w:author="盛周 强" w:date="2023-04-20T16:38:00Z">
              <w:pPr>
                <w:pStyle w:val="TOC1"/>
                <w:ind w:firstLine="560"/>
              </w:pPr>
            </w:pPrChange>
          </w:pPr>
          <w:del w:id="269" w:author="盛周 强" w:date="2023-04-20T16:34:00Z">
            <w:r w:rsidRPr="006F258E" w:rsidDel="006F258E">
              <w:rPr>
                <w:noProof/>
                <w:rPrChange w:id="270" w:author="盛周 强" w:date="2023-04-20T16:34:00Z">
                  <w:rPr>
                    <w:rStyle w:val="af7"/>
                    <w:noProof/>
                  </w:rPr>
                </w:rPrChange>
              </w:rPr>
              <w:delText xml:space="preserve">6 </w:delText>
            </w:r>
            <w:r w:rsidRPr="006F258E" w:rsidDel="006F258E">
              <w:rPr>
                <w:noProof/>
                <w:rPrChange w:id="271" w:author="盛周 强" w:date="2023-04-20T16:34:00Z">
                  <w:rPr>
                    <w:rStyle w:val="af7"/>
                    <w:noProof/>
                  </w:rPr>
                </w:rPrChange>
              </w:rPr>
              <w:delText>结论</w:delText>
            </w:r>
            <w:r w:rsidDel="006F258E">
              <w:rPr>
                <w:noProof/>
              </w:rPr>
              <w:tab/>
            </w:r>
            <w:r w:rsidR="00186E3C" w:rsidDel="006F258E">
              <w:rPr>
                <w:noProof/>
              </w:rPr>
              <w:delText>22</w:delText>
            </w:r>
          </w:del>
        </w:p>
        <w:p w14:paraId="013A07EF" w14:textId="6800CBCA" w:rsidR="0071366A" w:rsidDel="006F258E" w:rsidRDefault="00000000" w:rsidP="0014210A">
          <w:pPr>
            <w:pStyle w:val="TOC1"/>
            <w:ind w:firstLineChars="0" w:firstLine="0"/>
            <w:rPr>
              <w:del w:id="272" w:author="盛周 强" w:date="2023-04-20T16:34:00Z"/>
              <w:rFonts w:asciiTheme="minorHAnsi" w:eastAsiaTheme="minorEastAsia" w:hAnsiTheme="minorHAnsi" w:cstheme="minorBidi"/>
              <w:noProof/>
              <w:color w:val="auto"/>
              <w:sz w:val="21"/>
              <w:szCs w:val="22"/>
            </w:rPr>
            <w:pPrChange w:id="273" w:author="盛周 强" w:date="2023-04-20T16:38:00Z">
              <w:pPr>
                <w:pStyle w:val="TOC1"/>
                <w:ind w:firstLine="560"/>
              </w:pPr>
            </w:pPrChange>
          </w:pPr>
          <w:del w:id="274" w:author="盛周 强" w:date="2023-04-20T16:34:00Z">
            <w:r w:rsidRPr="006F258E" w:rsidDel="006F258E">
              <w:rPr>
                <w:noProof/>
                <w:rPrChange w:id="275" w:author="盛周 强" w:date="2023-04-20T16:34:00Z">
                  <w:rPr>
                    <w:rStyle w:val="af7"/>
                    <w:noProof/>
                  </w:rPr>
                </w:rPrChange>
              </w:rPr>
              <w:delText>附录</w:delText>
            </w:r>
            <w:r w:rsidDel="006F258E">
              <w:rPr>
                <w:noProof/>
              </w:rPr>
              <w:tab/>
            </w:r>
            <w:r w:rsidR="00186E3C" w:rsidDel="006F258E">
              <w:rPr>
                <w:noProof/>
              </w:rPr>
              <w:delText>22</w:delText>
            </w:r>
          </w:del>
        </w:p>
        <w:p w14:paraId="2A4F1AFE" w14:textId="09C57EF8" w:rsidR="0071366A" w:rsidDel="006F258E" w:rsidRDefault="00000000" w:rsidP="0014210A">
          <w:pPr>
            <w:pStyle w:val="TOC1"/>
            <w:ind w:firstLineChars="0" w:firstLine="0"/>
            <w:rPr>
              <w:del w:id="276" w:author="盛周 强" w:date="2023-04-20T16:34:00Z"/>
              <w:rFonts w:asciiTheme="minorHAnsi" w:eastAsiaTheme="minorEastAsia" w:hAnsiTheme="minorHAnsi" w:cstheme="minorBidi"/>
              <w:noProof/>
              <w:color w:val="auto"/>
              <w:sz w:val="21"/>
              <w:szCs w:val="22"/>
            </w:rPr>
            <w:pPrChange w:id="277" w:author="盛周 强" w:date="2023-04-20T16:38:00Z">
              <w:pPr>
                <w:pStyle w:val="TOC1"/>
                <w:ind w:firstLine="560"/>
              </w:pPr>
            </w:pPrChange>
          </w:pPr>
          <w:del w:id="278" w:author="盛周 强" w:date="2023-04-20T16:34:00Z">
            <w:r w:rsidRPr="006F258E" w:rsidDel="006F258E">
              <w:rPr>
                <w:noProof/>
                <w:rPrChange w:id="279" w:author="盛周 强" w:date="2023-04-20T16:34:00Z">
                  <w:rPr>
                    <w:rStyle w:val="af7"/>
                    <w:noProof/>
                  </w:rPr>
                </w:rPrChange>
              </w:rPr>
              <w:delText>参考文献</w:delText>
            </w:r>
            <w:r w:rsidDel="006F258E">
              <w:rPr>
                <w:noProof/>
              </w:rPr>
              <w:tab/>
            </w:r>
            <w:r w:rsidR="00186E3C" w:rsidDel="006F258E">
              <w:rPr>
                <w:noProof/>
              </w:rPr>
              <w:delText>24</w:delText>
            </w:r>
          </w:del>
        </w:p>
        <w:p w14:paraId="37CB3A79" w14:textId="40BDEB45" w:rsidR="0071366A" w:rsidDel="006F258E" w:rsidRDefault="00000000" w:rsidP="0014210A">
          <w:pPr>
            <w:pStyle w:val="TOC1"/>
            <w:ind w:firstLineChars="0" w:firstLine="0"/>
            <w:rPr>
              <w:del w:id="280" w:author="盛周 强" w:date="2023-04-20T16:34:00Z"/>
              <w:rFonts w:asciiTheme="minorHAnsi" w:eastAsiaTheme="minorEastAsia" w:hAnsiTheme="minorHAnsi" w:cstheme="minorBidi"/>
              <w:noProof/>
              <w:color w:val="auto"/>
              <w:sz w:val="21"/>
              <w:szCs w:val="22"/>
            </w:rPr>
            <w:pPrChange w:id="281" w:author="盛周 强" w:date="2023-04-20T16:38:00Z">
              <w:pPr>
                <w:pStyle w:val="TOC1"/>
                <w:ind w:firstLine="560"/>
              </w:pPr>
            </w:pPrChange>
          </w:pPr>
          <w:del w:id="282" w:author="盛周 强" w:date="2023-04-20T16:34:00Z">
            <w:r w:rsidRPr="006F258E" w:rsidDel="006F258E">
              <w:rPr>
                <w:noProof/>
                <w:rPrChange w:id="283" w:author="盛周 强" w:date="2023-04-20T16:34:00Z">
                  <w:rPr>
                    <w:rStyle w:val="af7"/>
                    <w:noProof/>
                  </w:rPr>
                </w:rPrChange>
              </w:rPr>
              <w:delText>致谢</w:delText>
            </w:r>
            <w:r w:rsidDel="006F258E">
              <w:rPr>
                <w:noProof/>
              </w:rPr>
              <w:tab/>
            </w:r>
            <w:r w:rsidR="00186E3C" w:rsidDel="006F258E">
              <w:rPr>
                <w:noProof/>
              </w:rPr>
              <w:delText>28</w:delText>
            </w:r>
          </w:del>
        </w:p>
        <w:p w14:paraId="0A8EFBC8" w14:textId="77777777" w:rsidR="0071366A" w:rsidRDefault="00000000" w:rsidP="0014210A">
          <w:pPr>
            <w:ind w:firstLineChars="0" w:firstLine="0"/>
            <w:pPrChange w:id="284" w:author="盛周 强" w:date="2023-04-20T16:38:00Z">
              <w:pPr>
                <w:ind w:firstLine="422"/>
              </w:pPr>
            </w:pPrChange>
          </w:pPr>
          <w:r>
            <w:rPr>
              <w:b/>
              <w:bCs/>
            </w:rPr>
            <w:fldChar w:fldCharType="end"/>
          </w:r>
          <w:commentRangeEnd w:id="6"/>
          <w:r>
            <w:commentReference w:id="6"/>
          </w:r>
          <w:commentRangeEnd w:id="7"/>
          <w:r w:rsidR="00186E3C">
            <w:rPr>
              <w:rStyle w:val="aff"/>
            </w:rPr>
            <w:commentReference w:id="7"/>
          </w:r>
          <w:commentRangeEnd w:id="8"/>
          <w:r w:rsidR="00186E3C">
            <w:rPr>
              <w:rStyle w:val="aff"/>
            </w:rPr>
            <w:commentReference w:id="8"/>
          </w:r>
        </w:p>
      </w:sdtContent>
    </w:sdt>
    <w:p w14:paraId="6B64F346" w14:textId="77777777" w:rsidR="0071366A" w:rsidRDefault="0071366A">
      <w:pPr>
        <w:ind w:firstLineChars="0" w:firstLine="0"/>
        <w:sectPr w:rsidR="0071366A">
          <w:pgSz w:w="11906" w:h="16838"/>
          <w:pgMar w:top="1418" w:right="1701" w:bottom="1418" w:left="1701" w:header="851" w:footer="992" w:gutter="0"/>
          <w:pgNumType w:fmt="upperRoman" w:start="1"/>
          <w:cols w:space="425"/>
          <w:docGrid w:type="lines" w:linePitch="312"/>
        </w:sectPr>
      </w:pPr>
    </w:p>
    <w:p w14:paraId="1AD5BCC4" w14:textId="77777777" w:rsidR="0071366A" w:rsidRDefault="00000000">
      <w:pPr>
        <w:pStyle w:val="af1"/>
      </w:pPr>
      <w:bookmarkStart w:id="285" w:name="_Toc131864220"/>
      <w:bookmarkStart w:id="286" w:name="_Toc132900905"/>
      <w:bookmarkStart w:id="287" w:name="_Toc132901052"/>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285"/>
      <w:bookmarkEnd w:id="286"/>
      <w:bookmarkEnd w:id="287"/>
    </w:p>
    <w:p w14:paraId="14B77A41" w14:textId="77777777" w:rsidR="0071366A" w:rsidRDefault="0071366A">
      <w:pPr>
        <w:ind w:firstLine="420"/>
      </w:pPr>
    </w:p>
    <w:p w14:paraId="5DD9DB4A" w14:textId="77777777" w:rsidR="0071366A" w:rsidRDefault="00000000">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000000">
      <w:pPr>
        <w:ind w:firstLineChars="0" w:firstLine="0"/>
        <w:jc w:val="center"/>
        <w:rPr>
          <w:rFonts w:cs="Times New Roman"/>
          <w:bCs/>
          <w:sz w:val="18"/>
          <w:szCs w:val="18"/>
        </w:rPr>
      </w:pPr>
      <w:commentRangeStart w:id="288"/>
      <w:commentRangeStart w:id="289"/>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commentRangeEnd w:id="288"/>
      <w:r>
        <w:commentReference w:id="288"/>
      </w:r>
      <w:commentRangeEnd w:id="289"/>
      <w:r w:rsidR="00482FF7">
        <w:rPr>
          <w:rStyle w:val="aff"/>
        </w:rPr>
        <w:commentReference w:id="289"/>
      </w:r>
    </w:p>
    <w:p w14:paraId="5516348B" w14:textId="77777777" w:rsidR="0071366A" w:rsidRDefault="0071366A">
      <w:pPr>
        <w:ind w:firstLine="420"/>
        <w:jc w:val="center"/>
        <w:rPr>
          <w:rFonts w:cs="Times New Roman"/>
          <w:bCs/>
          <w:szCs w:val="21"/>
        </w:rPr>
      </w:pPr>
    </w:p>
    <w:p w14:paraId="4FEA91BC" w14:textId="6918EF1D" w:rsidR="0071366A" w:rsidRDefault="00000000">
      <w:pPr>
        <w:ind w:firstLineChars="0" w:firstLine="0"/>
        <w:rPr>
          <w:rFonts w:ascii="楷体" w:eastAsia="楷体" w:hAnsi="楷体"/>
        </w:rPr>
      </w:pPr>
      <w:bookmarkStart w:id="290" w:name="_Toc515613437"/>
      <w:bookmarkStart w:id="291" w:name="_Toc38988536"/>
      <w:bookmarkStart w:id="292" w:name="_Toc103082006"/>
      <w:bookmarkStart w:id="293" w:name="_Toc131864221"/>
      <w:bookmarkStart w:id="294" w:name="_Toc513705081"/>
      <w:bookmarkStart w:id="295" w:name="_Toc37882160"/>
      <w:bookmarkStart w:id="296" w:name="_Toc513705275"/>
      <w:bookmarkStart w:id="297" w:name="_Toc132900906"/>
      <w:bookmarkStart w:id="298" w:name="_Toc132901053"/>
      <w:r>
        <w:rPr>
          <w:rStyle w:val="10"/>
          <w:sz w:val="21"/>
          <w:szCs w:val="21"/>
        </w:rPr>
        <w:t>摘要</w:t>
      </w:r>
      <w:bookmarkEnd w:id="290"/>
      <w:bookmarkEnd w:id="291"/>
      <w:bookmarkEnd w:id="292"/>
      <w:bookmarkEnd w:id="293"/>
      <w:bookmarkEnd w:id="297"/>
      <w:bookmarkEnd w:id="298"/>
      <w:r>
        <w:rPr>
          <w:rFonts w:hint="eastAsia"/>
        </w:rPr>
        <w:t>：</w:t>
      </w:r>
      <w:bookmarkEnd w:id="294"/>
      <w:bookmarkEnd w:id="295"/>
      <w:bookmarkEnd w:id="296"/>
      <w:r>
        <w:rPr>
          <w:rFonts w:hint="eastAsia"/>
        </w:rPr>
        <w:t>线性正则变换</w:t>
      </w:r>
      <w:r w:rsidR="00482FF7">
        <w:t>(L</w:t>
      </w:r>
      <w:r>
        <w:t>inear Canonical Transform</w:t>
      </w:r>
      <w:ins w:id="299" w:author="盛周 强" w:date="2023-04-20T15:52:00Z">
        <w:r w:rsidR="00B84498">
          <w:rPr>
            <w:rFonts w:hint="eastAsia"/>
          </w:rPr>
          <w:t>,</w:t>
        </w:r>
        <w:r w:rsidR="00B84498">
          <w:t xml:space="preserve"> </w:t>
        </w:r>
      </w:ins>
      <w:del w:id="300" w:author="盛周 强" w:date="2023-04-20T15:52:00Z">
        <w:r w:rsidDel="00B84498">
          <w:rPr>
            <w:rFonts w:hint="eastAsia"/>
          </w:rPr>
          <w:delText>，</w:delText>
        </w:r>
      </w:del>
      <w:r>
        <w:rPr>
          <w:rFonts w:hint="eastAsia"/>
        </w:rPr>
        <w:t>LCT</w:t>
      </w:r>
      <w:r w:rsidR="00482FF7">
        <w:rPr>
          <w:rFonts w:hint="eastAsia"/>
        </w:rPr>
        <w:t>)</w:t>
      </w:r>
      <w:r>
        <w:rPr>
          <w:rFonts w:hint="eastAsia"/>
        </w:rPr>
        <w:t>是提高传统</w:t>
      </w:r>
      <w:r>
        <w:rPr>
          <w:rFonts w:hint="eastAsia"/>
        </w:rPr>
        <w:t>Wigner</w:t>
      </w:r>
      <w:r>
        <w:rPr>
          <w:rFonts w:hint="eastAsia"/>
        </w:rPr>
        <w:t>分布</w:t>
      </w:r>
      <w:ins w:id="301" w:author="盛周 强" w:date="2023-04-20T15:49:00Z">
        <w:r w:rsidR="000D5B6E">
          <w:t>(</w:t>
        </w:r>
      </w:ins>
      <w:del w:id="302" w:author="盛周 强" w:date="2023-04-20T15:49:00Z">
        <w:r w:rsidDel="000D5B6E">
          <w:rPr>
            <w:rFonts w:hint="eastAsia"/>
          </w:rPr>
          <w:delText>（</w:delText>
        </w:r>
      </w:del>
      <w:r>
        <w:t>Wigner Distribution</w:t>
      </w:r>
      <w:ins w:id="303" w:author="盛周 强" w:date="2023-04-20T15:49:00Z">
        <w:r w:rsidR="000D5B6E">
          <w:rPr>
            <w:rFonts w:hint="eastAsia"/>
          </w:rPr>
          <w:t>,</w:t>
        </w:r>
        <w:r w:rsidR="000D5B6E">
          <w:t xml:space="preserve"> </w:t>
        </w:r>
      </w:ins>
      <w:del w:id="304" w:author="盛周 强" w:date="2023-04-20T15:49:00Z">
        <w:r w:rsidDel="000D5B6E">
          <w:rPr>
            <w:rFonts w:hint="eastAsia"/>
          </w:rPr>
          <w:delText>，</w:delText>
        </w:r>
      </w:del>
      <w:r>
        <w:rPr>
          <w:rFonts w:hint="eastAsia"/>
        </w:rPr>
        <w:t>WD</w:t>
      </w:r>
      <w:ins w:id="305" w:author="盛周 强" w:date="2023-04-20T15:49:00Z">
        <w:r w:rsidR="000D5B6E">
          <w:rPr>
            <w:rFonts w:hint="eastAsia"/>
          </w:rPr>
          <w:t>）</w:t>
        </w:r>
      </w:ins>
      <w:del w:id="306" w:author="盛周 强" w:date="2023-04-20T15:49:00Z">
        <w:r w:rsidDel="000D5B6E">
          <w:rPr>
            <w:rFonts w:hint="eastAsia"/>
          </w:rPr>
          <w:delText>）</w:delText>
        </w:r>
      </w:del>
      <w:r>
        <w:rPr>
          <w:rFonts w:hint="eastAsia"/>
        </w:rPr>
        <w:t>检测精度的有力工具。然而，嵌入的</w:t>
      </w:r>
      <w:r>
        <w:rPr>
          <w:rFonts w:hint="eastAsia"/>
        </w:rPr>
        <w:t>LCT</w:t>
      </w:r>
      <w:r>
        <w:rPr>
          <w:rFonts w:hint="eastAsia"/>
        </w:rPr>
        <w:t>自由参数增加了计算复杂性。最近，</w:t>
      </w:r>
      <w:commentRangeStart w:id="307"/>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ins w:id="308" w:author="盛周 强" w:date="2023-04-20T15:49:00Z">
        <w:r w:rsidR="000D5B6E">
          <w:rPr>
            <w:rFonts w:hint="eastAsia"/>
          </w:rPr>
          <w:t>,</w:t>
        </w:r>
        <w:r w:rsidR="000D5B6E">
          <w:t xml:space="preserve"> </w:t>
        </w:r>
      </w:ins>
      <w:del w:id="309" w:author="盛周 强" w:date="2023-04-20T15:49:00Z">
        <w:r w:rsidDel="000D5B6E">
          <w:rPr>
            <w:rFonts w:hint="eastAsia"/>
          </w:rPr>
          <w:delText>，</w:delText>
        </w:r>
      </w:del>
      <w:r>
        <w:rPr>
          <w:rFonts w:hint="eastAsia"/>
        </w:rPr>
        <w:t>ICFWD</w:t>
      </w:r>
      <w:commentRangeEnd w:id="307"/>
      <w:r>
        <w:commentReference w:id="307"/>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ins w:id="310" w:author="盛周 强" w:date="2023-04-20T15:49:00Z">
        <w:r w:rsidR="000D5B6E">
          <w:t xml:space="preserve">, </w:t>
        </w:r>
      </w:ins>
      <w:del w:id="311" w:author="盛周 强" w:date="2023-04-20T15:49:00Z">
        <w:r w:rsidDel="000D5B6E">
          <w:rPr>
            <w:rFonts w:hint="eastAsia"/>
          </w:rPr>
          <w:delText>，</w:delText>
        </w:r>
      </w:del>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ins w:id="312" w:author="盛周 强" w:date="2023-04-20T15:49:00Z">
        <w:r w:rsidR="000D5B6E">
          <w:rPr>
            <w:rFonts w:hint="eastAsia"/>
          </w:rPr>
          <w:t>(</w:t>
        </w:r>
      </w:ins>
      <w:del w:id="313" w:author="盛周 强" w:date="2023-04-20T15:49:00Z">
        <w:r w:rsidDel="000D5B6E">
          <w:rPr>
            <w:rFonts w:hint="eastAsia"/>
          </w:rPr>
          <w:delText>（</w:delText>
        </w:r>
      </w:del>
      <w:r>
        <w:rPr>
          <w:rFonts w:hint="eastAsia"/>
        </w:rPr>
        <w:t>L</w:t>
      </w:r>
      <w:r>
        <w:t>inear Frequency-Modulated</w:t>
      </w:r>
      <w:ins w:id="314" w:author="盛周 强" w:date="2023-04-20T15:49:00Z">
        <w:r w:rsidR="000D5B6E">
          <w:rPr>
            <w:rFonts w:hint="eastAsia"/>
          </w:rPr>
          <w:t>,</w:t>
        </w:r>
        <w:r w:rsidR="000D5B6E">
          <w:t xml:space="preserve"> </w:t>
        </w:r>
      </w:ins>
      <w:del w:id="315" w:author="盛周 强" w:date="2023-04-20T15:49:00Z">
        <w:r w:rsidDel="000D5B6E">
          <w:rPr>
            <w:rFonts w:hint="eastAsia"/>
          </w:rPr>
          <w:delText>，</w:delText>
        </w:r>
      </w:del>
      <w:r>
        <w:rPr>
          <w:rFonts w:hint="eastAsia"/>
        </w:rPr>
        <w:t>LFM</w:t>
      </w:r>
      <w:ins w:id="316" w:author="盛周 强" w:date="2023-04-20T15:49:00Z">
        <w:r w:rsidR="000D5B6E">
          <w:rPr>
            <w:rFonts w:hint="eastAsia"/>
          </w:rPr>
          <w:t>）</w:t>
        </w:r>
      </w:ins>
      <w:del w:id="317" w:author="盛周 强" w:date="2023-04-20T15:49:00Z">
        <w:r w:rsidDel="000D5B6E">
          <w:rPr>
            <w:rFonts w:hint="eastAsia"/>
          </w:rPr>
          <w:delText>）</w:delText>
        </w:r>
      </w:del>
      <w:r>
        <w:rPr>
          <w:rFonts w:hint="eastAsia"/>
        </w:rPr>
        <w:t>。提出了在</w:t>
      </w:r>
      <w:commentRangeStart w:id="318"/>
      <w:r>
        <w:rPr>
          <w:rFonts w:hint="eastAsia"/>
        </w:rPr>
        <w:t>增添</w:t>
      </w:r>
      <w:del w:id="319" w:author="盛周 强" w:date="2023-04-20T15:48:00Z">
        <w:r w:rsidDel="00464431">
          <w:rPr>
            <w:rFonts w:hint="eastAsia"/>
          </w:rPr>
          <w:delText>零期望随机噪声</w:delText>
        </w:r>
      </w:del>
      <w:commentRangeEnd w:id="318"/>
      <w:ins w:id="320" w:author="盛周 强" w:date="2023-04-20T15:48:00Z">
        <w:r w:rsidR="00464431">
          <w:rPr>
            <w:rFonts w:hint="eastAsia"/>
          </w:rPr>
          <w:t>零均值加性高斯白噪声</w:t>
        </w:r>
      </w:ins>
      <w:r>
        <w:commentReference w:id="318"/>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w:t>
      </w:r>
      <w:commentRangeStart w:id="321"/>
      <w:r>
        <w:rPr>
          <w:rFonts w:hint="eastAsia"/>
        </w:rPr>
        <w:t>一种闭型</w:t>
      </w:r>
      <w:r>
        <w:rPr>
          <w:rFonts w:hint="eastAsia"/>
        </w:rPr>
        <w:t>ICFWD</w:t>
      </w:r>
      <w:ins w:id="322" w:author="盛周 强" w:date="2023-04-20T15:50:00Z">
        <w:r w:rsidR="000D5B6E">
          <w:rPr>
            <w:rFonts w:hint="eastAsia"/>
          </w:rPr>
          <w:t>(</w:t>
        </w:r>
      </w:ins>
      <w:del w:id="323" w:author="盛周 强" w:date="2023-04-20T15:50:00Z">
        <w:r w:rsidDel="000D5B6E">
          <w:rPr>
            <w:rFonts w:hint="eastAsia"/>
          </w:rPr>
          <w:delText>（</w:delText>
        </w:r>
      </w:del>
      <w:r>
        <w:rPr>
          <w:rFonts w:hint="eastAsia"/>
        </w:rPr>
        <w:t>C</w:t>
      </w:r>
      <w:r>
        <w:t xml:space="preserve">losed-form </w:t>
      </w:r>
      <w:ins w:id="324" w:author="盛周 强" w:date="2023-04-20T15:50:00Z">
        <w:r w:rsidR="000D5B6E">
          <w:rPr>
            <w:rFonts w:hint="eastAsia"/>
          </w:rPr>
          <w:t>I</w:t>
        </w:r>
        <w:r w:rsidR="000D5B6E">
          <w:t xml:space="preserve">nstantaneous Cross-correlation Function type of </w:t>
        </w:r>
        <w:r w:rsidR="000D5B6E">
          <w:rPr>
            <w:rFonts w:hint="eastAsia"/>
          </w:rPr>
          <w:t>Wigner</w:t>
        </w:r>
        <w:r w:rsidR="000D5B6E">
          <w:t xml:space="preserve"> Distribution</w:t>
        </w:r>
      </w:ins>
      <w:del w:id="325" w:author="盛周 强" w:date="2023-04-20T15:50:00Z">
        <w:r w:rsidDel="000D5B6E">
          <w:delText>ICFWD</w:delText>
        </w:r>
      </w:del>
      <w:ins w:id="326" w:author="盛周 强" w:date="2023-04-20T15:50:00Z">
        <w:r w:rsidR="000D5B6E">
          <w:rPr>
            <w:rFonts w:hint="eastAsia"/>
          </w:rPr>
          <w:t>,</w:t>
        </w:r>
        <w:r w:rsidR="000D5B6E">
          <w:t xml:space="preserve"> </w:t>
        </w:r>
      </w:ins>
      <w:del w:id="327" w:author="盛周 强" w:date="2023-04-20T15:50:00Z">
        <w:r w:rsidDel="000D5B6E">
          <w:rPr>
            <w:rFonts w:hint="eastAsia"/>
          </w:rPr>
          <w:delText>，</w:delText>
        </w:r>
      </w:del>
      <w:r>
        <w:rPr>
          <w:rFonts w:hint="eastAsia"/>
        </w:rPr>
        <w:t>CICFWD</w:t>
      </w:r>
      <w:r>
        <w:rPr>
          <w:rFonts w:hint="eastAsia"/>
        </w:rPr>
        <w:t>）</w:t>
      </w:r>
      <w:commentRangeEnd w:id="321"/>
      <w:r>
        <w:commentReference w:id="321"/>
      </w:r>
      <w:r>
        <w:rPr>
          <w:rFonts w:hint="eastAsia"/>
        </w:rPr>
        <w:t>和</w:t>
      </w:r>
      <w:r w:rsidRPr="000D5B6E">
        <w:rPr>
          <w:rFonts w:hint="eastAsia"/>
          <w:rPrChange w:id="328" w:author="盛周 强" w:date="2023-04-20T15:51:00Z">
            <w:rPr>
              <w:rFonts w:hint="eastAsia"/>
              <w:highlight w:val="yellow"/>
            </w:rPr>
          </w:rPrChange>
        </w:rPr>
        <w:t>仿射</w:t>
      </w:r>
      <w:r w:rsidRPr="000D5B6E">
        <w:rPr>
          <w:rFonts w:hint="eastAsia"/>
          <w:rPrChange w:id="329" w:author="盛周 强" w:date="2023-04-20T15:51:00Z">
            <w:rPr>
              <w:rFonts w:hint="eastAsia"/>
              <w:highlight w:val="yellow"/>
            </w:rPr>
          </w:rPrChange>
        </w:rPr>
        <w:t>W</w:t>
      </w:r>
      <w:r w:rsidRPr="000D5B6E">
        <w:rPr>
          <w:rPrChange w:id="330" w:author="盛周 强" w:date="2023-04-20T15:51:00Z">
            <w:rPr>
              <w:highlight w:val="yellow"/>
            </w:rPr>
          </w:rPrChange>
        </w:rPr>
        <w:t>igner</w:t>
      </w:r>
      <w:r w:rsidRPr="000D5B6E">
        <w:rPr>
          <w:rFonts w:hint="eastAsia"/>
          <w:rPrChange w:id="331" w:author="盛周 强" w:date="2023-04-20T15:51:00Z">
            <w:rPr>
              <w:rFonts w:hint="eastAsia"/>
              <w:highlight w:val="yellow"/>
            </w:rPr>
          </w:rPrChange>
        </w:rPr>
        <w:t>分布</w:t>
      </w:r>
      <w:ins w:id="332" w:author="盛周 强" w:date="2023-04-20T15:51:00Z">
        <w:r w:rsidR="000D5B6E" w:rsidRPr="000D5B6E">
          <w:rPr>
            <w:rFonts w:hint="eastAsia"/>
            <w:rPrChange w:id="333" w:author="盛周 强" w:date="2023-04-20T15:51:00Z">
              <w:rPr>
                <w:rFonts w:hint="eastAsia"/>
                <w:highlight w:val="yellow"/>
              </w:rPr>
            </w:rPrChange>
          </w:rPr>
          <w:t>(</w:t>
        </w:r>
      </w:ins>
      <w:del w:id="334" w:author="盛周 强" w:date="2023-04-20T15:51:00Z">
        <w:r w:rsidRPr="000D5B6E" w:rsidDel="000D5B6E">
          <w:rPr>
            <w:rFonts w:hint="eastAsia"/>
            <w:rPrChange w:id="335" w:author="盛周 强" w:date="2023-04-20T15:51:00Z">
              <w:rPr>
                <w:rFonts w:hint="eastAsia"/>
                <w:highlight w:val="yellow"/>
              </w:rPr>
            </w:rPrChange>
          </w:rPr>
          <w:delText>（</w:delText>
        </w:r>
      </w:del>
      <w:r w:rsidRPr="000D5B6E">
        <w:rPr>
          <w:rFonts w:hint="eastAsia"/>
          <w:rPrChange w:id="336" w:author="盛周 强" w:date="2023-04-20T15:51:00Z">
            <w:rPr>
              <w:rFonts w:hint="eastAsia"/>
              <w:highlight w:val="yellow"/>
            </w:rPr>
          </w:rPrChange>
        </w:rPr>
        <w:t>A</w:t>
      </w:r>
      <w:r w:rsidRPr="000D5B6E">
        <w:rPr>
          <w:rPrChange w:id="337" w:author="盛周 强" w:date="2023-04-20T15:51:00Z">
            <w:rPr>
              <w:highlight w:val="yellow"/>
            </w:rPr>
          </w:rPrChange>
        </w:rPr>
        <w:t xml:space="preserve">ffine Characteristic Wigner </w:t>
      </w:r>
      <w:r w:rsidRPr="000D5B6E">
        <w:rPr>
          <w:rFonts w:hint="eastAsia"/>
          <w:rPrChange w:id="338" w:author="盛周 强" w:date="2023-04-20T15:51:00Z">
            <w:rPr>
              <w:rFonts w:hint="eastAsia"/>
              <w:highlight w:val="yellow"/>
            </w:rPr>
          </w:rPrChange>
        </w:rPr>
        <w:t>D</w:t>
      </w:r>
      <w:r w:rsidRPr="000D5B6E">
        <w:rPr>
          <w:rPrChange w:id="339" w:author="盛周 强" w:date="2023-04-20T15:51:00Z">
            <w:rPr>
              <w:highlight w:val="yellow"/>
            </w:rPr>
          </w:rPrChange>
        </w:rPr>
        <w:t>istribution</w:t>
      </w:r>
      <w:ins w:id="340" w:author="盛周 强" w:date="2023-04-20T15:51:00Z">
        <w:r w:rsidR="000D5B6E" w:rsidRPr="000D5B6E">
          <w:rPr>
            <w:rFonts w:hint="eastAsia"/>
            <w:rPrChange w:id="341" w:author="盛周 强" w:date="2023-04-20T15:51:00Z">
              <w:rPr>
                <w:rFonts w:hint="eastAsia"/>
                <w:highlight w:val="yellow"/>
              </w:rPr>
            </w:rPrChange>
          </w:rPr>
          <w:t>,</w:t>
        </w:r>
        <w:r w:rsidR="000D5B6E" w:rsidRPr="000D5B6E">
          <w:rPr>
            <w:rPrChange w:id="342" w:author="盛周 强" w:date="2023-04-20T15:51:00Z">
              <w:rPr>
                <w:highlight w:val="yellow"/>
              </w:rPr>
            </w:rPrChange>
          </w:rPr>
          <w:t xml:space="preserve"> </w:t>
        </w:r>
      </w:ins>
      <w:del w:id="343" w:author="盛周 强" w:date="2023-04-20T15:51:00Z">
        <w:r w:rsidRPr="000D5B6E" w:rsidDel="000D5B6E">
          <w:rPr>
            <w:rFonts w:hint="eastAsia"/>
            <w:rPrChange w:id="344" w:author="盛周 强" w:date="2023-04-20T15:51:00Z">
              <w:rPr>
                <w:rFonts w:hint="eastAsia"/>
                <w:highlight w:val="yellow"/>
              </w:rPr>
            </w:rPrChange>
          </w:rPr>
          <w:delText>，</w:delText>
        </w:r>
      </w:del>
      <w:r w:rsidRPr="000D5B6E">
        <w:rPr>
          <w:rFonts w:hint="eastAsia"/>
          <w:rPrChange w:id="345" w:author="盛周 强" w:date="2023-04-20T15:51:00Z">
            <w:rPr>
              <w:rFonts w:hint="eastAsia"/>
              <w:highlight w:val="yellow"/>
            </w:rPr>
          </w:rPrChange>
        </w:rPr>
        <w:t>ACWD</w:t>
      </w:r>
      <w:ins w:id="346" w:author="盛周 强" w:date="2023-04-20T15:51:00Z">
        <w:r w:rsidR="000D5B6E" w:rsidRPr="000D5B6E">
          <w:rPr>
            <w:rFonts w:hint="eastAsia"/>
            <w:rPrChange w:id="347" w:author="盛周 强" w:date="2023-04-20T15:51:00Z">
              <w:rPr>
                <w:rFonts w:hint="eastAsia"/>
                <w:highlight w:val="yellow"/>
              </w:rPr>
            </w:rPrChange>
          </w:rPr>
          <w:t>）</w:t>
        </w:r>
      </w:ins>
      <w:del w:id="348" w:author="盛周 强" w:date="2023-04-20T15:51:00Z">
        <w:r w:rsidRPr="000D5B6E" w:rsidDel="000D5B6E">
          <w:rPr>
            <w:rFonts w:hint="eastAsia"/>
            <w:rPrChange w:id="349" w:author="盛周 强" w:date="2023-04-20T15:51:00Z">
              <w:rPr>
                <w:rFonts w:hint="eastAsia"/>
                <w:highlight w:val="yellow"/>
              </w:rPr>
            </w:rPrChange>
          </w:rPr>
          <w:delText>）</w:delText>
        </w:r>
      </w:del>
      <w:r w:rsidRPr="000D5B6E">
        <w:rPr>
          <w:rFonts w:hint="eastAsia"/>
          <w:rPrChange w:id="350" w:author="盛周 强" w:date="2023-04-20T15:51:00Z">
            <w:rPr>
              <w:rFonts w:hint="eastAsia"/>
              <w:highlight w:val="yellow"/>
            </w:rPr>
          </w:rPrChange>
        </w:rPr>
        <w:t>、核函数</w:t>
      </w:r>
      <w:r w:rsidRPr="000D5B6E">
        <w:rPr>
          <w:rFonts w:hint="eastAsia"/>
          <w:rPrChange w:id="351" w:author="盛周 强" w:date="2023-04-20T15:51:00Z">
            <w:rPr>
              <w:rFonts w:hint="eastAsia"/>
              <w:highlight w:val="yellow"/>
            </w:rPr>
          </w:rPrChange>
        </w:rPr>
        <w:t>W</w:t>
      </w:r>
      <w:r w:rsidRPr="000D5B6E">
        <w:rPr>
          <w:rPrChange w:id="352" w:author="盛周 强" w:date="2023-04-20T15:51:00Z">
            <w:rPr>
              <w:highlight w:val="yellow"/>
            </w:rPr>
          </w:rPrChange>
        </w:rPr>
        <w:t>igner</w:t>
      </w:r>
      <w:r w:rsidRPr="000D5B6E">
        <w:rPr>
          <w:rFonts w:hint="eastAsia"/>
          <w:rPrChange w:id="353" w:author="盛周 强" w:date="2023-04-20T15:51:00Z">
            <w:rPr>
              <w:rFonts w:hint="eastAsia"/>
              <w:highlight w:val="yellow"/>
            </w:rPr>
          </w:rPrChange>
        </w:rPr>
        <w:t>分布</w:t>
      </w:r>
      <w:ins w:id="354" w:author="盛周 强" w:date="2023-04-20T15:51:00Z">
        <w:r w:rsidR="000D5B6E" w:rsidRPr="000D5B6E">
          <w:rPr>
            <w:rFonts w:hint="eastAsia"/>
            <w:rPrChange w:id="355" w:author="盛周 强" w:date="2023-04-20T15:51:00Z">
              <w:rPr>
                <w:rFonts w:hint="eastAsia"/>
                <w:highlight w:val="yellow"/>
              </w:rPr>
            </w:rPrChange>
          </w:rPr>
          <w:t>(</w:t>
        </w:r>
      </w:ins>
      <w:del w:id="356" w:author="盛周 强" w:date="2023-04-20T15:51:00Z">
        <w:r w:rsidRPr="000D5B6E" w:rsidDel="000D5B6E">
          <w:rPr>
            <w:rFonts w:hint="eastAsia"/>
            <w:rPrChange w:id="357" w:author="盛周 强" w:date="2023-04-20T15:51:00Z">
              <w:rPr>
                <w:rFonts w:hint="eastAsia"/>
                <w:highlight w:val="yellow"/>
              </w:rPr>
            </w:rPrChange>
          </w:rPr>
          <w:delText>（</w:delText>
        </w:r>
      </w:del>
      <w:r w:rsidRPr="000D5B6E">
        <w:rPr>
          <w:rFonts w:hint="eastAsia"/>
          <w:rPrChange w:id="358" w:author="盛周 强" w:date="2023-04-20T15:51:00Z">
            <w:rPr>
              <w:rFonts w:hint="eastAsia"/>
              <w:highlight w:val="yellow"/>
            </w:rPr>
          </w:rPrChange>
        </w:rPr>
        <w:t>K</w:t>
      </w:r>
      <w:r w:rsidRPr="000D5B6E">
        <w:rPr>
          <w:rPrChange w:id="359" w:author="盛周 强" w:date="2023-04-20T15:51:00Z">
            <w:rPr>
              <w:highlight w:val="yellow"/>
            </w:rPr>
          </w:rPrChange>
        </w:rPr>
        <w:t>ernel Function Wigner Distribution</w:t>
      </w:r>
      <w:ins w:id="360" w:author="盛周 强" w:date="2023-04-20T15:51:00Z">
        <w:r w:rsidR="000D5B6E" w:rsidRPr="000D5B6E">
          <w:rPr>
            <w:rFonts w:hint="eastAsia"/>
            <w:rPrChange w:id="361" w:author="盛周 强" w:date="2023-04-20T15:51:00Z">
              <w:rPr>
                <w:rFonts w:hint="eastAsia"/>
                <w:highlight w:val="yellow"/>
              </w:rPr>
            </w:rPrChange>
          </w:rPr>
          <w:t>,</w:t>
        </w:r>
        <w:r w:rsidR="000D5B6E" w:rsidRPr="000D5B6E">
          <w:rPr>
            <w:rPrChange w:id="362" w:author="盛周 强" w:date="2023-04-20T15:51:00Z">
              <w:rPr>
                <w:highlight w:val="yellow"/>
              </w:rPr>
            </w:rPrChange>
          </w:rPr>
          <w:t xml:space="preserve"> </w:t>
        </w:r>
      </w:ins>
      <w:del w:id="363" w:author="盛周 强" w:date="2023-04-20T15:51:00Z">
        <w:r w:rsidRPr="000D5B6E" w:rsidDel="000D5B6E">
          <w:rPr>
            <w:rFonts w:hint="eastAsia"/>
            <w:rPrChange w:id="364" w:author="盛周 强" w:date="2023-04-20T15:51:00Z">
              <w:rPr>
                <w:rFonts w:hint="eastAsia"/>
                <w:highlight w:val="yellow"/>
              </w:rPr>
            </w:rPrChange>
          </w:rPr>
          <w:delText>，</w:delText>
        </w:r>
      </w:del>
      <w:r w:rsidRPr="000D5B6E">
        <w:rPr>
          <w:rFonts w:hint="eastAsia"/>
          <w:rPrChange w:id="365" w:author="盛周 强" w:date="2023-04-20T15:51:00Z">
            <w:rPr>
              <w:rFonts w:hint="eastAsia"/>
              <w:highlight w:val="yellow"/>
            </w:rPr>
          </w:rPrChange>
        </w:rPr>
        <w:t>KFWD</w:t>
      </w:r>
      <w:ins w:id="366" w:author="盛周 强" w:date="2023-04-20T15:51:00Z">
        <w:r w:rsidR="000D5B6E" w:rsidRPr="000D5B6E">
          <w:rPr>
            <w:rFonts w:hint="eastAsia"/>
            <w:rPrChange w:id="367" w:author="盛周 强" w:date="2023-04-20T15:51:00Z">
              <w:rPr>
                <w:rFonts w:hint="eastAsia"/>
                <w:highlight w:val="yellow"/>
              </w:rPr>
            </w:rPrChange>
          </w:rPr>
          <w:t>）</w:t>
        </w:r>
      </w:ins>
      <w:del w:id="368" w:author="盛周 强" w:date="2023-04-20T15:51:00Z">
        <w:r w:rsidRPr="000D5B6E" w:rsidDel="000D5B6E">
          <w:rPr>
            <w:rFonts w:hint="eastAsia"/>
            <w:rPrChange w:id="369" w:author="盛周 强" w:date="2023-04-20T15:51:00Z">
              <w:rPr>
                <w:rFonts w:hint="eastAsia"/>
                <w:highlight w:val="yellow"/>
              </w:rPr>
            </w:rPrChange>
          </w:rPr>
          <w:delText>）</w:delText>
        </w:r>
      </w:del>
      <w:r w:rsidRPr="000D5B6E">
        <w:rPr>
          <w:rFonts w:hint="eastAsia"/>
          <w:rPrChange w:id="370" w:author="盛周 强" w:date="2023-04-20T15:51:00Z">
            <w:rPr>
              <w:rFonts w:hint="eastAsia"/>
              <w:highlight w:val="yellow"/>
            </w:rPr>
          </w:rPrChange>
        </w:rPr>
        <w:t>、卷积表示</w:t>
      </w:r>
      <w:r w:rsidRPr="000D5B6E">
        <w:rPr>
          <w:rFonts w:hint="eastAsia"/>
          <w:rPrChange w:id="371" w:author="盛周 强" w:date="2023-04-20T15:51:00Z">
            <w:rPr>
              <w:rFonts w:hint="eastAsia"/>
              <w:highlight w:val="yellow"/>
            </w:rPr>
          </w:rPrChange>
        </w:rPr>
        <w:t>W</w:t>
      </w:r>
      <w:r w:rsidRPr="000D5B6E">
        <w:rPr>
          <w:rPrChange w:id="372" w:author="盛周 强" w:date="2023-04-20T15:51:00Z">
            <w:rPr>
              <w:highlight w:val="yellow"/>
            </w:rPr>
          </w:rPrChange>
        </w:rPr>
        <w:t>igner</w:t>
      </w:r>
      <w:r w:rsidRPr="000D5B6E">
        <w:rPr>
          <w:rFonts w:hint="eastAsia"/>
          <w:rPrChange w:id="373" w:author="盛周 强" w:date="2023-04-20T15:51:00Z">
            <w:rPr>
              <w:rFonts w:hint="eastAsia"/>
              <w:highlight w:val="yellow"/>
            </w:rPr>
          </w:rPrChange>
        </w:rPr>
        <w:t>分布</w:t>
      </w:r>
      <w:ins w:id="374" w:author="盛周 强" w:date="2023-04-20T15:50:00Z">
        <w:r w:rsidR="000D5B6E" w:rsidRPr="000D5B6E">
          <w:rPr>
            <w:rFonts w:hint="eastAsia"/>
            <w:rPrChange w:id="375" w:author="盛周 强" w:date="2023-04-20T15:51:00Z">
              <w:rPr>
                <w:rFonts w:hint="eastAsia"/>
                <w:highlight w:val="yellow"/>
              </w:rPr>
            </w:rPrChange>
          </w:rPr>
          <w:t>(</w:t>
        </w:r>
      </w:ins>
      <w:del w:id="376" w:author="盛周 强" w:date="2023-04-20T15:50:00Z">
        <w:r w:rsidRPr="000D5B6E" w:rsidDel="000D5B6E">
          <w:rPr>
            <w:rFonts w:hint="eastAsia"/>
            <w:rPrChange w:id="377" w:author="盛周 强" w:date="2023-04-20T15:51:00Z">
              <w:rPr>
                <w:rFonts w:hint="eastAsia"/>
                <w:highlight w:val="yellow"/>
              </w:rPr>
            </w:rPrChange>
          </w:rPr>
          <w:delText>（</w:delText>
        </w:r>
      </w:del>
      <w:r w:rsidRPr="000D5B6E">
        <w:rPr>
          <w:rFonts w:hint="eastAsia"/>
          <w:rPrChange w:id="378" w:author="盛周 强" w:date="2023-04-20T15:51:00Z">
            <w:rPr>
              <w:rFonts w:hint="eastAsia"/>
              <w:highlight w:val="yellow"/>
            </w:rPr>
          </w:rPrChange>
        </w:rPr>
        <w:t>CRWD</w:t>
      </w:r>
      <w:ins w:id="379" w:author="盛周 强" w:date="2023-04-20T15:51:00Z">
        <w:r w:rsidR="000D5B6E" w:rsidRPr="000D5B6E">
          <w:rPr>
            <w:rFonts w:hint="eastAsia"/>
            <w:rPrChange w:id="380" w:author="盛周 强" w:date="2023-04-20T15:51:00Z">
              <w:rPr>
                <w:rFonts w:hint="eastAsia"/>
                <w:highlight w:val="yellow"/>
              </w:rPr>
            </w:rPrChange>
          </w:rPr>
          <w:t>）</w:t>
        </w:r>
      </w:ins>
      <w:del w:id="381" w:author="盛周 强" w:date="2023-04-20T15:50:00Z">
        <w:r w:rsidDel="000D5B6E">
          <w:rPr>
            <w:rFonts w:hint="eastAsia"/>
            <w:highlight w:val="yellow"/>
          </w:rPr>
          <w:delText>）</w:delText>
        </w:r>
      </w:del>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commentRangeStart w:id="382"/>
      <w:commentRangeStart w:id="383"/>
      <w:commentRangeEnd w:id="382"/>
      <w:r>
        <w:commentReference w:id="382"/>
      </w:r>
      <w:commentRangeEnd w:id="383"/>
      <w:r w:rsidR="00B84498">
        <w:rPr>
          <w:rStyle w:val="aff"/>
        </w:rPr>
        <w:commentReference w:id="383"/>
      </w:r>
    </w:p>
    <w:p w14:paraId="49F5819C" w14:textId="77777777" w:rsidR="0071366A" w:rsidRDefault="0071366A">
      <w:pPr>
        <w:ind w:firstLineChars="0" w:firstLine="0"/>
        <w:rPr>
          <w:rFonts w:eastAsia="楷体"/>
        </w:rPr>
      </w:pPr>
    </w:p>
    <w:p w14:paraId="6A7A2871" w14:textId="18BCE2EE" w:rsidR="0071366A" w:rsidRDefault="00000000">
      <w:pPr>
        <w:ind w:firstLineChars="0" w:firstLine="0"/>
        <w:rPr>
          <w:rFonts w:eastAsia="楷体"/>
        </w:rPr>
      </w:pPr>
      <w:r>
        <w:rPr>
          <w:rFonts w:ascii="黑体" w:eastAsia="黑体" w:hAnsi="黑体" w:hint="eastAsia"/>
        </w:rPr>
        <w:t>关键词：</w:t>
      </w:r>
      <w:del w:id="384" w:author="盛周 强" w:date="2023-04-20T15:54:00Z">
        <w:r w:rsidDel="00B84498">
          <w:rPr>
            <w:rFonts w:eastAsia="楷体" w:hint="eastAsia"/>
          </w:rPr>
          <w:delText>计算复杂度，检测精度，瞬时互相关函数，线性正则</w:delText>
        </w:r>
        <w:r w:rsidDel="00B84498">
          <w:rPr>
            <w:rFonts w:eastAsia="楷体" w:hint="eastAsia"/>
          </w:rPr>
          <w:delText>Wigner</w:delText>
        </w:r>
        <w:r w:rsidDel="00B84498">
          <w:rPr>
            <w:rFonts w:eastAsia="楷体" w:hint="eastAsia"/>
          </w:rPr>
          <w:delText>分布，弱信号检测</w:delText>
        </w:r>
      </w:del>
      <w:ins w:id="385" w:author="盛周 强" w:date="2023-04-20T15:53:00Z">
        <w:r w:rsidR="00B84498">
          <w:rPr>
            <w:rFonts w:eastAsia="楷体" w:hint="eastAsia"/>
          </w:rPr>
          <w:t>不等式模型，线性正则变换，</w:t>
        </w:r>
      </w:ins>
      <w:ins w:id="386" w:author="盛周 强" w:date="2023-04-20T15:54:00Z">
        <w:r w:rsidR="00B84498">
          <w:rPr>
            <w:rFonts w:eastAsia="楷体" w:hint="eastAsia"/>
          </w:rPr>
          <w:t>检测线性调频信号，线性调频信号</w:t>
        </w:r>
      </w:ins>
      <w:commentRangeStart w:id="387"/>
      <w:commentRangeEnd w:id="387"/>
      <w:r>
        <w:commentReference w:id="387"/>
      </w:r>
    </w:p>
    <w:p w14:paraId="06F33506" w14:textId="77777777" w:rsidR="0071366A" w:rsidRDefault="0071366A">
      <w:pPr>
        <w:ind w:firstLineChars="0" w:firstLine="0"/>
        <w:rPr>
          <w:rFonts w:eastAsia="楷体"/>
        </w:rPr>
      </w:pPr>
    </w:p>
    <w:p w14:paraId="3B45D70F" w14:textId="77777777" w:rsidR="0071366A" w:rsidRDefault="00000000">
      <w:pPr>
        <w:widowControl/>
        <w:spacing w:line="240" w:lineRule="auto"/>
        <w:ind w:firstLineChars="0" w:firstLine="0"/>
        <w:jc w:val="left"/>
      </w:pPr>
      <w:r>
        <w:br w:type="page"/>
      </w:r>
    </w:p>
    <w:p w14:paraId="015836EA" w14:textId="77777777" w:rsidR="0071366A" w:rsidRDefault="00000000">
      <w:pPr>
        <w:pStyle w:val="af1"/>
        <w:rPr>
          <w:b w:val="0"/>
        </w:rPr>
      </w:pPr>
      <w:bookmarkStart w:id="388" w:name="_Toc131864222"/>
      <w:bookmarkStart w:id="389" w:name="_Toc132900907"/>
      <w:bookmarkStart w:id="390" w:name="_Toc132901054"/>
      <w:r>
        <w:lastRenderedPageBreak/>
        <w:t>The Expected Inequality Model of Output Signal-to-Noise Ratio of LFM Signal Based on ICFWD</w:t>
      </w:r>
      <w:bookmarkEnd w:id="388"/>
      <w:bookmarkEnd w:id="389"/>
      <w:bookmarkEnd w:id="390"/>
    </w:p>
    <w:p w14:paraId="303F6808" w14:textId="77777777" w:rsidR="0071366A" w:rsidRDefault="0071366A">
      <w:pPr>
        <w:ind w:firstLine="420"/>
      </w:pPr>
    </w:p>
    <w:p w14:paraId="0B86B727" w14:textId="77777777" w:rsidR="0071366A" w:rsidRDefault="00000000">
      <w:pPr>
        <w:ind w:firstLineChars="0" w:firstLine="0"/>
        <w:jc w:val="center"/>
        <w:rPr>
          <w:rFonts w:eastAsia="黑体" w:cs="Times New Roman"/>
          <w:sz w:val="28"/>
          <w:szCs w:val="28"/>
        </w:rPr>
      </w:pPr>
      <w:r>
        <w:rPr>
          <w:rFonts w:eastAsia="黑体" w:cs="Times New Roman"/>
          <w:sz w:val="28"/>
          <w:szCs w:val="28"/>
        </w:rPr>
        <w:t>Shengzhou Qiang</w:t>
      </w:r>
    </w:p>
    <w:p w14:paraId="4A2D13A5" w14:textId="77777777" w:rsidR="0071366A" w:rsidRDefault="00000000">
      <w:pPr>
        <w:ind w:firstLineChars="0" w:firstLine="0"/>
        <w:jc w:val="center"/>
        <w:rPr>
          <w:rFonts w:eastAsia="黑体" w:cs="Times New Roman"/>
          <w:szCs w:val="21"/>
        </w:rPr>
      </w:pPr>
      <w:r>
        <w:rPr>
          <w:rFonts w:eastAsia="黑体" w:cs="Times New Roman" w:hint="eastAsia"/>
          <w:sz w:val="18"/>
          <w:szCs w:val="18"/>
        </w:rPr>
        <w:t>School of</w:t>
      </w:r>
      <w:r>
        <w:rPr>
          <w:rFonts w:eastAsia="黑体" w:cs="Times New Roman"/>
          <w:sz w:val="18"/>
          <w:szCs w:val="18"/>
        </w:rPr>
        <w:t xml:space="preserve"> Mathematics </w:t>
      </w:r>
      <w:r>
        <w:rPr>
          <w:rFonts w:eastAsia="黑体" w:cs="Times New Roman" w:hint="eastAsia"/>
          <w:sz w:val="18"/>
          <w:szCs w:val="18"/>
        </w:rPr>
        <w:t>&amp;</w:t>
      </w:r>
      <w:r>
        <w:rPr>
          <w:rFonts w:eastAsia="黑体" w:cs="Times New Roman"/>
          <w:sz w:val="18"/>
          <w:szCs w:val="18"/>
        </w:rPr>
        <w:t xml:space="preserve"> Statistics</w:t>
      </w:r>
      <w:r>
        <w:rPr>
          <w:rFonts w:eastAsia="黑体" w:cs="Times New Roman" w:hint="eastAsia"/>
          <w:sz w:val="18"/>
          <w:szCs w:val="18"/>
        </w:rPr>
        <w:t>,</w:t>
      </w:r>
      <w:r>
        <w:rPr>
          <w:rFonts w:eastAsia="黑体" w:cs="Times New Roman"/>
          <w:sz w:val="18"/>
          <w:szCs w:val="18"/>
        </w:rPr>
        <w:t xml:space="preserve"> </w:t>
      </w:r>
      <w:r>
        <w:rPr>
          <w:rFonts w:eastAsia="黑体" w:cs="Times New Roman" w:hint="eastAsia"/>
          <w:sz w:val="18"/>
          <w:szCs w:val="18"/>
        </w:rPr>
        <w:t>NUIST,</w:t>
      </w:r>
      <w:r>
        <w:rPr>
          <w:rFonts w:eastAsia="黑体" w:cs="Times New Roman"/>
          <w:sz w:val="18"/>
          <w:szCs w:val="18"/>
        </w:rPr>
        <w:t xml:space="preserve"> </w:t>
      </w:r>
      <w:r>
        <w:rPr>
          <w:rFonts w:eastAsia="黑体" w:cs="Times New Roman" w:hint="eastAsia"/>
          <w:sz w:val="18"/>
          <w:szCs w:val="18"/>
        </w:rPr>
        <w:t>Nanjing</w:t>
      </w:r>
      <w:r>
        <w:rPr>
          <w:rFonts w:eastAsia="黑体" w:cs="Times New Roman"/>
          <w:sz w:val="18"/>
          <w:szCs w:val="18"/>
        </w:rPr>
        <w:t xml:space="preserve"> </w:t>
      </w:r>
      <w:r>
        <w:rPr>
          <w:rFonts w:eastAsia="黑体" w:cs="Times New Roman" w:hint="eastAsia"/>
          <w:sz w:val="18"/>
          <w:szCs w:val="18"/>
        </w:rPr>
        <w:t>210044,</w:t>
      </w:r>
      <w:r>
        <w:rPr>
          <w:rFonts w:eastAsia="黑体" w:cs="Times New Roman"/>
          <w:sz w:val="18"/>
          <w:szCs w:val="18"/>
        </w:rPr>
        <w:t xml:space="preserve"> </w:t>
      </w:r>
      <w:r>
        <w:rPr>
          <w:rFonts w:eastAsia="黑体" w:cs="Times New Roman" w:hint="eastAsia"/>
          <w:sz w:val="18"/>
          <w:szCs w:val="18"/>
        </w:rPr>
        <w:t>China</w:t>
      </w:r>
    </w:p>
    <w:p w14:paraId="3E57732D" w14:textId="77777777" w:rsidR="0071366A" w:rsidRDefault="0071366A">
      <w:pPr>
        <w:ind w:firstLine="420"/>
        <w:jc w:val="center"/>
        <w:rPr>
          <w:rFonts w:eastAsia="黑体" w:cs="Times New Roman"/>
          <w:szCs w:val="21"/>
          <w:highlight w:val="yellow"/>
        </w:rPr>
      </w:pPr>
    </w:p>
    <w:p w14:paraId="3BEA596B" w14:textId="77777777" w:rsidR="0071366A" w:rsidRDefault="00000000">
      <w:pPr>
        <w:ind w:firstLineChars="0" w:firstLine="0"/>
        <w:rPr>
          <w:rFonts w:cs="Times New Roman"/>
        </w:rPr>
      </w:pPr>
      <w:bookmarkStart w:id="391" w:name="_Toc103082007"/>
      <w:bookmarkStart w:id="392" w:name="_Toc131864223"/>
      <w:bookmarkStart w:id="393" w:name="_Toc515613438"/>
      <w:bookmarkStart w:id="394" w:name="_Toc38988537"/>
      <w:bookmarkStart w:id="395" w:name="_Toc513705276"/>
      <w:bookmarkStart w:id="396" w:name="_Toc37881943"/>
      <w:bookmarkStart w:id="397" w:name="_Toc513705082"/>
      <w:bookmarkStart w:id="398" w:name="_Toc132900908"/>
      <w:bookmarkStart w:id="399" w:name="_Toc132901055"/>
      <w:r>
        <w:rPr>
          <w:rStyle w:val="10"/>
          <w:b/>
          <w:sz w:val="21"/>
          <w:szCs w:val="21"/>
        </w:rPr>
        <w:t>Abstract</w:t>
      </w:r>
      <w:bookmarkEnd w:id="391"/>
      <w:bookmarkEnd w:id="392"/>
      <w:bookmarkEnd w:id="393"/>
      <w:bookmarkEnd w:id="394"/>
      <w:bookmarkEnd w:id="398"/>
      <w:bookmarkEnd w:id="399"/>
      <w:r>
        <w:t>：</w:t>
      </w:r>
      <w:bookmarkEnd w:id="395"/>
      <w:bookmarkEnd w:id="396"/>
      <w:bookmarkEnd w:id="397"/>
      <w:r>
        <w:t xml:space="preserve">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w:t>
      </w:r>
      <w:proofErr w:type="gramStart"/>
      <w:r>
        <w:t>in regard to</w:t>
      </w:r>
      <w:proofErr w:type="gramEnd"/>
      <w:r>
        <w:t xml:space="preserve">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5C9718FC" w:rsidR="0071366A" w:rsidRDefault="00000000">
      <w:pPr>
        <w:suppressAutoHyphens/>
        <w:ind w:firstLineChars="0" w:firstLine="0"/>
        <w:jc w:val="left"/>
        <w:rPr>
          <w:rFonts w:cs="Times New Roman"/>
        </w:rPr>
      </w:pPr>
      <w:r>
        <w:rPr>
          <w:rFonts w:cs="Times New Roman"/>
          <w:b/>
          <w:bCs/>
        </w:rPr>
        <w:t>Key words:</w:t>
      </w:r>
      <w:r>
        <w:rPr>
          <w:rFonts w:cs="Times New Roman"/>
        </w:rPr>
        <w:t xml:space="preserve"> </w:t>
      </w:r>
      <w:del w:id="400" w:author="盛周 强" w:date="2023-04-20T15:55:00Z">
        <w:r w:rsidDel="00B84498">
          <w:rPr>
            <w:rFonts w:cs="Times New Roman"/>
          </w:rPr>
          <w:delText>Computational complexity; Detection accuracy; Instantaneous cross-correlation function; Linear canonical Wigner distribution; Weak signal detection</w:delText>
        </w:r>
      </w:del>
      <w:ins w:id="401" w:author="盛周 强" w:date="2023-04-20T15:55:00Z">
        <w:r w:rsidR="00B84498" w:rsidRPr="00B84498">
          <w:rPr>
            <w:rFonts w:cs="Times New Roman"/>
          </w:rPr>
          <w:t xml:space="preserve">Inequality Models, Linear Canonical Transforms, Detecting </w:t>
        </w:r>
      </w:ins>
      <w:ins w:id="402" w:author="盛周 强" w:date="2023-04-20T15:56:00Z">
        <w:r w:rsidR="00B84498">
          <w:rPr>
            <w:rFonts w:hint="eastAsia"/>
          </w:rPr>
          <w:t>L</w:t>
        </w:r>
        <w:r w:rsidR="00B84498">
          <w:t>FM</w:t>
        </w:r>
      </w:ins>
      <w:ins w:id="403" w:author="盛周 强" w:date="2023-04-20T15:55:00Z">
        <w:r w:rsidR="00B84498" w:rsidRPr="00B84498">
          <w:rPr>
            <w:rFonts w:cs="Times New Roman"/>
          </w:rPr>
          <w:t xml:space="preserve"> Signals, </w:t>
        </w:r>
      </w:ins>
      <w:ins w:id="404" w:author="盛周 强" w:date="2023-04-20T15:56:00Z">
        <w:r w:rsidR="00B84498">
          <w:t>L</w:t>
        </w:r>
        <w:r w:rsidR="00B84498">
          <w:t xml:space="preserve">inear </w:t>
        </w:r>
        <w:r w:rsidR="00B84498">
          <w:t>F</w:t>
        </w:r>
        <w:r w:rsidR="00B84498">
          <w:t>requency</w:t>
        </w:r>
      </w:ins>
      <w:ins w:id="405" w:author="盛周 强" w:date="2023-04-20T15:57:00Z">
        <w:r w:rsidR="00B84498">
          <w:t xml:space="preserve"> M</w:t>
        </w:r>
      </w:ins>
      <w:ins w:id="406" w:author="盛周 强" w:date="2023-04-20T15:56:00Z">
        <w:r w:rsidR="00B84498">
          <w:t>odulated</w:t>
        </w:r>
      </w:ins>
      <w:ins w:id="407" w:author="盛周 强" w:date="2023-04-20T15:55:00Z">
        <w:r w:rsidR="00B84498" w:rsidRPr="00B84498">
          <w:rPr>
            <w:rFonts w:cs="Times New Roman"/>
          </w:rPr>
          <w:t xml:space="preserve"> Signals</w:t>
        </w:r>
        <w:r w:rsidR="00B84498" w:rsidRPr="00B84498">
          <w:rPr>
            <w:rFonts w:cs="Times New Roman"/>
          </w:rPr>
          <w:t xml:space="preserve"> </w:t>
        </w:r>
      </w:ins>
      <w:r>
        <w:rPr>
          <w:rFonts w:cs="Times New Roman"/>
        </w:rPr>
        <w:br w:type="page"/>
      </w:r>
    </w:p>
    <w:p w14:paraId="52BA77EC" w14:textId="77777777" w:rsidR="0071366A" w:rsidRDefault="00000000">
      <w:pPr>
        <w:pStyle w:val="af1"/>
      </w:pPr>
      <w:bookmarkStart w:id="408" w:name="_Toc132900909"/>
      <w:bookmarkStart w:id="409" w:name="_Toc132901056"/>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408"/>
      <w:bookmarkEnd w:id="409"/>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10" w:author="盛周 强" w:date="2023-04-20T15:57:00Z">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5007"/>
        <w:gridCol w:w="3497"/>
        <w:tblGridChange w:id="411">
          <w:tblGrid>
            <w:gridCol w:w="5007"/>
            <w:gridCol w:w="1"/>
            <w:gridCol w:w="3496"/>
          </w:tblGrid>
        </w:tblGridChange>
      </w:tblGrid>
      <w:tr w:rsidR="0071366A" w14:paraId="21BF880B" w14:textId="77777777" w:rsidTr="00B84498">
        <w:tc>
          <w:tcPr>
            <w:tcW w:w="5240" w:type="dxa"/>
            <w:tcBorders>
              <w:top w:val="single" w:sz="12" w:space="0" w:color="auto"/>
              <w:bottom w:val="single" w:sz="8" w:space="0" w:color="auto"/>
            </w:tcBorders>
            <w:vAlign w:val="center"/>
            <w:tcPrChange w:id="412" w:author="盛周 强" w:date="2023-04-20T15:57:00Z">
              <w:tcPr>
                <w:tcW w:w="5240" w:type="dxa"/>
                <w:gridSpan w:val="2"/>
                <w:tcBorders>
                  <w:top w:val="single" w:sz="12" w:space="0" w:color="auto"/>
                  <w:bottom w:val="single" w:sz="12" w:space="0" w:color="auto"/>
                </w:tcBorders>
                <w:vAlign w:val="center"/>
              </w:tcPr>
            </w:tcPrChange>
          </w:tcPr>
          <w:p w14:paraId="56978D79" w14:textId="77777777" w:rsidR="0071366A" w:rsidRDefault="00000000">
            <w:pPr>
              <w:ind w:firstLineChars="0" w:firstLine="0"/>
              <w:jc w:val="center"/>
            </w:pPr>
            <w:commentRangeStart w:id="413"/>
            <w:r>
              <w:rPr>
                <w:rFonts w:hint="eastAsia"/>
              </w:rPr>
              <w:t>符号</w:t>
            </w:r>
          </w:p>
        </w:tc>
        <w:tc>
          <w:tcPr>
            <w:tcW w:w="3254" w:type="dxa"/>
            <w:tcBorders>
              <w:top w:val="single" w:sz="12" w:space="0" w:color="auto"/>
              <w:bottom w:val="single" w:sz="8" w:space="0" w:color="auto"/>
            </w:tcBorders>
            <w:vAlign w:val="center"/>
            <w:tcPrChange w:id="414" w:author="盛周 强" w:date="2023-04-20T15:57:00Z">
              <w:tcPr>
                <w:tcW w:w="3254" w:type="dxa"/>
                <w:tcBorders>
                  <w:top w:val="single" w:sz="12" w:space="0" w:color="auto"/>
                  <w:bottom w:val="single" w:sz="12" w:space="0" w:color="auto"/>
                </w:tcBorders>
                <w:vAlign w:val="center"/>
              </w:tcPr>
            </w:tcPrChange>
          </w:tcPr>
          <w:p w14:paraId="0F1B34A6" w14:textId="77777777" w:rsidR="0071366A" w:rsidRDefault="00000000">
            <w:pPr>
              <w:ind w:firstLineChars="0" w:firstLine="0"/>
              <w:jc w:val="center"/>
            </w:pPr>
            <w:r>
              <w:rPr>
                <w:rFonts w:hint="eastAsia"/>
              </w:rPr>
              <w:t>说明与解释</w:t>
            </w:r>
          </w:p>
        </w:tc>
      </w:tr>
      <w:tr w:rsidR="0071366A" w14:paraId="0E4090A2" w14:textId="77777777" w:rsidTr="00B84498">
        <w:tc>
          <w:tcPr>
            <w:tcW w:w="5240" w:type="dxa"/>
            <w:tcBorders>
              <w:top w:val="single" w:sz="8" w:space="0" w:color="auto"/>
            </w:tcBorders>
            <w:vAlign w:val="center"/>
            <w:tcPrChange w:id="415" w:author="盛周 强" w:date="2023-04-20T15:57:00Z">
              <w:tcPr>
                <w:tcW w:w="5240" w:type="dxa"/>
                <w:gridSpan w:val="2"/>
                <w:tcBorders>
                  <w:top w:val="single" w:sz="12" w:space="0" w:color="auto"/>
                </w:tcBorders>
                <w:vAlign w:val="center"/>
              </w:tcPr>
            </w:tcPrChange>
          </w:tcPr>
          <w:p w14:paraId="4BD2C944" w14:textId="77777777" w:rsidR="0071366A" w:rsidRDefault="00C6312D">
            <w:pPr>
              <w:ind w:firstLineChars="0" w:firstLine="0"/>
              <w:jc w:val="center"/>
            </w:pPr>
            <w:r>
              <w:rPr>
                <w:noProof/>
                <w:position w:val="-12"/>
              </w:rPr>
              <w:object w:dxaOrig="1199" w:dyaOrig="362" w14:anchorId="0C0EF425">
                <v:shape id="_x0000_i1311" type="#_x0000_t75" alt="" style="width:60.1pt;height:17.05pt;mso-width-percent:0;mso-height-percent:0;mso-width-percent:0;mso-height-percent:0" o:ole="">
                  <v:imagedata r:id="rId21" o:title=""/>
                </v:shape>
                <o:OLEObject Type="Embed" ProgID="Equation.DSMT4" ShapeID="_x0000_i1311" DrawAspect="Content" ObjectID="_1743528334" r:id="rId22"/>
              </w:object>
            </w:r>
          </w:p>
        </w:tc>
        <w:tc>
          <w:tcPr>
            <w:tcW w:w="3254" w:type="dxa"/>
            <w:tcBorders>
              <w:top w:val="single" w:sz="8" w:space="0" w:color="auto"/>
            </w:tcBorders>
            <w:vAlign w:val="center"/>
            <w:tcPrChange w:id="416" w:author="盛周 强" w:date="2023-04-20T15:57:00Z">
              <w:tcPr>
                <w:tcW w:w="3254" w:type="dxa"/>
                <w:tcBorders>
                  <w:top w:val="single" w:sz="12" w:space="0" w:color="auto"/>
                </w:tcBorders>
                <w:vAlign w:val="center"/>
              </w:tcPr>
            </w:tcPrChange>
          </w:tcPr>
          <w:p w14:paraId="12F64EFA" w14:textId="77777777" w:rsidR="0071366A" w:rsidRDefault="00000000">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C6312D">
            <w:pPr>
              <w:ind w:firstLineChars="0" w:firstLine="0"/>
              <w:jc w:val="center"/>
            </w:pPr>
            <w:r>
              <w:rPr>
                <w:noProof/>
                <w:position w:val="-34"/>
              </w:rPr>
              <w:object w:dxaOrig="3258" w:dyaOrig="796" w14:anchorId="648478CC">
                <v:shape id="_x0000_i1310" type="#_x0000_t75" alt="" style="width:164.05pt;height:39.35pt;mso-width-percent:0;mso-height-percent:0;mso-width-percent:0;mso-height-percent:0" o:ole="">
                  <v:imagedata r:id="rId23" o:title=""/>
                </v:shape>
                <o:OLEObject Type="Embed" ProgID="Equation.DSMT4" ShapeID="_x0000_i1310" DrawAspect="Content" ObjectID="_1743528335" r:id="rId24"/>
              </w:object>
            </w:r>
          </w:p>
        </w:tc>
        <w:tc>
          <w:tcPr>
            <w:tcW w:w="3254" w:type="dxa"/>
            <w:vAlign w:val="center"/>
          </w:tcPr>
          <w:p w14:paraId="213FF92B" w14:textId="77777777" w:rsidR="0071366A" w:rsidRDefault="00000000">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C6312D">
            <w:pPr>
              <w:ind w:firstLineChars="0" w:firstLine="0"/>
              <w:jc w:val="center"/>
            </w:pPr>
            <w:r>
              <w:rPr>
                <w:noProof/>
                <w:position w:val="-14"/>
              </w:rPr>
              <w:object w:dxaOrig="724" w:dyaOrig="378" w14:anchorId="3A17CDD8">
                <v:shape id="_x0000_i1309" type="#_x0000_t75" alt="" style="width:35.65pt;height:19.3pt;mso-width-percent:0;mso-height-percent:0;mso-width-percent:0;mso-height-percent:0" o:ole="">
                  <v:imagedata r:id="rId25" o:title=""/>
                </v:shape>
                <o:OLEObject Type="Embed" ProgID="Equation.DSMT4" ShapeID="_x0000_i1309" DrawAspect="Content" ObjectID="_1743528336" r:id="rId26"/>
              </w:object>
            </w:r>
          </w:p>
        </w:tc>
        <w:tc>
          <w:tcPr>
            <w:tcW w:w="3254" w:type="dxa"/>
            <w:vAlign w:val="center"/>
          </w:tcPr>
          <w:p w14:paraId="7744B5AD" w14:textId="77777777" w:rsidR="0071366A" w:rsidRDefault="00000000">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C6312D">
            <w:pPr>
              <w:ind w:firstLineChars="0" w:firstLine="0"/>
              <w:jc w:val="center"/>
            </w:pPr>
            <w:r>
              <w:rPr>
                <w:noProof/>
                <w:position w:val="-14"/>
              </w:rPr>
              <w:object w:dxaOrig="2059" w:dyaOrig="418" w14:anchorId="08AA93BE">
                <v:shape id="_x0000_i1308" type="#_x0000_t75" alt="" style="width:102.45pt;height:20.8pt;mso-width-percent:0;mso-height-percent:0;mso-width-percent:0;mso-height-percent:0" o:ole="">
                  <v:imagedata r:id="rId27" o:title=""/>
                </v:shape>
                <o:OLEObject Type="Embed" ProgID="Equation.DSMT4" ShapeID="_x0000_i1308" DrawAspect="Content" ObjectID="_1743528337" r:id="rId28"/>
              </w:object>
            </w:r>
          </w:p>
        </w:tc>
        <w:tc>
          <w:tcPr>
            <w:tcW w:w="3254" w:type="dxa"/>
            <w:vAlign w:val="center"/>
          </w:tcPr>
          <w:p w14:paraId="7980C6D4" w14:textId="77777777" w:rsidR="0071366A" w:rsidRDefault="00C6312D">
            <w:pPr>
              <w:ind w:firstLineChars="0" w:firstLine="0"/>
              <w:jc w:val="center"/>
            </w:pPr>
            <w:r>
              <w:rPr>
                <w:noProof/>
                <w:position w:val="-10"/>
              </w:rPr>
              <w:object w:dxaOrig="241" w:dyaOrig="314" w14:anchorId="3E8AB4A4">
                <v:shape id="_x0000_i1307" type="#_x0000_t75" alt="" style="width:11.9pt;height:15.6pt;mso-width-percent:0;mso-height-percent:0;mso-width-percent:0;mso-height-percent:0" o:ole="">
                  <v:imagedata r:id="rId29" o:title=""/>
                </v:shape>
                <o:OLEObject Type="Embed" ProgID="Equation.DSMT4" ShapeID="_x0000_i1307" DrawAspect="Content" ObjectID="_1743528338" r:id="rId30"/>
              </w:object>
            </w:r>
            <w:r w:rsidR="00831D39">
              <w:rPr>
                <w:rFonts w:hint="eastAsia"/>
              </w:rPr>
              <w:t>的</w:t>
            </w:r>
            <w:r w:rsidR="00831D39">
              <w:rPr>
                <w:rFonts w:hint="eastAsia"/>
              </w:rPr>
              <w:t>LCT</w:t>
            </w:r>
            <w:r w:rsidR="00831D39">
              <w:rPr>
                <w:rFonts w:hint="eastAsia"/>
              </w:rPr>
              <w:t>；</w:t>
            </w:r>
            <w:r>
              <w:rPr>
                <w:noProof/>
                <w:position w:val="-10"/>
              </w:rPr>
              <w:object w:dxaOrig="225" w:dyaOrig="314" w14:anchorId="3CB2419B">
                <v:shape id="_x0000_i1306" type="#_x0000_t75" alt="" style="width:11.9pt;height:15.6pt;mso-width-percent:0;mso-height-percent:0;mso-width-percent:0;mso-height-percent:0" o:ole="">
                  <v:imagedata r:id="rId31" o:title=""/>
                </v:shape>
                <o:OLEObject Type="Embed" ProgID="Equation.DSMT4" ShapeID="_x0000_i1306" DrawAspect="Content" ObjectID="_1743528339" r:id="rId32"/>
              </w:object>
            </w:r>
            <w:r w:rsidR="00831D39">
              <w:rPr>
                <w:rFonts w:hint="eastAsia"/>
              </w:rPr>
              <w:t>的</w:t>
            </w:r>
            <w:r w:rsidR="00831D39">
              <w:rPr>
                <w:rFonts w:hint="eastAsia"/>
              </w:rPr>
              <w:t>LCT</w:t>
            </w:r>
            <w:r w:rsidR="00831D39">
              <w:rPr>
                <w:rFonts w:hint="eastAsia"/>
              </w:rPr>
              <w:t>；</w:t>
            </w:r>
            <w:r>
              <w:rPr>
                <w:noProof/>
                <w:position w:val="-10"/>
              </w:rPr>
              <w:object w:dxaOrig="225" w:dyaOrig="314" w14:anchorId="1CF371AE">
                <v:shape id="_x0000_i1305" type="#_x0000_t75" alt="" style="width:11.9pt;height:15.6pt;mso-width-percent:0;mso-height-percent:0;mso-width-percent:0;mso-height-percent:0" o:ole="">
                  <v:imagedata r:id="rId33" o:title=""/>
                </v:shape>
                <o:OLEObject Type="Embed" ProgID="Equation.DSMT4" ShapeID="_x0000_i1305" DrawAspect="Content" ObjectID="_1743528340" r:id="rId34"/>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C6312D">
            <w:pPr>
              <w:ind w:firstLineChars="0" w:firstLine="0"/>
              <w:jc w:val="center"/>
            </w:pPr>
            <w:r>
              <w:rPr>
                <w:noProof/>
                <w:position w:val="-4"/>
              </w:rPr>
              <w:object w:dxaOrig="161" w:dyaOrig="257" w14:anchorId="0664FD51">
                <v:shape id="_x0000_i1304" type="#_x0000_t75" alt="" style="width:8.15pt;height:13.35pt;mso-width-percent:0;mso-height-percent:0;mso-width-percent:0;mso-height-percent:0" o:ole="">
                  <v:imagedata r:id="rId35" o:title=""/>
                </v:shape>
                <o:OLEObject Type="Embed" ProgID="Equation.DSMT4" ShapeID="_x0000_i1304" DrawAspect="Content" ObjectID="_1743528341" r:id="rId36"/>
              </w:object>
            </w:r>
          </w:p>
        </w:tc>
        <w:tc>
          <w:tcPr>
            <w:tcW w:w="3254" w:type="dxa"/>
            <w:vAlign w:val="center"/>
          </w:tcPr>
          <w:p w14:paraId="0FBB3952" w14:textId="77777777" w:rsidR="0071366A" w:rsidRDefault="00000000">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C6312D">
            <w:pPr>
              <w:ind w:firstLineChars="0" w:firstLine="0"/>
              <w:jc w:val="center"/>
            </w:pPr>
            <w:r>
              <w:rPr>
                <w:noProof/>
                <w:position w:val="-28"/>
              </w:rPr>
              <w:object w:dxaOrig="1947" w:dyaOrig="676" w14:anchorId="17A7EC27">
                <v:shape id="_x0000_i1303" type="#_x0000_t75" alt="" style="width:96.5pt;height:34.15pt;mso-width-percent:0;mso-height-percent:0;mso-width-percent:0;mso-height-percent:0" o:ole="">
                  <v:imagedata r:id="rId37" o:title=""/>
                </v:shape>
                <o:OLEObject Type="Embed" ProgID="Equation.DSMT4" ShapeID="_x0000_i1303" DrawAspect="Content" ObjectID="_1743528342" r:id="rId38"/>
              </w:object>
            </w:r>
          </w:p>
        </w:tc>
        <w:tc>
          <w:tcPr>
            <w:tcW w:w="3254" w:type="dxa"/>
            <w:vAlign w:val="center"/>
          </w:tcPr>
          <w:p w14:paraId="0CC7A583" w14:textId="77777777" w:rsidR="0071366A" w:rsidRDefault="00000000">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C6312D">
            <w:pPr>
              <w:ind w:firstLineChars="0" w:firstLine="0"/>
              <w:jc w:val="center"/>
            </w:pPr>
            <w:r>
              <w:rPr>
                <w:noProof/>
                <w:position w:val="-14"/>
              </w:rPr>
              <w:object w:dxaOrig="700" w:dyaOrig="378" w14:anchorId="38CDA9E3">
                <v:shape id="_x0000_i1302" type="#_x0000_t75" alt="" style="width:35.65pt;height:19.3pt;mso-width-percent:0;mso-height-percent:0;mso-width-percent:0;mso-height-percent:0" o:ole="">
                  <v:imagedata r:id="rId39" o:title=""/>
                </v:shape>
                <o:OLEObject Type="Embed" ProgID="Equation.DSMT4" ShapeID="_x0000_i1302" DrawAspect="Content" ObjectID="_1743528343" r:id="rId40"/>
              </w:object>
            </w:r>
          </w:p>
        </w:tc>
        <w:tc>
          <w:tcPr>
            <w:tcW w:w="3254" w:type="dxa"/>
            <w:vAlign w:val="center"/>
          </w:tcPr>
          <w:p w14:paraId="0906E9FB" w14:textId="77777777" w:rsidR="0071366A" w:rsidRDefault="00C6312D">
            <w:pPr>
              <w:ind w:firstLineChars="0" w:firstLine="0"/>
              <w:jc w:val="center"/>
            </w:pPr>
            <w:r>
              <w:rPr>
                <w:noProof/>
                <w:position w:val="-10"/>
              </w:rPr>
              <w:object w:dxaOrig="467" w:dyaOrig="314" w14:anchorId="10F16DD8">
                <v:shape id="_x0000_i1301" type="#_x0000_t75" alt="" style="width:23.75pt;height:15.6pt;mso-width-percent:0;mso-height-percent:0;mso-width-percent:0;mso-height-percent:0" o:ole="">
                  <v:imagedata r:id="rId41" o:title=""/>
                </v:shape>
                <o:OLEObject Type="Embed" ProgID="Equation.DSMT4" ShapeID="_x0000_i1301" DrawAspect="Content" ObjectID="_1743528344" r:id="rId42"/>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C6312D">
            <w:pPr>
              <w:ind w:firstLineChars="0" w:firstLine="0"/>
              <w:jc w:val="center"/>
            </w:pPr>
            <w:r>
              <w:rPr>
                <w:noProof/>
                <w:position w:val="-14"/>
              </w:rPr>
              <w:object w:dxaOrig="2639" w:dyaOrig="402" w14:anchorId="16F4359C">
                <v:shape id="_x0000_i1300" type="#_x0000_t75" alt="" style="width:132.1pt;height:19.3pt;mso-width-percent:0;mso-height-percent:0;mso-width-percent:0;mso-height-percent:0" o:ole="">
                  <v:imagedata r:id="rId43" o:title=""/>
                </v:shape>
                <o:OLEObject Type="Embed" ProgID="Equation.DSMT4" ShapeID="_x0000_i1300" DrawAspect="Content" ObjectID="_1743528345" r:id="rId44"/>
              </w:object>
            </w:r>
          </w:p>
        </w:tc>
        <w:tc>
          <w:tcPr>
            <w:tcW w:w="3254" w:type="dxa"/>
            <w:vAlign w:val="center"/>
          </w:tcPr>
          <w:p w14:paraId="6AAB17EF" w14:textId="77777777" w:rsidR="0071366A" w:rsidRDefault="00C6312D">
            <w:pPr>
              <w:ind w:firstLineChars="0" w:firstLine="0"/>
              <w:jc w:val="center"/>
            </w:pPr>
            <w:r>
              <w:rPr>
                <w:noProof/>
                <w:position w:val="-10"/>
              </w:rPr>
              <w:object w:dxaOrig="1038" w:dyaOrig="314" w14:anchorId="7F8F1C08">
                <v:shape id="_x0000_i1299" type="#_x0000_t75" alt="" style="width:52.7pt;height:15.6pt;mso-width-percent:0;mso-height-percent:0;mso-width-percent:0;mso-height-percent:0" o:ole="">
                  <v:imagedata r:id="rId45" o:title=""/>
                </v:shape>
                <o:OLEObject Type="Embed" ProgID="Equation.DSMT4" ShapeID="_x0000_i1299" DrawAspect="Content" ObjectID="_1743528346" r:id="rId46"/>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C6312D">
            <w:pPr>
              <w:ind w:firstLineChars="0" w:firstLine="0"/>
              <w:jc w:val="center"/>
            </w:pPr>
            <w:r>
              <w:rPr>
                <w:noProof/>
                <w:position w:val="-14"/>
              </w:rPr>
              <w:object w:dxaOrig="3298" w:dyaOrig="402" w14:anchorId="1E8C6F74">
                <v:shape id="_x0000_i1298" type="#_x0000_t75" alt="" style="width:164.8pt;height:19.3pt;mso-width-percent:0;mso-height-percent:0;mso-width-percent:0;mso-height-percent:0" o:ole="">
                  <v:imagedata r:id="rId47" o:title=""/>
                </v:shape>
                <o:OLEObject Type="Embed" ProgID="Equation.DSMT4" ShapeID="_x0000_i1298" DrawAspect="Content" ObjectID="_1743528347" r:id="rId48"/>
              </w:object>
            </w:r>
          </w:p>
        </w:tc>
        <w:tc>
          <w:tcPr>
            <w:tcW w:w="3254" w:type="dxa"/>
            <w:vAlign w:val="center"/>
          </w:tcPr>
          <w:p w14:paraId="14632DA5" w14:textId="77777777" w:rsidR="0071366A" w:rsidRDefault="00C6312D">
            <w:pPr>
              <w:ind w:firstLineChars="0" w:firstLine="0"/>
              <w:jc w:val="center"/>
            </w:pPr>
            <w:r>
              <w:rPr>
                <w:noProof/>
                <w:position w:val="-10"/>
              </w:rPr>
              <w:object w:dxaOrig="1528" w:dyaOrig="314" w14:anchorId="5A38B2CF">
                <v:shape id="_x0000_i1297" type="#_x0000_t75" alt="" style="width:77.2pt;height:15.6pt;mso-width-percent:0;mso-height-percent:0;mso-width-percent:0;mso-height-percent:0" o:ole="">
                  <v:imagedata r:id="rId49" o:title=""/>
                </v:shape>
                <o:OLEObject Type="Embed" ProgID="Equation.DSMT4" ShapeID="_x0000_i1297" DrawAspect="Content" ObjectID="_1743528348" r:id="rId50"/>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C6312D">
            <w:pPr>
              <w:ind w:firstLineChars="0" w:firstLine="0"/>
              <w:jc w:val="center"/>
            </w:pPr>
            <w:r>
              <w:rPr>
                <w:noProof/>
                <w:position w:val="-14"/>
              </w:rPr>
              <w:object w:dxaOrig="1319" w:dyaOrig="402" w14:anchorId="7A60D0AE">
                <v:shape id="_x0000_i1296" type="#_x0000_t75" alt="" style="width:65.3pt;height:19.3pt;mso-width-percent:0;mso-height-percent:0;mso-width-percent:0;mso-height-percent:0" o:ole="">
                  <v:imagedata r:id="rId51" o:title=""/>
                </v:shape>
                <o:OLEObject Type="Embed" ProgID="Equation.DSMT4" ShapeID="_x0000_i1296" DrawAspect="Content" ObjectID="_1743528349" r:id="rId52"/>
              </w:object>
            </w:r>
          </w:p>
        </w:tc>
        <w:tc>
          <w:tcPr>
            <w:tcW w:w="3254" w:type="dxa"/>
            <w:vAlign w:val="center"/>
          </w:tcPr>
          <w:p w14:paraId="7B07A933" w14:textId="77777777" w:rsidR="0071366A" w:rsidRDefault="00C6312D">
            <w:pPr>
              <w:ind w:firstLineChars="0" w:firstLine="0"/>
              <w:jc w:val="center"/>
            </w:pPr>
            <w:r>
              <w:rPr>
                <w:noProof/>
                <w:position w:val="-10"/>
              </w:rPr>
              <w:object w:dxaOrig="467" w:dyaOrig="314" w14:anchorId="53C02695">
                <v:shape id="_x0000_i1295" type="#_x0000_t75" alt="" style="width:23.75pt;height:15.6pt;mso-width-percent:0;mso-height-percent:0;mso-width-percent:0;mso-height-percent:0" o:ole="">
                  <v:imagedata r:id="rId53" o:title=""/>
                </v:shape>
                <o:OLEObject Type="Embed" ProgID="Equation.DSMT4" ShapeID="_x0000_i1295" DrawAspect="Content" ObjectID="_1743528350" r:id="rId54"/>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C6312D">
            <w:pPr>
              <w:ind w:firstLineChars="0" w:firstLine="0"/>
              <w:jc w:val="center"/>
            </w:pPr>
            <w:r>
              <w:rPr>
                <w:noProof/>
                <w:position w:val="-12"/>
              </w:rPr>
              <w:object w:dxaOrig="3507" w:dyaOrig="378" w14:anchorId="7279F997">
                <v:shape id="_x0000_i1294" type="#_x0000_t75" alt="" style="width:175.2pt;height:19.3pt;mso-width-percent:0;mso-height-percent:0;mso-width-percent:0;mso-height-percent:0" o:ole="">
                  <v:imagedata r:id="rId55" o:title=""/>
                </v:shape>
                <o:OLEObject Type="Embed" ProgID="Equation.DSMT4" ShapeID="_x0000_i1294" DrawAspect="Content" ObjectID="_1743528351" r:id="rId56"/>
              </w:object>
            </w:r>
          </w:p>
        </w:tc>
        <w:tc>
          <w:tcPr>
            <w:tcW w:w="3254" w:type="dxa"/>
            <w:vAlign w:val="center"/>
          </w:tcPr>
          <w:p w14:paraId="195D7B23" w14:textId="77777777" w:rsidR="0071366A" w:rsidRDefault="00000000">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C6312D">
            <w:pPr>
              <w:ind w:firstLineChars="0" w:firstLine="0"/>
              <w:jc w:val="center"/>
            </w:pPr>
            <w:r>
              <w:rPr>
                <w:noProof/>
                <w:position w:val="-10"/>
              </w:rPr>
              <w:object w:dxaOrig="1335" w:dyaOrig="257" w14:anchorId="42868A91">
                <v:shape id="_x0000_i1293" type="#_x0000_t75" alt="" style="width:66.8pt;height:13.35pt;mso-width-percent:0;mso-height-percent:0;mso-width-percent:0;mso-height-percent:0" o:ole="">
                  <v:imagedata r:id="rId57" o:title=""/>
                </v:shape>
                <o:OLEObject Type="Embed" ProgID="Equation.DSMT4" ShapeID="_x0000_i1293" DrawAspect="Content" ObjectID="_1743528352" r:id="rId58"/>
              </w:object>
            </w:r>
          </w:p>
        </w:tc>
        <w:tc>
          <w:tcPr>
            <w:tcW w:w="3254" w:type="dxa"/>
            <w:vAlign w:val="center"/>
          </w:tcPr>
          <w:p w14:paraId="5DDDB28A" w14:textId="77777777" w:rsidR="0071366A" w:rsidRDefault="00000000">
            <w:pPr>
              <w:ind w:firstLineChars="0" w:firstLine="0"/>
              <w:jc w:val="center"/>
            </w:pPr>
            <w:r>
              <w:rPr>
                <w:rFonts w:hint="eastAsia"/>
              </w:rPr>
              <w:t>最大值，最大值成立的自变量取值</w:t>
            </w:r>
          </w:p>
        </w:tc>
      </w:tr>
      <w:tr w:rsidR="0071366A" w14:paraId="71C7E391" w14:textId="77777777">
        <w:tc>
          <w:tcPr>
            <w:tcW w:w="5240" w:type="dxa"/>
            <w:vAlign w:val="center"/>
          </w:tcPr>
          <w:p w14:paraId="20D32D61" w14:textId="77777777" w:rsidR="0071366A" w:rsidRDefault="00C6312D">
            <w:pPr>
              <w:ind w:firstLineChars="0" w:firstLine="0"/>
              <w:jc w:val="center"/>
            </w:pPr>
            <w:r>
              <w:rPr>
                <w:noProof/>
                <w:position w:val="-6"/>
              </w:rPr>
              <w:object w:dxaOrig="619" w:dyaOrig="282" w14:anchorId="6C0E85AF">
                <v:shape id="_x0000_i1292" type="#_x0000_t75" alt="" style="width:30.45pt;height:14.1pt;mso-width-percent:0;mso-height-percent:0;mso-width-percent:0;mso-height-percent:0" o:ole="">
                  <v:imagedata r:id="rId59" o:title=""/>
                </v:shape>
                <o:OLEObject Type="Embed" ProgID="Equation.DSMT4" ShapeID="_x0000_i1292" DrawAspect="Content" ObjectID="_1743528353" r:id="rId60"/>
              </w:object>
            </w:r>
          </w:p>
        </w:tc>
        <w:tc>
          <w:tcPr>
            <w:tcW w:w="3254" w:type="dxa"/>
            <w:vAlign w:val="center"/>
          </w:tcPr>
          <w:p w14:paraId="48A80B57" w14:textId="77777777" w:rsidR="0071366A" w:rsidRDefault="00000000">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C6312D">
            <w:pPr>
              <w:ind w:firstLineChars="0" w:firstLine="0"/>
              <w:jc w:val="center"/>
            </w:pPr>
            <w:r>
              <w:rPr>
                <w:noProof/>
                <w:position w:val="-10"/>
              </w:rPr>
              <w:object w:dxaOrig="1062" w:dyaOrig="314" w14:anchorId="6007A410">
                <v:shape id="_x0000_i1291" type="#_x0000_t75" alt="" style="width:52.7pt;height:15.6pt;mso-width-percent:0;mso-height-percent:0;mso-width-percent:0;mso-height-percent:0" o:ole="">
                  <v:imagedata r:id="rId61" o:title=""/>
                </v:shape>
                <o:OLEObject Type="Embed" ProgID="Equation.DSMT4" ShapeID="_x0000_i1291" DrawAspect="Content" ObjectID="_1743528354" r:id="rId62"/>
              </w:object>
            </w:r>
          </w:p>
        </w:tc>
        <w:tc>
          <w:tcPr>
            <w:tcW w:w="3254" w:type="dxa"/>
            <w:vAlign w:val="center"/>
          </w:tcPr>
          <w:p w14:paraId="491ADECD" w14:textId="77777777" w:rsidR="0071366A" w:rsidRDefault="00000000">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C6312D">
            <w:pPr>
              <w:ind w:firstLineChars="0" w:firstLine="0"/>
              <w:jc w:val="center"/>
            </w:pPr>
            <w:r>
              <w:rPr>
                <w:noProof/>
                <w:position w:val="-10"/>
              </w:rPr>
              <w:object w:dxaOrig="418" w:dyaOrig="314" w14:anchorId="75B0478F">
                <v:shape id="_x0000_i1290" type="#_x0000_t75" alt="" style="width:20.8pt;height:15.6pt;mso-width-percent:0;mso-height-percent:0;mso-width-percent:0;mso-height-percent:0" o:ole="">
                  <v:imagedata r:id="rId63" o:title=""/>
                </v:shape>
                <o:OLEObject Type="Embed" ProgID="Equation.DSMT4" ShapeID="_x0000_i1290" DrawAspect="Content" ObjectID="_1743528355" r:id="rId64"/>
              </w:object>
            </w:r>
          </w:p>
        </w:tc>
        <w:tc>
          <w:tcPr>
            <w:tcW w:w="3254" w:type="dxa"/>
            <w:vAlign w:val="center"/>
          </w:tcPr>
          <w:p w14:paraId="38611D74" w14:textId="77777777" w:rsidR="0071366A" w:rsidRDefault="00000000">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C6312D">
            <w:pPr>
              <w:ind w:firstLineChars="0" w:firstLine="0"/>
              <w:jc w:val="center"/>
            </w:pPr>
            <w:r>
              <w:rPr>
                <w:noProof/>
                <w:position w:val="-10"/>
              </w:rPr>
              <w:object w:dxaOrig="1641" w:dyaOrig="378" w14:anchorId="04A228A7">
                <v:shape id="_x0000_i1289" type="#_x0000_t75" alt="" style="width:82.4pt;height:19.3pt;mso-width-percent:0;mso-height-percent:0;mso-width-percent:0;mso-height-percent:0" o:ole="">
                  <v:imagedata r:id="rId65" o:title=""/>
                </v:shape>
                <o:OLEObject Type="Embed" ProgID="Equation.DSMT4" ShapeID="_x0000_i1289" DrawAspect="Content" ObjectID="_1743528356" r:id="rId66"/>
              </w:object>
            </w:r>
          </w:p>
        </w:tc>
        <w:tc>
          <w:tcPr>
            <w:tcW w:w="3254" w:type="dxa"/>
            <w:vAlign w:val="center"/>
          </w:tcPr>
          <w:p w14:paraId="55D7871D" w14:textId="77777777" w:rsidR="0071366A" w:rsidRDefault="00000000">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C6312D">
            <w:pPr>
              <w:ind w:firstLineChars="0" w:firstLine="0"/>
              <w:jc w:val="center"/>
            </w:pPr>
            <w:r>
              <w:rPr>
                <w:noProof/>
                <w:position w:val="-12"/>
              </w:rPr>
              <w:object w:dxaOrig="821" w:dyaOrig="402" w14:anchorId="7499BCDE">
                <v:shape id="_x0000_i1288" type="#_x0000_t75" alt="" style="width:41.55pt;height:19.3pt;mso-width-percent:0;mso-height-percent:0;mso-width-percent:0;mso-height-percent:0" o:ole="">
                  <v:imagedata r:id="rId67" o:title=""/>
                </v:shape>
                <o:OLEObject Type="Embed" ProgID="Equation.DSMT4" ShapeID="_x0000_i1288" DrawAspect="Content" ObjectID="_1743528357" r:id="rId68"/>
              </w:object>
            </w:r>
          </w:p>
        </w:tc>
        <w:tc>
          <w:tcPr>
            <w:tcW w:w="3254" w:type="dxa"/>
            <w:vAlign w:val="center"/>
          </w:tcPr>
          <w:p w14:paraId="04371E44" w14:textId="77777777" w:rsidR="0071366A" w:rsidRDefault="00C6312D">
            <w:pPr>
              <w:ind w:firstLineChars="0" w:firstLine="0"/>
              <w:jc w:val="center"/>
            </w:pPr>
            <w:r>
              <w:rPr>
                <w:noProof/>
                <w:position w:val="-32"/>
              </w:rPr>
              <w:object w:dxaOrig="3001" w:dyaOrig="700" w14:anchorId="0669019A">
                <v:shape id="_x0000_i1287" type="#_x0000_t75" alt="" style="width:150.7pt;height:35.65pt;mso-width-percent:0;mso-height-percent:0;mso-width-percent:0;mso-height-percent:0" o:ole="">
                  <v:imagedata r:id="rId69" o:title=""/>
                </v:shape>
                <o:OLEObject Type="Embed" ProgID="Equation.DSMT4" ShapeID="_x0000_i1287" DrawAspect="Content" ObjectID="_1743528358" r:id="rId70"/>
              </w:object>
            </w:r>
          </w:p>
        </w:tc>
      </w:tr>
      <w:tr w:rsidR="0071366A" w14:paraId="15F03B4B" w14:textId="77777777">
        <w:tc>
          <w:tcPr>
            <w:tcW w:w="5240" w:type="dxa"/>
            <w:vAlign w:val="center"/>
          </w:tcPr>
          <w:p w14:paraId="7A52BC1C" w14:textId="77777777" w:rsidR="0071366A" w:rsidRDefault="00C6312D">
            <w:pPr>
              <w:ind w:firstLineChars="0" w:firstLine="0"/>
              <w:jc w:val="center"/>
            </w:pPr>
            <w:r>
              <w:rPr>
                <w:noProof/>
                <w:position w:val="-10"/>
              </w:rPr>
              <w:object w:dxaOrig="378" w:dyaOrig="434" w14:anchorId="713EBE26">
                <v:shape id="_x0000_i1286" type="#_x0000_t75" alt="" style="width:19.3pt;height:20.8pt;mso-width-percent:0;mso-height-percent:0;mso-width-percent:0;mso-height-percent:0" o:ole="">
                  <v:imagedata r:id="rId71" o:title=""/>
                </v:shape>
                <o:OLEObject Type="Embed" ProgID="Equation.DSMT4" ShapeID="_x0000_i1286" DrawAspect="Content" ObjectID="_1743528359" r:id="rId72"/>
              </w:object>
            </w:r>
          </w:p>
        </w:tc>
        <w:tc>
          <w:tcPr>
            <w:tcW w:w="3254" w:type="dxa"/>
            <w:vAlign w:val="center"/>
          </w:tcPr>
          <w:p w14:paraId="57E05859" w14:textId="77777777" w:rsidR="0071366A" w:rsidRDefault="00C6312D">
            <w:pPr>
              <w:ind w:firstLineChars="0" w:firstLine="0"/>
              <w:jc w:val="center"/>
            </w:pPr>
            <w:r>
              <w:rPr>
                <w:noProof/>
                <w:position w:val="-30"/>
              </w:rPr>
              <w:object w:dxaOrig="3258" w:dyaOrig="740" w14:anchorId="1839E618">
                <v:shape id="_x0000_i1285" type="#_x0000_t75" alt="" style="width:164.05pt;height:36.35pt;mso-width-percent:0;mso-height-percent:0;mso-width-percent:0;mso-height-percent:0" o:ole="">
                  <v:imagedata r:id="rId73" o:title=""/>
                </v:shape>
                <o:OLEObject Type="Embed" ProgID="Equation.DSMT4" ShapeID="_x0000_i1285" DrawAspect="Content" ObjectID="_1743528360" r:id="rId74"/>
              </w:object>
            </w:r>
          </w:p>
        </w:tc>
      </w:tr>
      <w:tr w:rsidR="0071366A" w14:paraId="24044771" w14:textId="77777777" w:rsidTr="00B84498">
        <w:tc>
          <w:tcPr>
            <w:tcW w:w="5240" w:type="dxa"/>
            <w:tcBorders>
              <w:bottom w:val="single" w:sz="12" w:space="0" w:color="auto"/>
            </w:tcBorders>
            <w:vAlign w:val="center"/>
            <w:tcPrChange w:id="417" w:author="盛周 强" w:date="2023-04-20T15:57:00Z">
              <w:tcPr>
                <w:tcW w:w="5240" w:type="dxa"/>
                <w:gridSpan w:val="2"/>
                <w:tcBorders>
                  <w:bottom w:val="single" w:sz="12" w:space="0" w:color="auto"/>
                </w:tcBorders>
                <w:vAlign w:val="center"/>
              </w:tcPr>
            </w:tcPrChange>
          </w:tcPr>
          <w:p w14:paraId="3C1F5A8D" w14:textId="77777777" w:rsidR="0071366A" w:rsidRDefault="00C6312D">
            <w:pPr>
              <w:ind w:firstLineChars="0" w:firstLine="0"/>
              <w:jc w:val="center"/>
            </w:pPr>
            <w:r>
              <w:rPr>
                <w:noProof/>
                <w:position w:val="-4"/>
              </w:rPr>
              <w:object w:dxaOrig="257" w:dyaOrig="257" w14:anchorId="244B066B">
                <v:shape id="_x0000_i1284" type="#_x0000_t75" alt="" style="width:13.35pt;height:13.35pt;mso-width-percent:0;mso-height-percent:0;mso-width-percent:0;mso-height-percent:0" o:ole="">
                  <v:imagedata r:id="rId75" o:title=""/>
                </v:shape>
                <o:OLEObject Type="Embed" ProgID="Equation.DSMT4" ShapeID="_x0000_i1284" DrawAspect="Content" ObjectID="_1743528361" r:id="rId76"/>
              </w:object>
            </w:r>
          </w:p>
        </w:tc>
        <w:tc>
          <w:tcPr>
            <w:tcW w:w="3254" w:type="dxa"/>
            <w:tcBorders>
              <w:bottom w:val="single" w:sz="12" w:space="0" w:color="auto"/>
            </w:tcBorders>
            <w:vAlign w:val="center"/>
            <w:tcPrChange w:id="418" w:author="盛周 强" w:date="2023-04-20T15:57:00Z">
              <w:tcPr>
                <w:tcW w:w="3254" w:type="dxa"/>
                <w:tcBorders>
                  <w:bottom w:val="single" w:sz="12" w:space="0" w:color="auto"/>
                </w:tcBorders>
                <w:vAlign w:val="center"/>
              </w:tcPr>
            </w:tcPrChange>
          </w:tcPr>
          <w:p w14:paraId="48554DF9" w14:textId="77777777" w:rsidR="0071366A" w:rsidRDefault="00000000">
            <w:pPr>
              <w:ind w:firstLineChars="0" w:firstLine="0"/>
              <w:jc w:val="center"/>
            </w:pPr>
            <w:r>
              <w:rPr>
                <w:rFonts w:hint="eastAsia"/>
              </w:rPr>
              <w:t>噪声的功率谱密度</w:t>
            </w:r>
            <w:commentRangeEnd w:id="413"/>
            <w:r>
              <w:commentReference w:id="413"/>
            </w:r>
          </w:p>
        </w:tc>
      </w:tr>
    </w:tbl>
    <w:p w14:paraId="0ADCACCB" w14:textId="77777777" w:rsidR="0071366A" w:rsidRDefault="0071366A">
      <w:pPr>
        <w:ind w:firstLineChars="0" w:firstLine="0"/>
        <w:rPr>
          <w:rFonts w:cs="Times New Roman"/>
        </w:rPr>
        <w:sectPr w:rsidR="0071366A">
          <w:headerReference w:type="default" r:id="rId77"/>
          <w:footerReference w:type="default" r:id="rId78"/>
          <w:pgSz w:w="11906" w:h="16838"/>
          <w:pgMar w:top="1418" w:right="1701" w:bottom="1418" w:left="1701" w:header="851" w:footer="992" w:gutter="0"/>
          <w:pgNumType w:fmt="upperRoman" w:start="1"/>
          <w:cols w:space="425"/>
          <w:docGrid w:type="lines" w:linePitch="312"/>
        </w:sectPr>
      </w:pPr>
    </w:p>
    <w:p w14:paraId="4EDD95AD" w14:textId="77777777" w:rsidR="0071366A" w:rsidRDefault="00000000">
      <w:pPr>
        <w:pStyle w:val="1"/>
        <w:spacing w:before="156" w:after="156"/>
      </w:pPr>
      <w:bookmarkStart w:id="419" w:name="_Ref131625104"/>
      <w:bookmarkStart w:id="420" w:name="_Toc103082008"/>
      <w:bookmarkStart w:id="421" w:name="_Toc38988538"/>
      <w:bookmarkStart w:id="422" w:name="_Toc132901057"/>
      <w:r>
        <w:rPr>
          <w:rFonts w:hint="eastAsia"/>
        </w:rPr>
        <w:lastRenderedPageBreak/>
        <w:t>1</w:t>
      </w:r>
      <w:r>
        <w:t xml:space="preserve"> </w:t>
      </w:r>
      <w:r>
        <w:t>引言</w:t>
      </w:r>
      <w:bookmarkEnd w:id="419"/>
      <w:bookmarkEnd w:id="420"/>
      <w:bookmarkEnd w:id="421"/>
      <w:bookmarkEnd w:id="422"/>
      <w:r>
        <w:t xml:space="preserve"> </w:t>
      </w:r>
    </w:p>
    <w:p w14:paraId="25C3F4F3" w14:textId="77777777" w:rsidR="0071366A" w:rsidRDefault="00000000">
      <w:pPr>
        <w:pStyle w:val="2"/>
        <w:spacing w:before="156" w:after="156"/>
      </w:pPr>
      <w:bookmarkStart w:id="423" w:name="_Toc513705279"/>
      <w:bookmarkStart w:id="424" w:name="_Toc482716884"/>
      <w:bookmarkStart w:id="425" w:name="_Toc515613440"/>
      <w:bookmarkStart w:id="426" w:name="_Toc513705085"/>
      <w:bookmarkStart w:id="427" w:name="_Toc103082009"/>
      <w:bookmarkStart w:id="428" w:name="_Toc38988539"/>
      <w:bookmarkStart w:id="429" w:name="_Toc132901058"/>
      <w:r>
        <w:t xml:space="preserve">1.1 </w:t>
      </w:r>
      <w:r>
        <w:t>研究背景</w:t>
      </w:r>
      <w:bookmarkEnd w:id="423"/>
      <w:bookmarkEnd w:id="424"/>
      <w:bookmarkEnd w:id="425"/>
      <w:bookmarkEnd w:id="426"/>
      <w:bookmarkEnd w:id="427"/>
      <w:bookmarkEnd w:id="428"/>
      <w:bookmarkEnd w:id="429"/>
    </w:p>
    <w:p w14:paraId="6998E5B7" w14:textId="6C6A7FA6" w:rsidR="0071366A" w:rsidRDefault="00000000">
      <w:pPr>
        <w:ind w:firstLine="420"/>
      </w:pPr>
      <w:bookmarkStart w:id="430" w:name="_Toc513705280"/>
      <w:bookmarkStart w:id="431" w:name="_Toc513705086"/>
      <w:bookmarkStart w:id="432" w:name="_Toc515613441"/>
      <w:r>
        <w:rPr>
          <w:rFonts w:hint="eastAsia"/>
        </w:rPr>
        <w:t>近几十年来，</w:t>
      </w:r>
      <w:commentRangeStart w:id="433"/>
      <w:r>
        <w:rPr>
          <w:rFonts w:hint="eastAsia"/>
        </w:rPr>
        <w:t>线性正则变换</w:t>
      </w:r>
      <w:ins w:id="434" w:author="盛周 强" w:date="2023-04-20T16:03:00Z">
        <w:r w:rsidR="00A15FE5">
          <w:t>(Linear Canonical Transform</w:t>
        </w:r>
        <w:r w:rsidR="00A15FE5">
          <w:rPr>
            <w:rFonts w:hint="eastAsia"/>
          </w:rPr>
          <w:t>,</w:t>
        </w:r>
        <w:r w:rsidR="00A15FE5">
          <w:t xml:space="preserve"> </w:t>
        </w:r>
        <w:r w:rsidR="00A15FE5">
          <w:rPr>
            <w:rFonts w:hint="eastAsia"/>
          </w:rPr>
          <w:t>LCT)</w:t>
        </w:r>
      </w:ins>
      <w:del w:id="435" w:author="盛周 强" w:date="2023-04-20T16:03:00Z">
        <w:r w:rsidDel="00A15FE5">
          <w:rPr>
            <w:rFonts w:hint="eastAsia"/>
          </w:rPr>
          <w:delText>（</w:delText>
        </w:r>
        <w:r w:rsidDel="00A15FE5">
          <w:rPr>
            <w:rFonts w:hint="eastAsia"/>
          </w:rPr>
          <w:delText>LCT</w:delText>
        </w:r>
        <w:r w:rsidDel="00A15FE5">
          <w:rPr>
            <w:rFonts w:hint="eastAsia"/>
          </w:rPr>
          <w:delText>）</w:delText>
        </w:r>
        <w:commentRangeEnd w:id="433"/>
        <w:r w:rsidDel="00A15FE5">
          <w:commentReference w:id="433"/>
        </w:r>
      </w:del>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ED5BD2">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ED5BD2">
        <w:t>[3]</w:t>
      </w:r>
      <w:r>
        <w:fldChar w:fldCharType="end"/>
      </w:r>
      <w:r>
        <w:rPr>
          <w:rFonts w:hint="eastAsia"/>
        </w:rPr>
        <w:t>中的重要性而备受关注。一些著名的积分变换都是</w:t>
      </w:r>
      <w:r>
        <w:rPr>
          <w:rFonts w:hint="eastAsia"/>
        </w:rPr>
        <w:t>LCT</w:t>
      </w:r>
      <w:r>
        <w:rPr>
          <w:rFonts w:hint="eastAsia"/>
        </w:rPr>
        <w:t>的特例，包括傅立叶变换</w:t>
      </w:r>
      <w:ins w:id="436" w:author="盛周 强" w:date="2023-04-20T16:03:00Z">
        <w:r w:rsidR="00A15FE5">
          <w:rPr>
            <w:rFonts w:hint="eastAsia"/>
          </w:rPr>
          <w:t>(</w:t>
        </w:r>
      </w:ins>
      <w:del w:id="437" w:author="盛周 强" w:date="2023-04-20T16:03:00Z">
        <w:r w:rsidDel="00A15FE5">
          <w:rPr>
            <w:rFonts w:hint="eastAsia"/>
          </w:rPr>
          <w:delText>（</w:delText>
        </w:r>
      </w:del>
      <w:r>
        <w:t xml:space="preserve">Fourier </w:t>
      </w:r>
      <w:r>
        <w:rPr>
          <w:rFonts w:hint="eastAsia"/>
        </w:rPr>
        <w:t>T</w:t>
      </w:r>
      <w:r>
        <w:t>ransform</w:t>
      </w:r>
      <w:ins w:id="438" w:author="盛周 强" w:date="2023-04-20T16:03:00Z">
        <w:r w:rsidR="00A15FE5">
          <w:t xml:space="preserve">, </w:t>
        </w:r>
      </w:ins>
      <w:del w:id="439" w:author="盛周 强" w:date="2023-04-20T16:03:00Z">
        <w:r w:rsidDel="00A15FE5">
          <w:rPr>
            <w:rFonts w:hint="eastAsia"/>
          </w:rPr>
          <w:delText>，</w:delText>
        </w:r>
      </w:del>
      <w:r>
        <w:rPr>
          <w:rFonts w:hint="eastAsia"/>
        </w:rPr>
        <w:t>FT</w:t>
      </w:r>
      <w:ins w:id="440" w:author="盛周 强" w:date="2023-04-20T16:03:00Z">
        <w:r w:rsidR="00A15FE5">
          <w:rPr>
            <w:rFonts w:hint="eastAsia"/>
          </w:rPr>
          <w:t>）</w:t>
        </w:r>
      </w:ins>
      <w:del w:id="441" w:author="盛周 强" w:date="2023-04-20T16:03:00Z">
        <w:r w:rsidDel="00A15FE5">
          <w:rPr>
            <w:rFonts w:hint="eastAsia"/>
          </w:rPr>
          <w:delText>）</w:delText>
        </w:r>
      </w:del>
      <w:r>
        <w:fldChar w:fldCharType="begin"/>
      </w:r>
      <w:r>
        <w:instrText xml:space="preserve"> </w:instrText>
      </w:r>
      <w:r>
        <w:rPr>
          <w:rFonts w:hint="eastAsia"/>
        </w:rPr>
        <w:instrText>REF _Ref131257158 \r \h</w:instrText>
      </w:r>
      <w:r>
        <w:instrText xml:space="preserve"> </w:instrText>
      </w:r>
      <w:r>
        <w:fldChar w:fldCharType="separate"/>
      </w:r>
      <w:r w:rsidR="00ED5BD2">
        <w:t>[4]</w:t>
      </w:r>
      <w:r>
        <w:fldChar w:fldCharType="end"/>
      </w:r>
      <w:r>
        <w:rPr>
          <w:rFonts w:hint="eastAsia"/>
        </w:rPr>
        <w:t>、分数阶傅立叶变换</w:t>
      </w:r>
      <w:ins w:id="442" w:author="盛周 强" w:date="2023-04-20T16:03:00Z">
        <w:r w:rsidR="00A15FE5">
          <w:rPr>
            <w:rFonts w:hint="eastAsia"/>
          </w:rPr>
          <w:t>(</w:t>
        </w:r>
      </w:ins>
      <w:del w:id="443" w:author="盛周 强" w:date="2023-04-20T16:03:00Z">
        <w:r w:rsidDel="00A15FE5">
          <w:rPr>
            <w:rFonts w:hint="eastAsia"/>
          </w:rPr>
          <w:delText>（</w:delText>
        </w:r>
      </w:del>
      <w:r>
        <w:rPr>
          <w:rFonts w:hint="eastAsia"/>
        </w:rPr>
        <w:t>F</w:t>
      </w:r>
      <w:r>
        <w:t>ractional Fourier transform</w:t>
      </w:r>
      <w:r>
        <w:rPr>
          <w:rFonts w:hint="eastAsia"/>
        </w:rPr>
        <w:t>，</w:t>
      </w:r>
      <w:r>
        <w:rPr>
          <w:rFonts w:hint="eastAsia"/>
        </w:rPr>
        <w:t>FRFT</w:t>
      </w:r>
      <w:ins w:id="444" w:author="盛周 强" w:date="2023-04-20T16:04:00Z">
        <w:r w:rsidR="00A15FE5">
          <w:rPr>
            <w:rFonts w:hint="eastAsia"/>
          </w:rPr>
          <w:t>）</w:t>
        </w:r>
      </w:ins>
      <w:del w:id="445" w:author="盛周 强" w:date="2023-04-20T16:03:00Z">
        <w:r w:rsidDel="00A15FE5">
          <w:rPr>
            <w:rFonts w:hint="eastAsia"/>
          </w:rPr>
          <w:delText>）</w:delText>
        </w:r>
      </w:del>
      <w:r>
        <w:fldChar w:fldCharType="begin"/>
      </w:r>
      <w:r>
        <w:instrText xml:space="preserve"> </w:instrText>
      </w:r>
      <w:r>
        <w:rPr>
          <w:rFonts w:hint="eastAsia"/>
        </w:rPr>
        <w:instrText>REF _Ref131257167 \r \h</w:instrText>
      </w:r>
      <w:r>
        <w:instrText xml:space="preserve"> </w:instrText>
      </w:r>
      <w:r>
        <w:fldChar w:fldCharType="separate"/>
      </w:r>
      <w:r w:rsidR="00ED5BD2">
        <w:t>[5]</w:t>
      </w:r>
      <w:r>
        <w:fldChar w:fldCharType="end"/>
      </w:r>
      <w:r>
        <w:t>-</w:t>
      </w:r>
      <w:r>
        <w:fldChar w:fldCharType="begin"/>
      </w:r>
      <w:r>
        <w:instrText xml:space="preserve"> REF _Ref131257173 \r \h </w:instrText>
      </w:r>
      <w:r>
        <w:fldChar w:fldCharType="separate"/>
      </w:r>
      <w:r w:rsidR="00ED5BD2">
        <w:t>[9]</w:t>
      </w:r>
      <w:r>
        <w:fldChar w:fldCharType="end"/>
      </w:r>
      <w:r>
        <w:rPr>
          <w:rFonts w:hint="eastAsia"/>
        </w:rPr>
        <w:t>、</w:t>
      </w:r>
      <w:del w:id="446" w:author="盛周 强" w:date="2023-04-20T16:04:00Z">
        <w:r w:rsidDel="00A15FE5">
          <w:delText>F</w:delText>
        </w:r>
        <w:commentRangeStart w:id="447"/>
        <w:r w:rsidDel="00A15FE5">
          <w:delText>resnel</w:delText>
        </w:r>
      </w:del>
      <w:ins w:id="448" w:author="盛周 强" w:date="2023-04-20T16:04:00Z">
        <w:r w:rsidR="00A15FE5">
          <w:rPr>
            <w:rFonts w:hint="eastAsia"/>
          </w:rPr>
          <w:t>菲涅尔</w:t>
        </w:r>
      </w:ins>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ED5BD2">
        <w:t>[10]</w:t>
      </w:r>
      <w:r>
        <w:fldChar w:fldCharType="end"/>
      </w:r>
      <w:r>
        <w:rPr>
          <w:rFonts w:hint="eastAsia"/>
        </w:rPr>
        <w:t>和</w:t>
      </w:r>
      <w:del w:id="449" w:author="盛周 强" w:date="2023-04-20T16:04:00Z">
        <w:r w:rsidDel="00A15FE5">
          <w:rPr>
            <w:rFonts w:hint="eastAsia"/>
          </w:rPr>
          <w:delText>Lorentz</w:delText>
        </w:r>
      </w:del>
      <w:ins w:id="450" w:author="盛周 强" w:date="2023-04-20T16:04:00Z">
        <w:r w:rsidR="00A15FE5">
          <w:rPr>
            <w:rFonts w:hint="eastAsia"/>
          </w:rPr>
          <w:t>洛伦兹</w:t>
        </w:r>
      </w:ins>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ED5BD2">
        <w:t>[11]</w:t>
      </w:r>
      <w:r>
        <w:fldChar w:fldCharType="end"/>
      </w:r>
      <w:commentRangeEnd w:id="447"/>
      <w:r>
        <w:commentReference w:id="447"/>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A15FE5">
        <w:rPr>
          <w:rFonts w:hint="eastAsia"/>
          <w:rPrChange w:id="451" w:author="盛周 强" w:date="2023-04-20T16:04:00Z">
            <w:rPr>
              <w:rFonts w:hint="eastAsia"/>
              <w:highlight w:val="yellow"/>
            </w:rPr>
          </w:rPrChange>
        </w:rPr>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0E8C0037" w:rsidR="0071366A" w:rsidRDefault="00000000">
      <w:pPr>
        <w:ind w:firstLine="420"/>
      </w:pPr>
      <w:r w:rsidRPr="000A158F">
        <w:rPr>
          <w:rFonts w:hint="eastAsia"/>
          <w:rPrChange w:id="452" w:author="盛周 强" w:date="2023-04-20T16:05:00Z">
            <w:rPr>
              <w:rFonts w:hint="eastAsia"/>
              <w:highlight w:val="yellow"/>
            </w:rPr>
          </w:rPrChange>
        </w:rPr>
        <w:t>Wigner</w:t>
      </w:r>
      <w:r w:rsidRPr="000A158F">
        <w:rPr>
          <w:rFonts w:hint="eastAsia"/>
          <w:rPrChange w:id="453" w:author="盛周 强" w:date="2023-04-20T16:05:00Z">
            <w:rPr>
              <w:rFonts w:hint="eastAsia"/>
              <w:highlight w:val="yellow"/>
            </w:rPr>
          </w:rPrChange>
        </w:rPr>
        <w:t>分布</w:t>
      </w:r>
      <w:ins w:id="454" w:author="盛周 强" w:date="2023-04-20T16:05:00Z">
        <w:r w:rsidR="000A158F">
          <w:t>(Wigner Distribution</w:t>
        </w:r>
        <w:r w:rsidR="000A158F">
          <w:rPr>
            <w:rFonts w:hint="eastAsia"/>
          </w:rPr>
          <w:t>,</w:t>
        </w:r>
        <w:r w:rsidR="000A158F">
          <w:t xml:space="preserve"> </w:t>
        </w:r>
        <w:r w:rsidR="000A158F">
          <w:rPr>
            <w:rFonts w:hint="eastAsia"/>
          </w:rPr>
          <w:t>WD</w:t>
        </w:r>
        <w:r w:rsidR="000A158F">
          <w:rPr>
            <w:rFonts w:hint="eastAsia"/>
          </w:rPr>
          <w:t>）</w:t>
        </w:r>
      </w:ins>
      <w:del w:id="455" w:author="盛周 强" w:date="2023-04-20T16:05:00Z">
        <w:r w:rsidRPr="000A158F" w:rsidDel="000A158F">
          <w:rPr>
            <w:rFonts w:hint="eastAsia"/>
            <w:rPrChange w:id="456" w:author="盛周 强" w:date="2023-04-20T16:05:00Z">
              <w:rPr>
                <w:rFonts w:hint="eastAsia"/>
                <w:highlight w:val="yellow"/>
              </w:rPr>
            </w:rPrChange>
          </w:rPr>
          <w:delText>（</w:delText>
        </w:r>
        <w:r w:rsidRPr="000A158F" w:rsidDel="000A158F">
          <w:rPr>
            <w:rFonts w:hint="eastAsia"/>
            <w:rPrChange w:id="457" w:author="盛周 强" w:date="2023-04-20T16:05:00Z">
              <w:rPr>
                <w:rFonts w:hint="eastAsia"/>
                <w:highlight w:val="yellow"/>
              </w:rPr>
            </w:rPrChange>
          </w:rPr>
          <w:delText>WD</w:delText>
        </w:r>
        <w:r w:rsidRPr="000A158F" w:rsidDel="000A158F">
          <w:rPr>
            <w:rFonts w:hint="eastAsia"/>
            <w:rPrChange w:id="458" w:author="盛周 强" w:date="2023-04-20T16:05:00Z">
              <w:rPr>
                <w:rFonts w:hint="eastAsia"/>
                <w:highlight w:val="yellow"/>
              </w:rPr>
            </w:rPrChange>
          </w:rPr>
          <w:delText>）</w:delText>
        </w:r>
      </w:del>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ED5BD2">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ED5BD2">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0A158F">
        <w:rPr>
          <w:rFonts w:hint="eastAsia"/>
          <w:rPrChange w:id="459" w:author="盛周 强" w:date="2023-04-20T16:05:00Z">
            <w:rPr>
              <w:rFonts w:hint="eastAsia"/>
              <w:highlight w:val="yellow"/>
            </w:rPr>
          </w:rPrChange>
        </w:rPr>
        <w:t>Wigner</w:t>
      </w:r>
      <w:r w:rsidRPr="000A158F">
        <w:rPr>
          <w:rFonts w:hint="eastAsia"/>
          <w:rPrChange w:id="460" w:author="盛周 强" w:date="2023-04-20T16:05:00Z">
            <w:rPr>
              <w:rFonts w:hint="eastAsia"/>
              <w:highlight w:val="yellow"/>
            </w:rPr>
          </w:rPrChange>
        </w:rPr>
        <w:t>分布</w:t>
      </w:r>
      <w:ins w:id="461" w:author="盛周 强" w:date="2023-04-20T16:05:00Z">
        <w:r w:rsidR="000A158F">
          <w:rPr>
            <w:rFonts w:hint="eastAsia"/>
          </w:rPr>
          <w:t>(</w:t>
        </w:r>
      </w:ins>
      <w:del w:id="462" w:author="盛周 强" w:date="2023-04-20T16:05:00Z">
        <w:r w:rsidDel="000A158F">
          <w:rPr>
            <w:rFonts w:hint="eastAsia"/>
          </w:rPr>
          <w:delText>（</w:delText>
        </w:r>
      </w:del>
      <w:r>
        <w:rPr>
          <w:rFonts w:hint="eastAsia"/>
        </w:rPr>
        <w:t>P</w:t>
      </w:r>
      <w:r>
        <w:t>seudo Wigner Distribution</w:t>
      </w:r>
      <w:ins w:id="463" w:author="盛周 强" w:date="2023-04-20T16:06:00Z">
        <w:r w:rsidR="000A158F">
          <w:rPr>
            <w:rFonts w:hint="eastAsia"/>
          </w:rPr>
          <w:t>）</w:t>
        </w:r>
      </w:ins>
      <w:del w:id="464" w:author="盛周 强" w:date="2023-04-20T16:06:00Z">
        <w:r w:rsidDel="000A158F">
          <w:rPr>
            <w:rFonts w:hint="eastAsia"/>
          </w:rPr>
          <w:delText>）</w:delText>
        </w:r>
      </w:del>
      <w:r>
        <w:fldChar w:fldCharType="begin"/>
      </w:r>
      <w:r>
        <w:instrText xml:space="preserve"> </w:instrText>
      </w:r>
      <w:r>
        <w:rPr>
          <w:rFonts w:hint="eastAsia"/>
        </w:rPr>
        <w:instrText>REF _Ref131257573 \r \h</w:instrText>
      </w:r>
      <w:r>
        <w:instrText xml:space="preserve"> </w:instrText>
      </w:r>
      <w:r>
        <w:fldChar w:fldCharType="separate"/>
      </w:r>
      <w:r w:rsidR="00ED5BD2">
        <w:t>[14]</w:t>
      </w:r>
      <w:r>
        <w:fldChar w:fldCharType="end"/>
      </w:r>
      <w:r>
        <w:rPr>
          <w:rFonts w:hint="eastAsia"/>
        </w:rPr>
        <w:t>、平滑伪</w:t>
      </w:r>
      <w:r w:rsidRPr="000A158F">
        <w:rPr>
          <w:rFonts w:hint="eastAsia"/>
          <w:rPrChange w:id="465" w:author="盛周 强" w:date="2023-04-20T16:05:00Z">
            <w:rPr>
              <w:rFonts w:hint="eastAsia"/>
              <w:highlight w:val="yellow"/>
            </w:rPr>
          </w:rPrChange>
        </w:rPr>
        <w:t>Wigner</w:t>
      </w:r>
      <w:r w:rsidRPr="000A158F">
        <w:rPr>
          <w:rFonts w:hint="eastAsia"/>
          <w:rPrChange w:id="466" w:author="盛周 强" w:date="2023-04-20T16:05:00Z">
            <w:rPr>
              <w:rFonts w:hint="eastAsia"/>
              <w:highlight w:val="yellow"/>
            </w:rPr>
          </w:rPrChange>
        </w:rPr>
        <w:t>分布</w:t>
      </w:r>
      <w:ins w:id="467" w:author="盛周 强" w:date="2023-04-20T16:06:00Z">
        <w:r w:rsidR="000A158F">
          <w:rPr>
            <w:rFonts w:hint="eastAsia"/>
          </w:rPr>
          <w:t>(</w:t>
        </w:r>
      </w:ins>
      <w:del w:id="468" w:author="盛周 强" w:date="2023-04-20T16:06:00Z">
        <w:r w:rsidDel="000A158F">
          <w:rPr>
            <w:rFonts w:hint="eastAsia"/>
          </w:rPr>
          <w:delText>（</w:delText>
        </w:r>
      </w:del>
      <w:r>
        <w:rPr>
          <w:rFonts w:hint="eastAsia"/>
        </w:rPr>
        <w:t>S</w:t>
      </w:r>
      <w:r>
        <w:t>moothed Pseudo Wigner Distribution</w:t>
      </w:r>
      <w:ins w:id="469" w:author="盛周 强" w:date="2023-04-20T16:06:00Z">
        <w:r w:rsidR="000A158F">
          <w:rPr>
            <w:rFonts w:hint="eastAsia"/>
          </w:rPr>
          <w:t>）</w:t>
        </w:r>
      </w:ins>
      <w:del w:id="470" w:author="盛周 强" w:date="2023-04-20T16:06:00Z">
        <w:r w:rsidDel="000A158F">
          <w:rPr>
            <w:rFonts w:hint="eastAsia"/>
          </w:rPr>
          <w:delText>）</w:delText>
        </w:r>
      </w:del>
      <w:r>
        <w:fldChar w:fldCharType="begin"/>
      </w:r>
      <w:r>
        <w:instrText xml:space="preserve"> </w:instrText>
      </w:r>
      <w:r>
        <w:rPr>
          <w:rFonts w:hint="eastAsia"/>
        </w:rPr>
        <w:instrText>REF _Ref131257581 \r \h</w:instrText>
      </w:r>
      <w:r>
        <w:instrText xml:space="preserve"> </w:instrText>
      </w:r>
      <w:r>
        <w:fldChar w:fldCharType="separate"/>
      </w:r>
      <w:r w:rsidR="00ED5BD2">
        <w:t>[15]</w:t>
      </w:r>
      <w:r>
        <w:fldChar w:fldCharType="end"/>
      </w:r>
      <w:r>
        <w:rPr>
          <w:rFonts w:hint="eastAsia"/>
        </w:rPr>
        <w:t>、</w:t>
      </w:r>
      <w:r>
        <w:rPr>
          <w:rFonts w:hint="eastAsia"/>
        </w:rPr>
        <w:t>S</w:t>
      </w:r>
      <w:r>
        <w:rPr>
          <w:rFonts w:hint="eastAsia"/>
        </w:rPr>
        <w:t>方法</w:t>
      </w:r>
      <w:ins w:id="471" w:author="盛周 强" w:date="2023-04-20T16:06:00Z">
        <w:r w:rsidR="000A158F">
          <w:rPr>
            <w:rFonts w:hint="eastAsia"/>
          </w:rPr>
          <w:t>(</w:t>
        </w:r>
      </w:ins>
      <w:del w:id="472" w:author="盛周 强" w:date="2023-04-20T16:06:00Z">
        <w:r w:rsidDel="000A158F">
          <w:rPr>
            <w:rFonts w:hint="eastAsia"/>
          </w:rPr>
          <w:delText>（</w:delText>
        </w:r>
      </w:del>
      <w:r>
        <w:t>S-method</w:t>
      </w:r>
      <w:ins w:id="473" w:author="盛周 强" w:date="2023-04-20T16:06:00Z">
        <w:r w:rsidR="000A158F">
          <w:rPr>
            <w:rFonts w:hint="eastAsia"/>
          </w:rPr>
          <w:t>）</w:t>
        </w:r>
      </w:ins>
      <w:del w:id="474" w:author="盛周 强" w:date="2023-04-20T16:06:00Z">
        <w:r w:rsidDel="000A158F">
          <w:rPr>
            <w:rFonts w:hint="eastAsia"/>
          </w:rPr>
          <w:delText>）</w:delText>
        </w:r>
      </w:del>
      <w:r>
        <w:fldChar w:fldCharType="begin"/>
      </w:r>
      <w:r>
        <w:instrText xml:space="preserve"> </w:instrText>
      </w:r>
      <w:r>
        <w:rPr>
          <w:rFonts w:hint="eastAsia"/>
        </w:rPr>
        <w:instrText>REF _Ref131257665 \r \h</w:instrText>
      </w:r>
      <w:r>
        <w:instrText xml:space="preserve"> </w:instrText>
      </w:r>
      <w:r>
        <w:fldChar w:fldCharType="separate"/>
      </w:r>
      <w:r w:rsidR="00ED5BD2">
        <w:t>[16]</w:t>
      </w:r>
      <w:r>
        <w:fldChar w:fldCharType="end"/>
      </w:r>
      <w:r>
        <w:rPr>
          <w:rFonts w:hint="eastAsia"/>
        </w:rPr>
        <w:t>、扩展</w:t>
      </w:r>
      <w:r>
        <w:rPr>
          <w:rFonts w:hint="eastAsia"/>
        </w:rPr>
        <w:t>Wigner</w:t>
      </w:r>
      <w:r>
        <w:rPr>
          <w:rFonts w:hint="eastAsia"/>
        </w:rPr>
        <w:t>分布</w:t>
      </w:r>
      <w:ins w:id="475" w:author="盛周 强" w:date="2023-04-20T16:06:00Z">
        <w:r w:rsidR="000A158F">
          <w:rPr>
            <w:rFonts w:hint="eastAsia"/>
          </w:rPr>
          <w:t>(</w:t>
        </w:r>
      </w:ins>
      <w:del w:id="476" w:author="盛周 强" w:date="2023-04-20T16:06:00Z">
        <w:r w:rsidDel="000A158F">
          <w:rPr>
            <w:rFonts w:hint="eastAsia"/>
          </w:rPr>
          <w:delText>（</w:delText>
        </w:r>
      </w:del>
      <w:r>
        <w:rPr>
          <w:rFonts w:hint="eastAsia"/>
        </w:rPr>
        <w:t>G</w:t>
      </w:r>
      <w:r>
        <w:t>eneral Wigner Distribution</w:t>
      </w:r>
      <w:ins w:id="477" w:author="盛周 强" w:date="2023-04-20T16:06:00Z">
        <w:r w:rsidR="000A158F">
          <w:rPr>
            <w:rFonts w:hint="eastAsia"/>
          </w:rPr>
          <w:t>）</w:t>
        </w:r>
      </w:ins>
      <w:del w:id="478" w:author="盛周 强" w:date="2023-04-20T16:06:00Z">
        <w:r w:rsidDel="000A158F">
          <w:rPr>
            <w:rFonts w:hint="eastAsia"/>
          </w:rPr>
          <w:delText>）</w:delText>
        </w:r>
      </w:del>
      <w:r>
        <w:fldChar w:fldCharType="begin"/>
      </w:r>
      <w:r>
        <w:instrText xml:space="preserve"> </w:instrText>
      </w:r>
      <w:r>
        <w:rPr>
          <w:rFonts w:hint="eastAsia"/>
        </w:rPr>
        <w:instrText>REF _Ref131257677 \r \h</w:instrText>
      </w:r>
      <w:r>
        <w:instrText xml:space="preserve"> </w:instrText>
      </w:r>
      <w:r>
        <w:fldChar w:fldCharType="separate"/>
      </w:r>
      <w:r w:rsidR="00ED5BD2">
        <w:t>[17]</w:t>
      </w:r>
      <w:r>
        <w:fldChar w:fldCharType="end"/>
      </w:r>
      <w:r>
        <w:rPr>
          <w:rFonts w:hint="eastAsia"/>
        </w:rPr>
        <w:t>、</w:t>
      </w:r>
      <w:commentRangeStart w:id="479"/>
      <w:r>
        <w:rPr>
          <w:rFonts w:hint="eastAsia"/>
        </w:rPr>
        <w:t>L</w:t>
      </w:r>
      <w:ins w:id="480" w:author="盛周 强" w:date="2023-04-20T16:06:00Z">
        <w:r w:rsidR="000A158F">
          <w:t>i</w:t>
        </w:r>
      </w:ins>
      <w:r>
        <w:t xml:space="preserve"> </w:t>
      </w:r>
      <w:r>
        <w:rPr>
          <w:rFonts w:hint="eastAsia"/>
        </w:rPr>
        <w:t>Wigner</w:t>
      </w:r>
      <w:r>
        <w:rPr>
          <w:rFonts w:hint="eastAsia"/>
        </w:rPr>
        <w:t>分布</w:t>
      </w:r>
      <w:commentRangeEnd w:id="479"/>
      <w:r>
        <w:commentReference w:id="479"/>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ins w:id="481" w:author="盛周 强" w:date="2023-04-20T16:06:00Z">
        <w:r w:rsidR="000A158F">
          <w:rPr>
            <w:rFonts w:hint="eastAsia"/>
          </w:rPr>
          <w:t>(</w:t>
        </w:r>
      </w:ins>
      <w:del w:id="482" w:author="盛周 强" w:date="2023-04-20T16:06:00Z">
        <w:r w:rsidDel="000A158F">
          <w:rPr>
            <w:rFonts w:hint="eastAsia"/>
          </w:rPr>
          <w:delText>（</w:delText>
        </w:r>
      </w:del>
      <w:r>
        <w:rPr>
          <w:rFonts w:hint="eastAsia"/>
        </w:rPr>
        <w:t>S</w:t>
      </w:r>
      <w:r>
        <w:t>caled Wigner Distribution</w:t>
      </w:r>
      <w:ins w:id="483" w:author="盛周 强" w:date="2023-04-20T16:06:00Z">
        <w:r w:rsidR="000A158F">
          <w:rPr>
            <w:rFonts w:hint="eastAsia"/>
          </w:rPr>
          <w:t>）</w:t>
        </w:r>
      </w:ins>
      <w:del w:id="484" w:author="盛周 强" w:date="2023-04-20T16:06:00Z">
        <w:r w:rsidDel="000A158F">
          <w:rPr>
            <w:rFonts w:hint="eastAsia"/>
          </w:rPr>
          <w:delText>）</w:delText>
        </w:r>
      </w:del>
      <w:r>
        <w:fldChar w:fldCharType="begin"/>
      </w:r>
      <w:r>
        <w:instrText xml:space="preserve"> </w:instrText>
      </w:r>
      <w:r>
        <w:rPr>
          <w:rFonts w:hint="eastAsia"/>
        </w:rPr>
        <w:instrText>REF _Ref131257711 \r \h</w:instrText>
      </w:r>
      <w:r>
        <w:instrText xml:space="preserve"> </w:instrText>
      </w:r>
      <w:r>
        <w:fldChar w:fldCharType="separate"/>
      </w:r>
      <w:r w:rsidR="00ED5BD2">
        <w:t>[20]</w:t>
      </w:r>
      <w:r>
        <w:fldChar w:fldCharType="end"/>
      </w:r>
      <w:r>
        <w:rPr>
          <w:rFonts w:hint="eastAsia"/>
        </w:rPr>
        <w:t>。这些都是时频平面上的能量分布。以天波超视距雷达信号检测</w:t>
      </w:r>
      <w:ins w:id="485" w:author="盛周 强" w:date="2023-04-20T16:06:00Z">
        <w:r w:rsidR="000A158F">
          <w:rPr>
            <w:rFonts w:hint="eastAsia"/>
          </w:rPr>
          <w:t>(</w:t>
        </w:r>
      </w:ins>
      <w:del w:id="486" w:author="盛周 强" w:date="2023-04-20T16:06:00Z">
        <w:r w:rsidDel="000A158F">
          <w:rPr>
            <w:rFonts w:hint="eastAsia"/>
          </w:rPr>
          <w:delText>（</w:delText>
        </w:r>
      </w:del>
      <w:r>
        <w:rPr>
          <w:rFonts w:hint="eastAsia"/>
        </w:rPr>
        <w:t>S</w:t>
      </w:r>
      <w:r>
        <w:t>ky-Wave Over-the-Horizon Radar Signal Detection</w:t>
      </w:r>
      <w:del w:id="487" w:author="盛周 强" w:date="2023-04-20T16:06:00Z">
        <w:r w:rsidDel="000A158F">
          <w:rPr>
            <w:rFonts w:hint="eastAsia"/>
          </w:rPr>
          <w:delText>）</w:delText>
        </w:r>
      </w:del>
      <w:ins w:id="488" w:author="盛周 强" w:date="2023-04-20T16:06:00Z">
        <w:r w:rsidR="000A158F">
          <w:rPr>
            <w:rFonts w:hint="eastAsia"/>
          </w:rPr>
          <w:t>)</w:t>
        </w:r>
      </w:ins>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ED5BD2">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ED5BD2">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000000">
      <w:pPr>
        <w:pStyle w:val="2"/>
        <w:spacing w:before="156" w:after="156"/>
      </w:pPr>
      <w:bookmarkStart w:id="489" w:name="_Toc38988540"/>
      <w:bookmarkStart w:id="490" w:name="_Toc103082010"/>
      <w:bookmarkStart w:id="491" w:name="_Toc132901059"/>
      <w:r>
        <w:rPr>
          <w:rFonts w:hint="eastAsia"/>
        </w:rPr>
        <w:t>1.2</w:t>
      </w:r>
      <w:r>
        <w:t xml:space="preserve"> </w:t>
      </w:r>
      <w:r>
        <w:rPr>
          <w:rFonts w:hint="eastAsia"/>
        </w:rPr>
        <w:t>国内外研究</w:t>
      </w:r>
      <w:bookmarkEnd w:id="430"/>
      <w:bookmarkEnd w:id="431"/>
      <w:bookmarkEnd w:id="432"/>
      <w:r>
        <w:rPr>
          <w:rFonts w:hint="eastAsia"/>
        </w:rPr>
        <w:t>现状</w:t>
      </w:r>
      <w:bookmarkEnd w:id="489"/>
      <w:bookmarkEnd w:id="490"/>
      <w:bookmarkEnd w:id="491"/>
    </w:p>
    <w:p w14:paraId="55580E3B" w14:textId="79BC7355" w:rsidR="0071366A" w:rsidRDefault="00000000">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ins w:id="492" w:author="盛周 强" w:date="2023-04-20T16:09:00Z">
        <w:r w:rsidR="006A6E7C" w:rsidRPr="006A6E7C">
          <w:rPr>
            <w:rFonts w:hint="eastAsia"/>
          </w:rPr>
          <w:t>台湾大学贝苏章</w:t>
        </w:r>
      </w:ins>
      <w:del w:id="493" w:author="盛周 强" w:date="2023-04-20T16:09:00Z">
        <w:r w:rsidDel="006A6E7C">
          <w:rPr>
            <w:rFonts w:hint="eastAsia"/>
          </w:rPr>
          <w:delText>Pei</w:delText>
        </w:r>
        <w:r w:rsidDel="006A6E7C">
          <w:rPr>
            <w:rFonts w:hint="eastAsia"/>
          </w:rPr>
          <w:delText>等人</w:delText>
        </w:r>
      </w:del>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w:t>
      </w:r>
      <w:ins w:id="494" w:author="盛周 强" w:date="2023-04-20T16:09:00Z">
        <w:r w:rsidR="006A6E7C" w:rsidRPr="006A6E7C">
          <w:rPr>
            <w:rFonts w:hint="eastAsia"/>
          </w:rPr>
          <w:t>北京理工大学李炳照课题组</w:t>
        </w:r>
      </w:ins>
      <w:del w:id="495" w:author="盛周 强" w:date="2023-04-20T16:09:00Z">
        <w:r w:rsidDel="006A6E7C">
          <w:rPr>
            <w:rFonts w:hint="eastAsia"/>
          </w:rPr>
          <w:delText>Bai</w:delText>
        </w:r>
        <w:r w:rsidDel="006A6E7C">
          <w:rPr>
            <w:rFonts w:hint="eastAsia"/>
          </w:rPr>
          <w:delText>等人</w:delText>
        </w:r>
      </w:del>
      <w:r>
        <w:rPr>
          <w:rFonts w:hint="eastAsia"/>
        </w:rPr>
        <w:t>的线性正则域核替换</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t>-</w:t>
      </w:r>
      <w:r>
        <w:fldChar w:fldCharType="begin"/>
      </w:r>
      <w:r>
        <w:instrText xml:space="preserve"> REF _Ref131258022 \r \h </w:instrText>
      </w:r>
      <w:r>
        <w:fldChar w:fldCharType="separate"/>
      </w:r>
      <w:r w:rsidR="00ED5BD2">
        <w:t>[25]</w:t>
      </w:r>
      <w:r>
        <w:fldChar w:fldCharType="end"/>
      </w:r>
      <w:r>
        <w:rPr>
          <w:rFonts w:hint="eastAsia"/>
        </w:rPr>
        <w:t>，</w:t>
      </w:r>
      <w:ins w:id="496" w:author="盛周 强" w:date="2023-04-20T16:09:00Z">
        <w:r w:rsidR="006A6E7C" w:rsidRPr="006A6E7C">
          <w:rPr>
            <w:rFonts w:hint="eastAsia"/>
          </w:rPr>
          <w:t>南京信息工程大学张志超</w:t>
        </w:r>
      </w:ins>
      <w:del w:id="497" w:author="盛周 强" w:date="2023-04-20T16:09:00Z">
        <w:r w:rsidDel="006A6E7C">
          <w:rPr>
            <w:rFonts w:hint="eastAsia"/>
          </w:rPr>
          <w:delText>Zhang</w:delText>
        </w:r>
        <w:r w:rsidDel="006A6E7C">
          <w:rPr>
            <w:rFonts w:hint="eastAsia"/>
          </w:rPr>
          <w:delText>等人</w:delText>
        </w:r>
      </w:del>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、线性正则域瞬时互相关函数</w:t>
      </w:r>
      <w:ins w:id="498" w:author="盛周 强" w:date="2023-04-20T16:07:00Z">
        <w:r w:rsidR="000A158F">
          <w:rPr>
            <w:rFonts w:hint="eastAsia"/>
          </w:rPr>
          <w:t>(</w:t>
        </w:r>
      </w:ins>
      <w:del w:id="499" w:author="盛周 强" w:date="2023-04-20T16:07:00Z">
        <w:r w:rsidDel="000A158F">
          <w:rPr>
            <w:rFonts w:hint="eastAsia"/>
          </w:rPr>
          <w:delText>（</w:delText>
        </w:r>
      </w:del>
      <w:r>
        <w:rPr>
          <w:rFonts w:hint="eastAsia"/>
        </w:rPr>
        <w:t>I</w:t>
      </w:r>
      <w:r>
        <w:t>nstantaneous Cross-correlation Function</w:t>
      </w:r>
      <w:r>
        <w:rPr>
          <w:rFonts w:hint="eastAsia"/>
        </w:rPr>
        <w:t>，</w:t>
      </w:r>
      <w:r>
        <w:rPr>
          <w:rFonts w:hint="eastAsia"/>
        </w:rPr>
        <w:t>ICF</w:t>
      </w:r>
      <w:ins w:id="500" w:author="盛周 强" w:date="2023-04-20T16:07:00Z">
        <w:r w:rsidR="000A158F">
          <w:rPr>
            <w:rFonts w:hint="eastAsia"/>
          </w:rPr>
          <w:t>）</w:t>
        </w:r>
      </w:ins>
      <w:del w:id="501" w:author="盛周 强" w:date="2023-04-20T16:07:00Z">
        <w:r w:rsidDel="000A158F">
          <w:rPr>
            <w:rFonts w:hint="eastAsia"/>
          </w:rPr>
          <w:delText>）</w:delText>
        </w:r>
      </w:del>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ED5BD2">
        <w:t>[27]</w:t>
      </w:r>
      <w:r>
        <w:fldChar w:fldCharType="end"/>
      </w:r>
      <w:r>
        <w:rPr>
          <w:rFonts w:hint="eastAsia"/>
        </w:rPr>
        <w:t>，以及线性正则域闭型瞬时互相关函数</w:t>
      </w:r>
      <w:ins w:id="502" w:author="盛周 强" w:date="2023-04-20T16:07:00Z">
        <w:r w:rsidR="000A158F">
          <w:rPr>
            <w:rFonts w:hint="eastAsia"/>
          </w:rPr>
          <w:t>(</w:t>
        </w:r>
      </w:ins>
      <w:del w:id="503" w:author="盛周 强" w:date="2023-04-20T16:07:00Z">
        <w:r w:rsidDel="000A158F">
          <w:rPr>
            <w:rFonts w:hint="eastAsia"/>
          </w:rPr>
          <w:delText>（</w:delText>
        </w:r>
      </w:del>
      <w:r>
        <w:rPr>
          <w:rFonts w:hint="eastAsia"/>
        </w:rPr>
        <w:t>C</w:t>
      </w:r>
      <w:r>
        <w:t>losed-form Instantaneous Cross-correlation Function</w:t>
      </w:r>
      <w:ins w:id="504" w:author="盛周 强" w:date="2023-04-20T16:07:00Z">
        <w:r w:rsidR="000A158F">
          <w:rPr>
            <w:rFonts w:hint="eastAsia"/>
          </w:rPr>
          <w:t>,</w:t>
        </w:r>
        <w:r w:rsidR="000A158F">
          <w:t xml:space="preserve"> </w:t>
        </w:r>
      </w:ins>
      <w:del w:id="505" w:author="盛周 强" w:date="2023-04-20T16:07:00Z">
        <w:r w:rsidDel="000A158F">
          <w:rPr>
            <w:rFonts w:hint="eastAsia"/>
          </w:rPr>
          <w:delText>，</w:delText>
        </w:r>
      </w:del>
      <w:r>
        <w:rPr>
          <w:rFonts w:hint="eastAsia"/>
        </w:rPr>
        <w:t>CICF</w:t>
      </w:r>
      <w:ins w:id="506" w:author="盛周 强" w:date="2023-04-20T16:07:00Z">
        <w:r w:rsidR="000A158F">
          <w:rPr>
            <w:rFonts w:hint="eastAsia"/>
          </w:rPr>
          <w:t>）</w:t>
        </w:r>
      </w:ins>
      <w:del w:id="507" w:author="盛周 强" w:date="2023-04-20T16:07:00Z">
        <w:r w:rsidDel="000A158F">
          <w:rPr>
            <w:rFonts w:hint="eastAsia"/>
          </w:rPr>
          <w:delText>）</w:delText>
        </w:r>
      </w:del>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ED5BD2">
        <w:t>[28]</w:t>
      </w:r>
      <w:r>
        <w:fldChar w:fldCharType="end"/>
      </w:r>
      <w:r>
        <w:rPr>
          <w:rFonts w:hint="eastAsia"/>
        </w:rPr>
        <w:t>。</w:t>
      </w:r>
      <w:r>
        <w:rPr>
          <w:rFonts w:hint="eastAsia"/>
        </w:rPr>
        <w:t>WD</w:t>
      </w:r>
      <w:r>
        <w:rPr>
          <w:rFonts w:hint="eastAsia"/>
        </w:rPr>
        <w:t>的相应变化分别称为仿射</w:t>
      </w:r>
      <w:r>
        <w:rPr>
          <w:rFonts w:hint="eastAsia"/>
        </w:rPr>
        <w:t>Wigner</w:t>
      </w:r>
      <w:r>
        <w:rPr>
          <w:rFonts w:hint="eastAsia"/>
        </w:rPr>
        <w:t>分布</w:t>
      </w:r>
      <w:ins w:id="508" w:author="盛周 强" w:date="2023-04-20T16:07:00Z">
        <w:r w:rsidR="000A158F">
          <w:rPr>
            <w:rFonts w:hint="eastAsia"/>
          </w:rPr>
          <w:t>(</w:t>
        </w:r>
      </w:ins>
      <w:del w:id="509" w:author="盛周 强" w:date="2023-04-20T16:07:00Z">
        <w:r w:rsidDel="000A158F">
          <w:rPr>
            <w:rFonts w:hint="eastAsia"/>
          </w:rPr>
          <w:delText>（</w:delText>
        </w:r>
      </w:del>
      <w:r>
        <w:rPr>
          <w:rFonts w:hint="eastAsia"/>
        </w:rPr>
        <w:t>A</w:t>
      </w:r>
      <w:r>
        <w:t>ffine Characteristic Wigner Distribution</w:t>
      </w:r>
      <w:ins w:id="510" w:author="盛周 强" w:date="2023-04-20T16:07:00Z">
        <w:r w:rsidR="000A158F">
          <w:rPr>
            <w:rFonts w:hint="eastAsia"/>
          </w:rPr>
          <w:t>,</w:t>
        </w:r>
        <w:r w:rsidR="000A158F">
          <w:t xml:space="preserve"> </w:t>
        </w:r>
      </w:ins>
      <w:del w:id="511" w:author="盛周 强" w:date="2023-04-20T16:07:00Z">
        <w:r w:rsidDel="000A158F">
          <w:rPr>
            <w:rFonts w:hint="eastAsia"/>
          </w:rPr>
          <w:delText>，</w:delText>
        </w:r>
      </w:del>
      <w:r>
        <w:rPr>
          <w:rFonts w:hint="eastAsia"/>
        </w:rPr>
        <w:t>ACWD</w:t>
      </w:r>
      <w:ins w:id="512" w:author="盛周 强" w:date="2023-04-20T16:07:00Z">
        <w:r w:rsidR="000A158F">
          <w:rPr>
            <w:rFonts w:hint="eastAsia"/>
          </w:rPr>
          <w:t>）</w:t>
        </w:r>
      </w:ins>
      <w:del w:id="513" w:author="盛周 强" w:date="2023-04-20T16:07:00Z">
        <w:r w:rsidDel="000A158F">
          <w:rPr>
            <w:rFonts w:hint="eastAsia"/>
          </w:rPr>
          <w:delText>）</w:delText>
        </w:r>
      </w:del>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、核函数</w:t>
      </w:r>
      <w:r>
        <w:rPr>
          <w:rFonts w:hint="eastAsia"/>
        </w:rPr>
        <w:t>Wigner</w:t>
      </w:r>
      <w:r>
        <w:rPr>
          <w:rFonts w:hint="eastAsia"/>
        </w:rPr>
        <w:t>分布</w:t>
      </w:r>
      <w:ins w:id="514" w:author="盛周 强" w:date="2023-04-20T16:07:00Z">
        <w:r w:rsidR="000A158F">
          <w:rPr>
            <w:rFonts w:hint="eastAsia"/>
          </w:rPr>
          <w:t>(</w:t>
        </w:r>
      </w:ins>
      <w:del w:id="515" w:author="盛周 强" w:date="2023-04-20T16:07:00Z">
        <w:r w:rsidDel="000A158F">
          <w:rPr>
            <w:rFonts w:hint="eastAsia"/>
          </w:rPr>
          <w:delText>（</w:delText>
        </w:r>
      </w:del>
      <w:r>
        <w:rPr>
          <w:rFonts w:hint="eastAsia"/>
        </w:rPr>
        <w:t>K</w:t>
      </w:r>
      <w:r>
        <w:t>ernel Function Wigner Distribution</w:t>
      </w:r>
      <w:ins w:id="516" w:author="盛周 强" w:date="2023-04-20T16:07:00Z">
        <w:r w:rsidR="000A158F">
          <w:rPr>
            <w:rFonts w:hint="eastAsia"/>
          </w:rPr>
          <w:t>,</w:t>
        </w:r>
        <w:r w:rsidR="000A158F">
          <w:t xml:space="preserve"> </w:t>
        </w:r>
      </w:ins>
      <w:del w:id="517" w:author="盛周 强" w:date="2023-04-20T16:07:00Z">
        <w:r w:rsidDel="000A158F">
          <w:rPr>
            <w:rFonts w:hint="eastAsia"/>
          </w:rPr>
          <w:delText>，</w:delText>
        </w:r>
      </w:del>
      <w:r>
        <w:rPr>
          <w:rFonts w:hint="eastAsia"/>
        </w:rPr>
        <w:t>KFWD</w:t>
      </w:r>
      <w:ins w:id="518" w:author="盛周 强" w:date="2023-04-20T16:08:00Z">
        <w:r w:rsidR="000A158F">
          <w:rPr>
            <w:rFonts w:hint="eastAsia"/>
          </w:rPr>
          <w:t>）</w:t>
        </w:r>
      </w:ins>
      <w:del w:id="519" w:author="盛周 强" w:date="2023-04-20T16:08:00Z">
        <w:r w:rsidDel="000A158F">
          <w:rPr>
            <w:rFonts w:hint="eastAsia"/>
          </w:rPr>
          <w:delText>）</w:delText>
        </w:r>
      </w:del>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rPr>
          <w:rFonts w:hint="eastAsia"/>
        </w:rPr>
        <w:t>、卷积</w:t>
      </w:r>
      <w:r>
        <w:rPr>
          <w:rFonts w:hint="eastAsia"/>
        </w:rPr>
        <w:t>Wigner</w:t>
      </w:r>
      <w:r>
        <w:rPr>
          <w:rFonts w:hint="eastAsia"/>
        </w:rPr>
        <w:t>分布</w:t>
      </w:r>
      <w:ins w:id="520" w:author="盛周 强" w:date="2023-04-20T16:08:00Z">
        <w:r w:rsidR="000A158F">
          <w:rPr>
            <w:rFonts w:hint="eastAsia"/>
          </w:rPr>
          <w:t>(</w:t>
        </w:r>
      </w:ins>
      <w:del w:id="521" w:author="盛周 强" w:date="2023-04-20T16:08:00Z">
        <w:r w:rsidDel="000A158F">
          <w:rPr>
            <w:rFonts w:hint="eastAsia"/>
          </w:rPr>
          <w:delText>（</w:delText>
        </w:r>
      </w:del>
      <w:r>
        <w:rPr>
          <w:rFonts w:hint="eastAsia"/>
        </w:rPr>
        <w:t>C</w:t>
      </w:r>
      <w:r>
        <w:t>onvolution Representation Wigner Distribution</w:t>
      </w:r>
      <w:ins w:id="522" w:author="盛周 强" w:date="2023-04-20T16:08:00Z">
        <w:r w:rsidR="000A158F">
          <w:rPr>
            <w:rFonts w:hint="eastAsia"/>
          </w:rPr>
          <w:t>,</w:t>
        </w:r>
        <w:r w:rsidR="000A158F">
          <w:t xml:space="preserve"> </w:t>
        </w:r>
      </w:ins>
      <w:del w:id="523" w:author="盛周 强" w:date="2023-04-20T16:08:00Z">
        <w:r w:rsidDel="000A158F">
          <w:rPr>
            <w:rFonts w:hint="eastAsia"/>
          </w:rPr>
          <w:delText>，</w:delText>
        </w:r>
      </w:del>
      <w:r>
        <w:rPr>
          <w:rFonts w:hint="eastAsia"/>
        </w:rPr>
        <w:t>CRWD</w:t>
      </w:r>
      <w:ins w:id="524" w:author="盛周 强" w:date="2023-04-20T16:08:00Z">
        <w:r w:rsidR="000A158F">
          <w:rPr>
            <w:rFonts w:hint="eastAsia"/>
          </w:rPr>
          <w:t>）</w:t>
        </w:r>
      </w:ins>
      <w:del w:id="525" w:author="盛周 强" w:date="2023-04-20T16:08:00Z">
        <w:r w:rsidDel="000A158F">
          <w:rPr>
            <w:rFonts w:hint="eastAsia"/>
          </w:rPr>
          <w:delText>）</w:delText>
        </w:r>
      </w:del>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ins w:id="526" w:author="盛周 强" w:date="2023-04-20T16:08:00Z">
        <w:r w:rsidR="000A158F">
          <w:rPr>
            <w:rFonts w:hint="eastAsia"/>
          </w:rPr>
          <w:t>(</w:t>
        </w:r>
      </w:ins>
      <w:del w:id="527" w:author="盛周 强" w:date="2023-04-20T16:08:00Z">
        <w:r w:rsidDel="000A158F">
          <w:rPr>
            <w:rFonts w:hint="eastAsia"/>
          </w:rPr>
          <w:delText>（</w:delText>
        </w:r>
      </w:del>
      <w:r>
        <w:rPr>
          <w:rFonts w:hint="eastAsia"/>
        </w:rPr>
        <w:t>ICFWD</w:t>
      </w:r>
      <w:ins w:id="528" w:author="盛周 强" w:date="2023-04-20T16:08:00Z">
        <w:r w:rsidR="000A158F">
          <w:rPr>
            <w:rFonts w:hint="eastAsia"/>
          </w:rPr>
          <w:t>）</w:t>
        </w:r>
      </w:ins>
      <w:del w:id="529" w:author="盛周 强" w:date="2023-04-20T16:08:00Z">
        <w:r w:rsidDel="000A158F">
          <w:rPr>
            <w:rFonts w:hint="eastAsia"/>
          </w:rPr>
          <w:delText>）</w:delText>
        </w:r>
      </w:del>
      <w:r>
        <w:fldChar w:fldCharType="begin"/>
      </w:r>
      <w:r>
        <w:instrText xml:space="preserve"> </w:instrText>
      </w:r>
      <w:r>
        <w:rPr>
          <w:rFonts w:hint="eastAsia"/>
        </w:rPr>
        <w:instrText>REF _Ref131258235 \r \h</w:instrText>
      </w:r>
      <w:r>
        <w:instrText xml:space="preserve"> </w:instrText>
      </w:r>
      <w:r>
        <w:fldChar w:fldCharType="separate"/>
      </w:r>
      <w:r w:rsidR="00ED5BD2">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ins w:id="530" w:author="盛周 强" w:date="2023-04-20T16:08:00Z">
        <w:r w:rsidR="000A158F">
          <w:rPr>
            <w:rFonts w:hint="eastAsia"/>
          </w:rPr>
          <w:t>(</w:t>
        </w:r>
      </w:ins>
      <w:del w:id="531" w:author="盛周 强" w:date="2023-04-20T16:08:00Z">
        <w:r w:rsidDel="000A158F">
          <w:rPr>
            <w:rFonts w:hint="eastAsia"/>
          </w:rPr>
          <w:delText>（</w:delText>
        </w:r>
      </w:del>
      <w:r>
        <w:rPr>
          <w:rFonts w:hint="eastAsia"/>
        </w:rPr>
        <w:t>CICFWD</w:t>
      </w:r>
      <w:ins w:id="532" w:author="盛周 强" w:date="2023-04-20T16:08:00Z">
        <w:r w:rsidR="000A158F">
          <w:rPr>
            <w:rFonts w:hint="eastAsia"/>
          </w:rPr>
          <w:t>）</w:t>
        </w:r>
      </w:ins>
      <w:del w:id="533" w:author="盛周 强" w:date="2023-04-20T16:08:00Z">
        <w:r w:rsidDel="000A158F">
          <w:rPr>
            <w:rFonts w:hint="eastAsia"/>
          </w:rPr>
          <w:delText>）</w:delText>
        </w:r>
      </w:del>
      <w:r>
        <w:fldChar w:fldCharType="begin"/>
      </w:r>
      <w:r>
        <w:instrText xml:space="preserve"> </w:instrText>
      </w:r>
      <w:r>
        <w:rPr>
          <w:rFonts w:hint="eastAsia"/>
        </w:rPr>
        <w:instrText>REF _Ref131258226 \r \h</w:instrText>
      </w:r>
      <w:r>
        <w:instrText xml:space="preserve"> </w:instrText>
      </w:r>
      <w:r>
        <w:fldChar w:fldCharType="separate"/>
      </w:r>
      <w:r w:rsidR="00ED5BD2">
        <w:t>[28]</w:t>
      </w:r>
      <w:r>
        <w:fldChar w:fldCharType="end"/>
      </w:r>
      <w:r>
        <w:rPr>
          <w:rFonts w:hint="eastAsia"/>
        </w:rPr>
        <w:t>。</w:t>
      </w:r>
      <w:commentRangeStart w:id="534"/>
      <w:commentRangeEnd w:id="534"/>
      <w:r>
        <w:commentReference w:id="534"/>
      </w:r>
    </w:p>
    <w:p w14:paraId="23DF55C3" w14:textId="15E8BFFF" w:rsidR="0071366A" w:rsidRDefault="00000000">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SNR</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ED5BD2">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ED5BD2">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ED5BD2">
        <w:t>[32]</w:t>
      </w:r>
      <w:r>
        <w:fldChar w:fldCharType="end"/>
      </w:r>
      <w:r>
        <w:rPr>
          <w:rFonts w:hint="eastAsia"/>
        </w:rPr>
        <w:t>）模型来解释其检测准确性</w:t>
      </w:r>
      <w:r>
        <w:rPr>
          <w:rFonts w:hint="eastAsia"/>
        </w:rPr>
        <w:lastRenderedPageBreak/>
        <w:t>提高的原因。此外，我们还解决了含噪</w:t>
      </w:r>
      <w:r w:rsidRPr="00B126F0">
        <w:rPr>
          <w:rFonts w:hint="eastAsia"/>
          <w:rPrChange w:id="535" w:author="盛周 强" w:date="2023-04-20T16:32:00Z">
            <w:rPr>
              <w:rFonts w:hint="eastAsia"/>
              <w:highlight w:val="yellow"/>
            </w:rPr>
          </w:rPrChange>
        </w:rPr>
        <w:t>线性调频信号</w:t>
      </w:r>
      <w:ins w:id="536" w:author="盛周 强" w:date="2023-04-20T16:32:00Z">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B126F0">
          <w:rPr>
            <w:rFonts w:hint="eastAsia"/>
          </w:rPr>
          <w:t>）</w:t>
        </w:r>
      </w:ins>
      <w:del w:id="537" w:author="盛周 强" w:date="2023-04-20T16:32:00Z">
        <w:r w:rsidRPr="00B126F0" w:rsidDel="00B126F0">
          <w:rPr>
            <w:rFonts w:hint="eastAsia"/>
            <w:rPrChange w:id="538" w:author="盛周 强" w:date="2023-04-20T16:32:00Z">
              <w:rPr>
                <w:rFonts w:hint="eastAsia"/>
                <w:highlight w:val="yellow"/>
              </w:rPr>
            </w:rPrChange>
          </w:rPr>
          <w:delText>（</w:delText>
        </w:r>
        <w:r w:rsidRPr="00B126F0" w:rsidDel="00B126F0">
          <w:rPr>
            <w:rFonts w:hint="eastAsia"/>
            <w:rPrChange w:id="539" w:author="盛周 强" w:date="2023-04-20T16:32:00Z">
              <w:rPr>
                <w:rFonts w:hint="eastAsia"/>
                <w:highlight w:val="yellow"/>
              </w:rPr>
            </w:rPrChange>
          </w:rPr>
          <w:delText>LFM</w:delText>
        </w:r>
        <w:r w:rsidRPr="00B126F0" w:rsidDel="00B126F0">
          <w:rPr>
            <w:rFonts w:hint="eastAsia"/>
            <w:rPrChange w:id="540" w:author="盛周 强" w:date="2023-04-20T16:32:00Z">
              <w:rPr>
                <w:rFonts w:hint="eastAsia"/>
                <w:highlight w:val="yellow"/>
              </w:rPr>
            </w:rPrChange>
          </w:rPr>
          <w:delText>）</w:delText>
        </w:r>
      </w:del>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ED5BD2">
        <w:t>[33]</w:t>
      </w:r>
      <w:r>
        <w:fldChar w:fldCharType="end"/>
      </w:r>
      <w:r>
        <w:t>-</w:t>
      </w:r>
      <w:r>
        <w:fldChar w:fldCharType="begin"/>
      </w:r>
      <w:r>
        <w:instrText xml:space="preserve"> REF _Ref131258610 \r \h </w:instrText>
      </w:r>
      <w:r>
        <w:fldChar w:fldCharType="separate"/>
      </w:r>
      <w:r w:rsidR="00ED5BD2">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ED5BD2">
        <w:t>[36]</w:t>
      </w:r>
      <w:r>
        <w:fldChar w:fldCharType="end"/>
      </w:r>
      <w:r>
        <w:rPr>
          <w:rFonts w:hint="eastAsia"/>
        </w:rPr>
        <w:t>。第二个是</w:t>
      </w:r>
      <w:r>
        <w:rPr>
          <w:rFonts w:hint="eastAsia"/>
        </w:rPr>
        <w:t>CICFWD</w:t>
      </w:r>
      <w:r>
        <w:rPr>
          <w:rFonts w:hint="eastAsia"/>
        </w:rPr>
        <w:t>的高复杂度和低计算效率使其不适合实时应用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37AB3C39" w:rsidR="0071366A" w:rsidRDefault="00000000">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ED5BD2">
        <w:t>[36]</w:t>
      </w:r>
      <w:r>
        <w:fldChar w:fldCharType="end"/>
      </w:r>
      <w:r>
        <w:rPr>
          <w:rFonts w:hint="eastAsia"/>
        </w:rPr>
        <w:t>模型，还导出了模型关于含噪单分量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ED5BD2">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77777777" w:rsidR="0071366A" w:rsidRDefault="00000000">
      <w:pPr>
        <w:pStyle w:val="2"/>
        <w:spacing w:before="156" w:after="156"/>
      </w:pPr>
      <w:bookmarkStart w:id="541" w:name="_Toc103082011"/>
      <w:bookmarkStart w:id="542" w:name="_Toc38988541"/>
      <w:bookmarkStart w:id="543" w:name="_Toc132901060"/>
      <w:r>
        <w:t>1.3</w:t>
      </w:r>
      <w:r>
        <w:rPr>
          <w:rFonts w:hint="eastAsia"/>
        </w:rPr>
        <w:t>研究内容和结构安排</w:t>
      </w:r>
      <w:bookmarkEnd w:id="541"/>
      <w:bookmarkEnd w:id="542"/>
      <w:bookmarkEnd w:id="543"/>
    </w:p>
    <w:p w14:paraId="4A768F89" w14:textId="77777777" w:rsidR="0071366A" w:rsidRDefault="00000000">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66B00DE2" w:rsidR="0071366A" w:rsidRDefault="00000000">
      <w:pPr>
        <w:pStyle w:val="af8"/>
        <w:numPr>
          <w:ilvl w:val="0"/>
          <w:numId w:val="1"/>
        </w:numPr>
        <w:ind w:firstLineChars="0"/>
        <w:rPr>
          <w:bCs/>
        </w:rPr>
      </w:pPr>
      <w:r>
        <w:rPr>
          <w:rFonts w:hint="eastAsia"/>
          <w:bCs/>
        </w:rPr>
        <w:t>定义了含有</w:t>
      </w:r>
      <w:del w:id="544" w:author="盛周 强" w:date="2023-04-20T15:48:00Z">
        <w:r w:rsidDel="00464431">
          <w:rPr>
            <w:rFonts w:hint="eastAsia"/>
            <w:bCs/>
          </w:rPr>
          <w:delText>零期望随机噪声</w:delText>
        </w:r>
      </w:del>
      <w:ins w:id="545" w:author="盛周 强" w:date="2023-04-20T15:48:00Z">
        <w:r w:rsidR="00464431">
          <w:rPr>
            <w:rFonts w:hint="eastAsia"/>
            <w:bCs/>
          </w:rPr>
          <w:t>零均值加性高斯白噪声</w:t>
        </w:r>
      </w:ins>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000000">
      <w:pPr>
        <w:pStyle w:val="af8"/>
        <w:numPr>
          <w:ilvl w:val="0"/>
          <w:numId w:val="1"/>
        </w:numPr>
        <w:ind w:firstLineChars="0"/>
        <w:rPr>
          <w:bCs/>
        </w:rPr>
      </w:pPr>
      <w:r>
        <w:rPr>
          <w:rFonts w:hint="eastAsia"/>
          <w:bCs/>
        </w:rPr>
        <w:t>建立了含噪信号的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000000">
      <w:pPr>
        <w:pStyle w:val="af8"/>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000000">
      <w:pPr>
        <w:pStyle w:val="af8"/>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77777777" w:rsidR="0071366A" w:rsidRDefault="00000000">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7C9F2B45" w14:textId="77777777" w:rsidR="0071366A" w:rsidRDefault="00000000">
      <w:pPr>
        <w:pStyle w:val="1"/>
        <w:spacing w:before="156" w:after="156"/>
      </w:pPr>
      <w:bookmarkStart w:id="546" w:name="_Toc103082012"/>
      <w:bookmarkStart w:id="547" w:name="_Toc38988542"/>
      <w:bookmarkStart w:id="548" w:name="_Toc132901061"/>
      <w:r>
        <w:rPr>
          <w:rFonts w:hint="eastAsia"/>
        </w:rPr>
        <w:t>2</w:t>
      </w:r>
      <w:bookmarkEnd w:id="546"/>
      <w:bookmarkEnd w:id="547"/>
      <w:r>
        <w:rPr>
          <w:rFonts w:hint="eastAsia"/>
        </w:rPr>
        <w:t>.</w:t>
      </w:r>
      <w:r>
        <w:t xml:space="preserve"> </w:t>
      </w:r>
      <w:r>
        <w:rPr>
          <w:rFonts w:hint="eastAsia"/>
        </w:rPr>
        <w:t>预备知识</w:t>
      </w:r>
      <w:bookmarkEnd w:id="548"/>
    </w:p>
    <w:p w14:paraId="014BF4A0" w14:textId="244B3E2F" w:rsidR="0071366A" w:rsidRDefault="00000000">
      <w:pPr>
        <w:pStyle w:val="2"/>
        <w:spacing w:before="156" w:after="156"/>
      </w:pPr>
      <w:bookmarkStart w:id="549" w:name="_Toc132901062"/>
      <w:r>
        <w:t xml:space="preserve">2.1 </w:t>
      </w:r>
      <w:del w:id="550" w:author="盛周 强" w:date="2023-04-20T15:45:00Z">
        <w:r w:rsidDel="00464431">
          <w:rPr>
            <w:rFonts w:hint="eastAsia"/>
          </w:rPr>
          <w:delText>线性正则变换（</w:delText>
        </w:r>
        <w:r w:rsidDel="00464431">
          <w:rPr>
            <w:rFonts w:hint="eastAsia"/>
          </w:rPr>
          <w:delText>LCT</w:delText>
        </w:r>
        <w:r w:rsidDel="00464431">
          <w:rPr>
            <w:rFonts w:hint="eastAsia"/>
          </w:rPr>
          <w:delText>）</w:delText>
        </w:r>
      </w:del>
      <w:ins w:id="551" w:author="盛周 强" w:date="2023-04-20T15:45:00Z">
        <w:r w:rsidR="00464431">
          <w:rPr>
            <w:rFonts w:hint="eastAsia"/>
          </w:rPr>
          <w:t>LCT</w:t>
        </w:r>
      </w:ins>
      <w:bookmarkEnd w:id="549"/>
    </w:p>
    <w:p w14:paraId="59F449A8" w14:textId="13644647" w:rsidR="0071366A" w:rsidRDefault="00000000">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C6312D">
        <w:rPr>
          <w:noProof/>
          <w:position w:val="-24"/>
        </w:rPr>
        <w:object w:dxaOrig="257" w:dyaOrig="619" w14:anchorId="3207303B">
          <v:shape id="_x0000_i1283" type="#_x0000_t75" alt="" style="width:13.35pt;height:30.45pt;mso-width-percent:0;mso-height-percent:0;mso-width-percent:0;mso-height-percent:0" o:ole="">
            <v:imagedata r:id="rId79" o:title=""/>
          </v:shape>
          <o:OLEObject Type="Embed" ProgID="Equation.DSMT4" ShapeID="_x0000_i1283" DrawAspect="Content" ObjectID="_1743528362" r:id="rId80"/>
        </w:object>
      </w:r>
      <w:r>
        <w:rPr>
          <w:rFonts w:hint="eastAsia"/>
        </w:rPr>
        <w:t>和</w:t>
      </w:r>
      <w:r w:rsidR="00C6312D">
        <w:rPr>
          <w:noProof/>
          <w:position w:val="-6"/>
        </w:rPr>
        <w:object w:dxaOrig="241" w:dyaOrig="225" w14:anchorId="60F4CCF2">
          <v:shape id="_x0000_i1282" type="#_x0000_t75" alt="" style="width:11.9pt;height:11.9pt;mso-width-percent:0;mso-height-percent:0;mso-width-percent:0;mso-height-percent:0" o:ole="">
            <v:imagedata r:id="rId81" o:title=""/>
          </v:shape>
          <o:OLEObject Type="Embed" ProgID="Equation.DSMT4" ShapeID="_x0000_i1282" DrawAspect="Content" ObjectID="_1743528363" r:id="rId82"/>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ED5BD2">
        <w:t>[39]</w:t>
      </w:r>
      <w:r>
        <w:fldChar w:fldCharType="end"/>
      </w:r>
      <w:r>
        <w:t>-</w:t>
      </w:r>
      <w:r>
        <w:fldChar w:fldCharType="begin"/>
      </w:r>
      <w:r>
        <w:instrText xml:space="preserve"> REF _Ref131261686 \r \h </w:instrText>
      </w:r>
      <w:r>
        <w:fldChar w:fldCharType="separate"/>
      </w:r>
      <w:r w:rsidR="00ED5BD2">
        <w:t>[42]</w:t>
      </w:r>
      <w:r>
        <w:fldChar w:fldCharType="end"/>
      </w:r>
      <w:r>
        <w:rPr>
          <w:rFonts w:hint="eastAsia"/>
        </w:rPr>
        <w:t>。与参数矩阵</w:t>
      </w:r>
      <w:r w:rsidR="00C6312D">
        <w:rPr>
          <w:noProof/>
          <w:position w:val="-10"/>
        </w:rPr>
        <w:object w:dxaOrig="1424" w:dyaOrig="314" w14:anchorId="7FC5AA70">
          <v:shape id="_x0000_i1281" type="#_x0000_t75" alt="" style="width:70.5pt;height:15.6pt;mso-width-percent:0;mso-height-percent:0;mso-width-percent:0;mso-height-percent:0" o:ole="">
            <v:imagedata r:id="rId83" o:title=""/>
          </v:shape>
          <o:OLEObject Type="Embed" ProgID="Equation.DSMT4" ShapeID="_x0000_i1281" DrawAspect="Content" ObjectID="_1743528364" r:id="rId84"/>
        </w:object>
      </w:r>
      <w:r>
        <w:rPr>
          <w:rFonts w:hint="eastAsia"/>
        </w:rPr>
        <w:t>相关的信号</w:t>
      </w:r>
      <w:r w:rsidR="00C6312D">
        <w:rPr>
          <w:noProof/>
          <w:position w:val="-10"/>
        </w:rPr>
        <w:object w:dxaOrig="483" w:dyaOrig="314" w14:anchorId="7C6650D1">
          <v:shape id="_x0000_i1280" type="#_x0000_t75" alt="" style="width:23.75pt;height:15.6pt;mso-width-percent:0;mso-height-percent:0;mso-width-percent:0;mso-height-percent:0" o:ole="">
            <v:imagedata r:id="rId85" o:title=""/>
          </v:shape>
          <o:OLEObject Type="Embed" ProgID="Equation.DSMT4" ShapeID="_x0000_i1280" DrawAspect="Content" ObjectID="_1743528365" r:id="rId86"/>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ED5BD2">
        <w:t>[43]</w:t>
      </w:r>
      <w:r>
        <w:fldChar w:fldCharType="end"/>
      </w:r>
      <w:r>
        <w:t>-</w:t>
      </w:r>
      <w:r>
        <w:fldChar w:fldCharType="begin"/>
      </w:r>
      <w:r>
        <w:instrText xml:space="preserve"> REF _Ref131261765 \r \h </w:instrText>
      </w:r>
      <w:r>
        <w:fldChar w:fldCharType="separate"/>
      </w:r>
      <w:r w:rsidR="00ED5BD2">
        <w:t>[48]</w:t>
      </w:r>
      <w:r>
        <w:fldChar w:fldCharType="end"/>
      </w:r>
      <w:r>
        <w:rPr>
          <w:rFonts w:hint="eastAsia"/>
        </w:rPr>
        <w:t>定义：</w:t>
      </w:r>
    </w:p>
    <w:p w14:paraId="01C7CD72" w14:textId="22B2D88E" w:rsidR="0071366A" w:rsidRDefault="00000000">
      <w:pPr>
        <w:pStyle w:val="MTDisplayEquation"/>
      </w:pPr>
      <w:r>
        <w:lastRenderedPageBreak/>
        <w:tab/>
      </w:r>
      <w:r w:rsidR="00C6312D">
        <w:rPr>
          <w:noProof/>
          <w:position w:val="-50"/>
        </w:rPr>
        <w:object w:dxaOrig="3459" w:dyaOrig="1126" w14:anchorId="4E7768AD">
          <v:shape id="_x0000_i1279" type="#_x0000_t75" alt="" style="width:172.95pt;height:56.4pt;mso-width-percent:0;mso-height-percent:0;mso-width-percent:0;mso-height-percent:0" o:ole="">
            <v:imagedata r:id="rId87" o:title=""/>
          </v:shape>
          <o:OLEObject Type="Embed" ProgID="Equation.DSMT4" ShapeID="_x0000_i1279" DrawAspect="Content" ObjectID="_1743528366"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1</w:instrText>
        </w:r>
      </w:fldSimple>
      <w:r>
        <w:instrText>)</w:instrText>
      </w:r>
      <w:r>
        <w:fldChar w:fldCharType="end"/>
      </w:r>
    </w:p>
    <w:p w14:paraId="45C65EB4" w14:textId="77777777" w:rsidR="0071366A" w:rsidRDefault="00000000">
      <w:pPr>
        <w:pStyle w:val="MTDisplayEquation"/>
        <w:jc w:val="both"/>
      </w:pPr>
      <w:r>
        <w:rPr>
          <w:rFonts w:hint="eastAsia"/>
        </w:rPr>
        <w:t>其中，</w:t>
      </w:r>
    </w:p>
    <w:p w14:paraId="662C0331" w14:textId="4F04FBB3" w:rsidR="0071366A" w:rsidRDefault="00000000">
      <w:pPr>
        <w:pStyle w:val="MTDisplayEquation"/>
      </w:pPr>
      <w:r>
        <w:tab/>
      </w:r>
      <w:r w:rsidR="00C6312D">
        <w:rPr>
          <w:noProof/>
          <w:position w:val="-32"/>
        </w:rPr>
        <w:object w:dxaOrig="3081" w:dyaOrig="780" w14:anchorId="5804549A">
          <v:shape id="_x0000_i1278" type="#_x0000_t75" alt="" style="width:154.4pt;height:39.35pt;mso-width-percent:0;mso-height-percent:0;mso-width-percent:0;mso-height-percent:0" o:ole="">
            <v:imagedata r:id="rId89" o:title=""/>
          </v:shape>
          <o:OLEObject Type="Embed" ProgID="Equation.DSMT4" ShapeID="_x0000_i1278" DrawAspect="Content" ObjectID="_1743528367"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2</w:instrText>
        </w:r>
      </w:fldSimple>
      <w:r>
        <w:instrText>)</w:instrText>
      </w:r>
      <w:r>
        <w:fldChar w:fldCharType="end"/>
      </w:r>
    </w:p>
    <w:p w14:paraId="2B091789" w14:textId="77777777" w:rsidR="0071366A" w:rsidRDefault="00000000">
      <w:pPr>
        <w:ind w:firstLineChars="0" w:firstLine="0"/>
      </w:pPr>
      <w:r>
        <w:rPr>
          <w:rFonts w:hint="eastAsia"/>
        </w:rPr>
        <w:t>表示线性正则域核函数。参数</w:t>
      </w:r>
      <w:r w:rsidR="00C6312D">
        <w:rPr>
          <w:noProof/>
          <w:position w:val="-8"/>
        </w:rPr>
        <w:object w:dxaOrig="821" w:dyaOrig="298" w14:anchorId="5C57E1C1">
          <v:shape id="_x0000_i1277" type="#_x0000_t75" alt="" style="width:41.55pt;height:15.6pt;mso-width-percent:0;mso-height-percent:0;mso-width-percent:0;mso-height-percent:0" o:ole="">
            <v:imagedata r:id="rId91" o:title=""/>
          </v:shape>
          <o:OLEObject Type="Embed" ProgID="Equation.DSMT4" ShapeID="_x0000_i1277" DrawAspect="Content" ObjectID="_1743528368" r:id="rId92"/>
        </w:object>
      </w:r>
      <w:r>
        <w:rPr>
          <w:rFonts w:hint="eastAsia"/>
        </w:rPr>
        <w:t>是满足仿射条件</w:t>
      </w:r>
      <w:r w:rsidR="00C6312D">
        <w:rPr>
          <w:noProof/>
          <w:position w:val="-6"/>
        </w:rPr>
        <w:object w:dxaOrig="1126" w:dyaOrig="282" w14:anchorId="6A7E6BB4">
          <v:shape id="_x0000_i1276" type="#_x0000_t75" alt="" style="width:56.4pt;height:14.1pt;mso-width-percent:0;mso-height-percent:0;mso-width-percent:0;mso-height-percent:0" o:ole="">
            <v:imagedata r:id="rId93" o:title=""/>
          </v:shape>
          <o:OLEObject Type="Embed" ProgID="Equation.DSMT4" ShapeID="_x0000_i1276" DrawAspect="Content" ObjectID="_1743528369" r:id="rId94"/>
        </w:object>
      </w:r>
      <w:r>
        <w:rPr>
          <w:rFonts w:hint="eastAsia"/>
        </w:rPr>
        <w:t>的实数。</w:t>
      </w:r>
    </w:p>
    <w:p w14:paraId="632C4083" w14:textId="202F144A" w:rsidR="0071366A" w:rsidRDefault="00000000">
      <w:pPr>
        <w:ind w:firstLine="420"/>
      </w:pPr>
      <w:r>
        <w:rPr>
          <w:rFonts w:hint="eastAsia"/>
        </w:rPr>
        <w:t>这里给出两个</w:t>
      </w:r>
      <w:r>
        <w:rPr>
          <w:rFonts w:hint="eastAsia"/>
        </w:rPr>
        <w:t>LCT</w:t>
      </w:r>
      <w:r>
        <w:rPr>
          <w:rFonts w:hint="eastAsia"/>
        </w:rPr>
        <w:t>的特例：当参数矩阵</w:t>
      </w:r>
      <w:r w:rsidR="00C6312D">
        <w:rPr>
          <w:noProof/>
          <w:position w:val="-10"/>
        </w:rPr>
        <w:object w:dxaOrig="1303" w:dyaOrig="314" w14:anchorId="036A9D88">
          <v:shape id="_x0000_i1275" type="#_x0000_t75" alt="" style="width:65.3pt;height:15.6pt;mso-width-percent:0;mso-height-percent:0;mso-width-percent:0;mso-height-percent:0" o:ole="">
            <v:imagedata r:id="rId95" o:title=""/>
          </v:shape>
          <o:OLEObject Type="Embed" ProgID="Equation.DSMT4" ShapeID="_x0000_i1275" DrawAspect="Content" ObjectID="_1743528370" r:id="rId96"/>
        </w:object>
      </w:r>
      <w:r>
        <w:rPr>
          <w:rFonts w:hint="eastAsia"/>
        </w:rPr>
        <w:t>时，它坍缩成了单位变换，即</w:t>
      </w:r>
      <w:r w:rsidR="00C6312D">
        <w:rPr>
          <w:noProof/>
          <w:position w:val="-14"/>
        </w:rPr>
        <w:object w:dxaOrig="1697" w:dyaOrig="378" w14:anchorId="0EF20998">
          <v:shape id="_x0000_i1274" type="#_x0000_t75" alt="" style="width:85.35pt;height:19.3pt;mso-width-percent:0;mso-height-percent:0;mso-width-percent:0;mso-height-percent:0" o:ole="">
            <v:imagedata r:id="rId97" o:title=""/>
          </v:shape>
          <o:OLEObject Type="Embed" ProgID="Equation.DSMT4" ShapeID="_x0000_i1274" DrawAspect="Content" ObjectID="_1743528371" r:id="rId98"/>
        </w:object>
      </w:r>
      <w:r>
        <w:rPr>
          <w:rFonts w:hint="eastAsia"/>
        </w:rPr>
        <w:t>；当参数矩阵</w:t>
      </w:r>
      <w:r w:rsidR="00C6312D">
        <w:rPr>
          <w:noProof/>
          <w:position w:val="-10"/>
        </w:rPr>
        <w:object w:dxaOrig="1456" w:dyaOrig="314" w14:anchorId="42217B2F">
          <v:shape id="_x0000_i1273" type="#_x0000_t75" alt="" style="width:73.5pt;height:15.6pt;mso-width-percent:0;mso-height-percent:0;mso-width-percent:0;mso-height-percent:0" o:ole="">
            <v:imagedata r:id="rId99" o:title=""/>
          </v:shape>
          <o:OLEObject Type="Embed" ProgID="Equation.DSMT4" ShapeID="_x0000_i1273" DrawAspect="Content" ObjectID="_1743528372" r:id="rId100"/>
        </w:object>
      </w:r>
      <w:r>
        <w:rPr>
          <w:rFonts w:hint="eastAsia"/>
        </w:rPr>
        <w:t>时，它</w:t>
      </w:r>
      <w:commentRangeStart w:id="552"/>
      <w:del w:id="553" w:author="盛周 强" w:date="2023-04-20T15:46:00Z">
        <w:r w:rsidDel="00464431">
          <w:rPr>
            <w:rFonts w:hint="eastAsia"/>
            <w:highlight w:val="yellow"/>
          </w:rPr>
          <w:delText>坍</w:delText>
        </w:r>
      </w:del>
      <w:ins w:id="554" w:author="盛周 强" w:date="2023-04-20T15:46:00Z">
        <w:r w:rsidR="00464431">
          <w:rPr>
            <w:rFonts w:hint="eastAsia"/>
            <w:highlight w:val="yellow"/>
          </w:rPr>
          <w:t>退化为</w:t>
        </w:r>
      </w:ins>
      <w:del w:id="555" w:author="盛周 强" w:date="2023-04-20T15:46:00Z">
        <w:r w:rsidDel="00464431">
          <w:rPr>
            <w:rFonts w:hint="eastAsia"/>
            <w:highlight w:val="yellow"/>
          </w:rPr>
          <w:delText>缩</w:delText>
        </w:r>
      </w:del>
      <w:commentRangeEnd w:id="552"/>
      <w:r>
        <w:commentReference w:id="552"/>
      </w:r>
      <w:del w:id="556" w:author="盛周 强" w:date="2023-04-20T15:46:00Z">
        <w:r w:rsidDel="00464431">
          <w:rPr>
            <w:rFonts w:hint="eastAsia"/>
          </w:rPr>
          <w:delText>成了</w:delText>
        </w:r>
      </w:del>
      <w:r>
        <w:rPr>
          <w:rFonts w:hint="eastAsia"/>
        </w:rPr>
        <w:t>带有一个额外常数因子</w:t>
      </w:r>
      <w:r w:rsidR="00C6312D">
        <w:rPr>
          <w:noProof/>
          <w:position w:val="-32"/>
        </w:rPr>
        <w:object w:dxaOrig="378" w:dyaOrig="700" w14:anchorId="115EC52B">
          <v:shape id="_x0000_i1272" type="#_x0000_t75" alt="" style="width:19.3pt;height:35.65pt;mso-width-percent:0;mso-height-percent:0;mso-width-percent:0;mso-height-percent:0" o:ole="">
            <v:imagedata r:id="rId101" o:title=""/>
          </v:shape>
          <o:OLEObject Type="Embed" ProgID="Equation.DSMT4" ShapeID="_x0000_i1272" DrawAspect="Content" ObjectID="_1743528373" r:id="rId102"/>
        </w:object>
      </w:r>
      <w:r>
        <w:rPr>
          <w:rFonts w:hint="eastAsia"/>
        </w:rPr>
        <w:t>的传统傅里叶变换，即</w:t>
      </w:r>
      <w:r w:rsidR="00C6312D">
        <w:rPr>
          <w:noProof/>
          <w:position w:val="-32"/>
        </w:rPr>
        <w:object w:dxaOrig="3258" w:dyaOrig="700" w14:anchorId="3529539C">
          <v:shape id="_x0000_i1271" type="#_x0000_t75" alt="" style="width:164.05pt;height:35.65pt;mso-width-percent:0;mso-height-percent:0;mso-width-percent:0;mso-height-percent:0" o:ole="">
            <v:imagedata r:id="rId103" o:title=""/>
          </v:shape>
          <o:OLEObject Type="Embed" ProgID="Equation.DSMT4" ShapeID="_x0000_i1271" DrawAspect="Content" ObjectID="_1743528374" r:id="rId104"/>
        </w:object>
      </w:r>
      <w:r>
        <w:rPr>
          <w:rFonts w:hint="eastAsia"/>
        </w:rPr>
        <w:t>。</w:t>
      </w:r>
    </w:p>
    <w:p w14:paraId="3E68700D" w14:textId="77777777" w:rsidR="0071366A" w:rsidRDefault="00000000">
      <w:pPr>
        <w:ind w:firstLine="420"/>
      </w:pPr>
      <w:r>
        <w:rPr>
          <w:rFonts w:hint="eastAsia"/>
        </w:rPr>
        <w:t>另外，当</w:t>
      </w:r>
      <w:r>
        <w:rPr>
          <w:rFonts w:hint="eastAsia"/>
        </w:rPr>
        <w:t>LCT</w:t>
      </w:r>
      <w:r>
        <w:rPr>
          <w:rFonts w:hint="eastAsia"/>
        </w:rPr>
        <w:t>参数</w:t>
      </w:r>
      <w:r w:rsidR="00C6312D">
        <w:rPr>
          <w:noProof/>
          <w:position w:val="-6"/>
        </w:rPr>
        <w:object w:dxaOrig="555" w:dyaOrig="282" w14:anchorId="725315FF">
          <v:shape id="_x0000_i1270" type="#_x0000_t75" alt="" style="width:27.45pt;height:14.1pt;mso-width-percent:0;mso-height-percent:0;mso-width-percent:0;mso-height-percent:0" o:ole="">
            <v:imagedata r:id="rId105" o:title=""/>
          </v:shape>
          <o:OLEObject Type="Embed" ProgID="Equation.DSMT4" ShapeID="_x0000_i1270" DrawAspect="Content" ObjectID="_1743528375" r:id="rId106"/>
        </w:object>
      </w:r>
      <w:r>
        <w:rPr>
          <w:rFonts w:hint="eastAsia"/>
        </w:rPr>
        <w:t>时，它坍缩成了一个缩放操作</w:t>
      </w:r>
      <w:r w:rsidR="00C6312D">
        <w:rPr>
          <w:noProof/>
          <w:position w:val="-10"/>
        </w:rPr>
        <w:object w:dxaOrig="957" w:dyaOrig="378" w14:anchorId="6C73959F">
          <v:shape id="_x0000_i1269" type="#_x0000_t75" alt="" style="width:48.25pt;height:19.3pt;mso-width-percent:0;mso-height-percent:0;mso-width-percent:0;mso-height-percent:0" o:ole="">
            <v:imagedata r:id="rId107" o:title=""/>
          </v:shape>
          <o:OLEObject Type="Embed" ProgID="Equation.DSMT4" ShapeID="_x0000_i1269" DrawAspect="Content" ObjectID="_1743528376" r:id="rId108"/>
        </w:object>
      </w:r>
      <w:r>
        <w:rPr>
          <w:rFonts w:hint="eastAsia"/>
        </w:rPr>
        <w:t>和一个啁啾倍增操作</w:t>
      </w:r>
      <w:r w:rsidR="00C6312D">
        <w:rPr>
          <w:noProof/>
          <w:position w:val="-6"/>
        </w:rPr>
        <w:object w:dxaOrig="539" w:dyaOrig="483" w14:anchorId="113969B9">
          <v:shape id="_x0000_i1268" type="#_x0000_t75" alt="" style="width:26pt;height:23.75pt;mso-width-percent:0;mso-height-percent:0;mso-width-percent:0;mso-height-percent:0" o:ole="">
            <v:imagedata r:id="rId109" o:title=""/>
          </v:shape>
          <o:OLEObject Type="Embed" ProgID="Equation.DSMT4" ShapeID="_x0000_i1268" DrawAspect="Content" ObjectID="_1743528377" r:id="rId110"/>
        </w:object>
      </w:r>
      <w:r>
        <w:rPr>
          <w:rFonts w:hint="eastAsia"/>
        </w:rPr>
        <w:t>的组合。当其参数</w:t>
      </w:r>
      <w:r w:rsidR="00C6312D">
        <w:rPr>
          <w:noProof/>
          <w:position w:val="-6"/>
        </w:rPr>
        <w:object w:dxaOrig="555" w:dyaOrig="282" w14:anchorId="079CF5CE">
          <v:shape id="_x0000_i1267" type="#_x0000_t75" alt="" style="width:27.45pt;height:14.1pt;mso-width-percent:0;mso-height-percent:0;mso-width-percent:0;mso-height-percent:0" o:ole="">
            <v:imagedata r:id="rId111" o:title=""/>
          </v:shape>
          <o:OLEObject Type="Embed" ProgID="Equation.DSMT4" ShapeID="_x0000_i1267" DrawAspect="Content" ObjectID="_1743528378" r:id="rId112"/>
        </w:object>
      </w:r>
      <w:r>
        <w:rPr>
          <w:rFonts w:hint="eastAsia"/>
        </w:rPr>
        <w:t>时，它坍缩成了一个缩放傅里叶变换操作</w:t>
      </w:r>
      <w:r w:rsidR="00C6312D">
        <w:rPr>
          <w:noProof/>
          <w:position w:val="-28"/>
        </w:rPr>
        <w:object w:dxaOrig="1577" w:dyaOrig="676" w14:anchorId="29F4412E">
          <v:shape id="_x0000_i1266" type="#_x0000_t75" alt="" style="width:78.7pt;height:34.15pt;mso-width-percent:0;mso-height-percent:0;mso-width-percent:0;mso-height-percent:0" o:ole="">
            <v:imagedata r:id="rId113" o:title=""/>
          </v:shape>
          <o:OLEObject Type="Embed" ProgID="Equation.DSMT4" ShapeID="_x0000_i1266" DrawAspect="Content" ObjectID="_1743528379" r:id="rId114"/>
        </w:object>
      </w:r>
      <w:r>
        <w:rPr>
          <w:rFonts w:hint="eastAsia"/>
        </w:rPr>
        <w:t>和一个啁啾倍增操作</w:t>
      </w:r>
      <w:r w:rsidR="00C6312D">
        <w:rPr>
          <w:noProof/>
          <w:position w:val="-6"/>
        </w:rPr>
        <w:object w:dxaOrig="555" w:dyaOrig="483" w14:anchorId="2DA2D010">
          <v:shape id="_x0000_i1265" type="#_x0000_t75" alt="" style="width:27.45pt;height:23.75pt;mso-width-percent:0;mso-height-percent:0;mso-width-percent:0;mso-height-percent:0" o:ole="">
            <v:imagedata r:id="rId115" o:title=""/>
          </v:shape>
          <o:OLEObject Type="Embed" ProgID="Equation.DSMT4" ShapeID="_x0000_i1265" DrawAspect="Content" ObjectID="_1743528380" r:id="rId116"/>
        </w:object>
      </w:r>
      <w:r>
        <w:rPr>
          <w:rFonts w:hint="eastAsia"/>
        </w:rPr>
        <w:t>的组合。当其参数分别为</w:t>
      </w:r>
      <w:r w:rsidR="00C6312D">
        <w:rPr>
          <w:noProof/>
          <w:position w:val="-6"/>
        </w:rPr>
        <w:object w:dxaOrig="555" w:dyaOrig="282" w14:anchorId="23717C5F">
          <v:shape id="_x0000_i1264" type="#_x0000_t75" alt="" style="width:27.45pt;height:14.1pt;mso-width-percent:0;mso-height-percent:0;mso-width-percent:0;mso-height-percent:0" o:ole="">
            <v:imagedata r:id="rId117" o:title=""/>
          </v:shape>
          <o:OLEObject Type="Embed" ProgID="Equation.DSMT4" ShapeID="_x0000_i1264" DrawAspect="Content" ObjectID="_1743528381" r:id="rId118"/>
        </w:object>
      </w:r>
      <w:r>
        <w:rPr>
          <w:rFonts w:hint="eastAsia"/>
        </w:rPr>
        <w:t>和</w:t>
      </w:r>
      <w:r w:rsidR="00C6312D">
        <w:rPr>
          <w:noProof/>
          <w:position w:val="-6"/>
        </w:rPr>
        <w:object w:dxaOrig="555" w:dyaOrig="282" w14:anchorId="0158A753">
          <v:shape id="_x0000_i1263" type="#_x0000_t75" alt="" style="width:27.45pt;height:14.1pt;mso-width-percent:0;mso-height-percent:0;mso-width-percent:0;mso-height-percent:0" o:ole="">
            <v:imagedata r:id="rId119" o:title=""/>
          </v:shape>
          <o:OLEObject Type="Embed" ProgID="Equation.DSMT4" ShapeID="_x0000_i1263" DrawAspect="Content" ObjectID="_1743528382" r:id="rId120"/>
        </w:object>
      </w:r>
      <w:r>
        <w:rPr>
          <w:rFonts w:hint="eastAsia"/>
        </w:rPr>
        <w:t>时，它们的线性正则域分别变成了普通的时域和频率域。因此，为了不失一般性，本文仅仅讨论满足参数</w:t>
      </w:r>
      <w:r w:rsidR="00C6312D">
        <w:rPr>
          <w:noProof/>
          <w:position w:val="-6"/>
        </w:rPr>
        <w:object w:dxaOrig="555" w:dyaOrig="282" w14:anchorId="7E3B6FB6">
          <v:shape id="_x0000_i1262" type="#_x0000_t75" alt="" style="width:27.45pt;height:14.1pt;mso-width-percent:0;mso-height-percent:0;mso-width-percent:0;mso-height-percent:0" o:ole="">
            <v:imagedata r:id="rId121" o:title=""/>
          </v:shape>
          <o:OLEObject Type="Embed" ProgID="Equation.DSMT4" ShapeID="_x0000_i1262" DrawAspect="Content" ObjectID="_1743528383" r:id="rId122"/>
        </w:object>
      </w:r>
      <w:r>
        <w:rPr>
          <w:rFonts w:hint="eastAsia"/>
        </w:rPr>
        <w:t>和</w:t>
      </w:r>
      <w:r w:rsidR="00C6312D">
        <w:rPr>
          <w:noProof/>
          <w:position w:val="-6"/>
        </w:rPr>
        <w:object w:dxaOrig="555" w:dyaOrig="282" w14:anchorId="0E43DD00">
          <v:shape id="_x0000_i1261" type="#_x0000_t75" alt="" style="width:27.45pt;height:14.1pt;mso-width-percent:0;mso-height-percent:0;mso-width-percent:0;mso-height-percent:0" o:ole="">
            <v:imagedata r:id="rId123" o:title=""/>
          </v:shape>
          <o:OLEObject Type="Embed" ProgID="Equation.DSMT4" ShapeID="_x0000_i1261" DrawAspect="Content" ObjectID="_1743528384" r:id="rId124"/>
        </w:object>
      </w:r>
      <w:r>
        <w:rPr>
          <w:rFonts w:hint="eastAsia"/>
        </w:rPr>
        <w:t>的</w:t>
      </w:r>
      <w:r>
        <w:rPr>
          <w:rFonts w:hint="eastAsia"/>
        </w:rPr>
        <w:t>LCT</w:t>
      </w:r>
      <w:r>
        <w:rPr>
          <w:rFonts w:hint="eastAsia"/>
        </w:rPr>
        <w:t>。因为可以由</w:t>
      </w:r>
      <w:r w:rsidR="00C6312D">
        <w:rPr>
          <w:noProof/>
          <w:position w:val="-6"/>
        </w:rPr>
        <w:object w:dxaOrig="1126" w:dyaOrig="282" w14:anchorId="3C0C3AF9">
          <v:shape id="_x0000_i1260" type="#_x0000_t75" alt="" style="width:56.4pt;height:14.1pt;mso-width-percent:0;mso-height-percent:0;mso-width-percent:0;mso-height-percent:0" o:ole="">
            <v:imagedata r:id="rId125" o:title=""/>
          </v:shape>
          <o:OLEObject Type="Embed" ProgID="Equation.DSMT4" ShapeID="_x0000_i1260" DrawAspect="Content" ObjectID="_1743528385" r:id="rId126"/>
        </w:object>
      </w:r>
      <w:r>
        <w:rPr>
          <w:rFonts w:hint="eastAsia"/>
        </w:rPr>
        <w:t>和</w:t>
      </w:r>
      <w:r w:rsidR="00C6312D">
        <w:rPr>
          <w:noProof/>
          <w:position w:val="-6"/>
        </w:rPr>
        <w:object w:dxaOrig="555" w:dyaOrig="282" w14:anchorId="7B00BD87">
          <v:shape id="_x0000_i1259" type="#_x0000_t75" alt="" style="width:27.45pt;height:14.1pt;mso-width-percent:0;mso-height-percent:0;mso-width-percent:0;mso-height-percent:0" o:ole="">
            <v:imagedata r:id="rId127" o:title=""/>
          </v:shape>
          <o:OLEObject Type="Embed" ProgID="Equation.DSMT4" ShapeID="_x0000_i1259" DrawAspect="Content" ObjectID="_1743528386" r:id="rId128"/>
        </w:object>
      </w:r>
      <w:r>
        <w:rPr>
          <w:rFonts w:hint="eastAsia"/>
        </w:rPr>
        <w:t>或者</w:t>
      </w:r>
      <w:r w:rsidR="00C6312D">
        <w:rPr>
          <w:noProof/>
          <w:position w:val="-6"/>
        </w:rPr>
        <w:object w:dxaOrig="555" w:dyaOrig="282" w14:anchorId="10465CF7">
          <v:shape id="_x0000_i1258" type="#_x0000_t75" alt="" style="width:27.45pt;height:14.1pt;mso-width-percent:0;mso-height-percent:0;mso-width-percent:0;mso-height-percent:0" o:ole="">
            <v:imagedata r:id="rId129" o:title=""/>
          </v:shape>
          <o:OLEObject Type="Embed" ProgID="Equation.DSMT4" ShapeID="_x0000_i1258" DrawAspect="Content" ObjectID="_1743528387" r:id="rId130"/>
        </w:object>
      </w:r>
      <w:r>
        <w:rPr>
          <w:rFonts w:hint="eastAsia"/>
        </w:rPr>
        <w:t>推导出：</w:t>
      </w:r>
      <w:r w:rsidR="00C6312D">
        <w:rPr>
          <w:noProof/>
          <w:position w:val="-24"/>
        </w:rPr>
        <w:object w:dxaOrig="1038" w:dyaOrig="619" w14:anchorId="7F1EA722">
          <v:shape id="_x0000_i1257" type="#_x0000_t75" alt="" style="width:52.7pt;height:30.45pt;mso-width-percent:0;mso-height-percent:0;mso-width-percent:0;mso-height-percent:0" o:ole="">
            <v:imagedata r:id="rId131" o:title=""/>
          </v:shape>
          <o:OLEObject Type="Embed" ProgID="Equation.DSMT4" ShapeID="_x0000_i1257" DrawAspect="Content" ObjectID="_1743528388" r:id="rId132"/>
        </w:object>
      </w:r>
      <w:r>
        <w:rPr>
          <w:rFonts w:hint="eastAsia"/>
        </w:rPr>
        <w:t>和</w:t>
      </w:r>
      <w:r w:rsidR="00C6312D">
        <w:rPr>
          <w:noProof/>
          <w:position w:val="-24"/>
        </w:rPr>
        <w:object w:dxaOrig="1022" w:dyaOrig="619" w14:anchorId="2C65401A">
          <v:shape id="_x0000_i1256" type="#_x0000_t75" alt="" style="width:51.2pt;height:30.45pt;mso-width-percent:0;mso-height-percent:0;mso-width-percent:0;mso-height-percent:0" o:ole="">
            <v:imagedata r:id="rId133" o:title=""/>
          </v:shape>
          <o:OLEObject Type="Embed" ProgID="Equation.DSMT4" ShapeID="_x0000_i1256" DrawAspect="Content" ObjectID="_1743528389" r:id="rId134"/>
        </w:object>
      </w:r>
      <w:r>
        <w:rPr>
          <w:rFonts w:hint="eastAsia"/>
        </w:rPr>
        <w:t>，所以它的三个参数是</w:t>
      </w:r>
      <w:r w:rsidR="00C6312D">
        <w:rPr>
          <w:noProof/>
          <w:position w:val="-8"/>
        </w:rPr>
        <w:object w:dxaOrig="644" w:dyaOrig="298" w14:anchorId="57B07DC2">
          <v:shape id="_x0000_i1255" type="#_x0000_t75" alt="" style="width:32.65pt;height:15.6pt;mso-width-percent:0;mso-height-percent:0;mso-width-percent:0;mso-height-percent:0" o:ole="">
            <v:imagedata r:id="rId135" o:title=""/>
          </v:shape>
          <o:OLEObject Type="Embed" ProgID="Equation.DSMT4" ShapeID="_x0000_i1255" DrawAspect="Content" ObjectID="_1743528390" r:id="rId136"/>
        </w:object>
      </w:r>
      <w:r>
        <w:rPr>
          <w:rFonts w:hint="eastAsia"/>
        </w:rPr>
        <w:t>或者</w:t>
      </w:r>
      <w:r w:rsidR="00C6312D">
        <w:rPr>
          <w:noProof/>
          <w:position w:val="-8"/>
        </w:rPr>
        <w:object w:dxaOrig="603" w:dyaOrig="298" w14:anchorId="2B591446">
          <v:shape id="_x0000_i1254" type="#_x0000_t75" alt="" style="width:30.45pt;height:15.6pt;mso-width-percent:0;mso-height-percent:0;mso-width-percent:0;mso-height-percent:0" o:ole="">
            <v:imagedata r:id="rId137" o:title=""/>
          </v:shape>
          <o:OLEObject Type="Embed" ProgID="Equation.DSMT4" ShapeID="_x0000_i1254" DrawAspect="Content" ObjectID="_1743528391" r:id="rId138"/>
        </w:object>
      </w:r>
      <w:r>
        <w:rPr>
          <w:rFonts w:hint="eastAsia"/>
        </w:rPr>
        <w:t>。</w:t>
      </w:r>
    </w:p>
    <w:p w14:paraId="76DA3975" w14:textId="051C02B7" w:rsidR="0071366A" w:rsidRDefault="00000000">
      <w:pPr>
        <w:pStyle w:val="2"/>
        <w:spacing w:before="156" w:after="156"/>
      </w:pPr>
      <w:bookmarkStart w:id="557" w:name="_Toc132901063"/>
      <w:r>
        <w:rPr>
          <w:rFonts w:hint="eastAsia"/>
        </w:rPr>
        <w:t>2</w:t>
      </w:r>
      <w:r>
        <w:t xml:space="preserve">.2 </w:t>
      </w:r>
      <w:del w:id="558" w:author="盛周 强" w:date="2023-04-20T15:45:00Z">
        <w:r w:rsidDel="00464431">
          <w:rPr>
            <w:rFonts w:hint="eastAsia"/>
          </w:rPr>
          <w:delText>WD</w:delText>
        </w:r>
        <w:r w:rsidDel="00464431">
          <w:rPr>
            <w:rFonts w:hint="eastAsia"/>
          </w:rPr>
          <w:delText>的</w:delText>
        </w:r>
        <w:r w:rsidDel="00464431">
          <w:rPr>
            <w:rFonts w:hint="eastAsia"/>
            <w:highlight w:val="yellow"/>
          </w:rPr>
          <w:delText>ICF</w:delText>
        </w:r>
        <w:r w:rsidDel="00464431">
          <w:rPr>
            <w:rFonts w:hint="eastAsia"/>
          </w:rPr>
          <w:delText>（</w:delText>
        </w:r>
        <w:r w:rsidDel="00464431">
          <w:rPr>
            <w:rFonts w:hint="eastAsia"/>
          </w:rPr>
          <w:delText>ICFWD</w:delText>
        </w:r>
        <w:r w:rsidDel="00464431">
          <w:rPr>
            <w:rFonts w:hint="eastAsia"/>
          </w:rPr>
          <w:delText>）</w:delText>
        </w:r>
      </w:del>
      <w:ins w:id="559" w:author="盛周 强" w:date="2023-04-20T15:45:00Z">
        <w:r w:rsidR="00464431">
          <w:rPr>
            <w:rFonts w:hint="eastAsia"/>
          </w:rPr>
          <w:t>ICFWD</w:t>
        </w:r>
      </w:ins>
      <w:bookmarkEnd w:id="557"/>
    </w:p>
    <w:p w14:paraId="2CDB432D" w14:textId="5C06A669" w:rsidR="0071366A" w:rsidRDefault="00C6312D">
      <w:pPr>
        <w:ind w:firstLine="420"/>
      </w:pPr>
      <w:r>
        <w:rPr>
          <w:noProof/>
          <w:position w:val="-28"/>
        </w:rPr>
        <w:object w:dxaOrig="2100" w:dyaOrig="676" w14:anchorId="3CEC0731">
          <v:shape id="_x0000_i1253" type="#_x0000_t75" alt="" style="width:104.65pt;height:34.15pt;mso-width-percent:0;mso-height-percent:0;mso-width-percent:0;mso-height-percent:0" o:ole="">
            <v:imagedata r:id="rId139" o:title=""/>
          </v:shape>
          <o:OLEObject Type="Embed" ProgID="Equation.DSMT4" ShapeID="_x0000_i1253" DrawAspect="Content" ObjectID="_1743528392" r:id="rId140"/>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37252B00">
          <v:shape id="_x0000_i1252" type="#_x0000_t75" alt="" style="width:19.3pt;height:19.3pt;mso-width-percent:0;mso-height-percent:0;mso-width-percent:0;mso-height-percent:0" o:ole="">
            <v:imagedata r:id="rId141" o:title=""/>
          </v:shape>
          <o:OLEObject Type="Embed" ProgID="Equation.DSMT4" ShapeID="_x0000_i1252" DrawAspect="Content" ObjectID="_1743528393" r:id="rId142"/>
        </w:object>
      </w:r>
      <w:r w:rsidR="00831D39">
        <w:rPr>
          <w:rFonts w:hint="eastAsia"/>
        </w:rPr>
        <w:t>代表</w:t>
      </w:r>
      <w:r>
        <w:rPr>
          <w:noProof/>
          <w:position w:val="-10"/>
        </w:rPr>
        <w:object w:dxaOrig="483" w:dyaOrig="314" w14:anchorId="03941EA5">
          <v:shape id="_x0000_i1251" type="#_x0000_t75" alt="" style="width:23.75pt;height:15.6pt;mso-width-percent:0;mso-height-percent:0;mso-width-percent:0;mso-height-percent:0" o:ole="">
            <v:imagedata r:id="rId143" o:title=""/>
          </v:shape>
          <o:OLEObject Type="Embed" ProgID="Equation.DSMT4" ShapeID="_x0000_i1251" DrawAspect="Content" ObjectID="_1743528394" r:id="rId144"/>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5B7766D2">
          <v:shape id="_x0000_i1250" type="#_x0000_t75" alt="" style="width:87.6pt;height:17.05pt;mso-width-percent:0;mso-height-percent:0;mso-width-percent:0;mso-height-percent:0" o:ole="">
            <v:imagedata r:id="rId145" o:title=""/>
          </v:shape>
          <o:OLEObject Type="Embed" ProgID="Equation.DSMT4" ShapeID="_x0000_i1250" DrawAspect="Content" ObjectID="_1743528395" r:id="rId146"/>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1AC74C08">
          <v:shape id="_x0000_i1249" type="#_x0000_t75" alt="" style="width:23.75pt;height:15.6pt;mso-width-percent:0;mso-height-percent:0;mso-width-percent:0;mso-height-percent:0" o:ole="">
            <v:imagedata r:id="rId147" o:title=""/>
          </v:shape>
          <o:OLEObject Type="Embed" ProgID="Equation.DSMT4" ShapeID="_x0000_i1249" DrawAspect="Content" ObjectID="_1743528396" r:id="rId148"/>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33969E5C">
          <v:shape id="_x0000_i1248" type="#_x0000_t75" alt="" style="width:104.65pt;height:34.15pt;mso-width-percent:0;mso-height-percent:0;mso-width-percent:0;mso-height-percent:0" o:ole="">
            <v:imagedata r:id="rId139" o:title=""/>
          </v:shape>
          <o:OLEObject Type="Embed" ProgID="Equation.DSMT4" ShapeID="_x0000_i1248" DrawAspect="Content" ObjectID="_1743528397" r:id="rId149"/>
        </w:object>
      </w:r>
      <w:r w:rsidR="00831D39">
        <w:rPr>
          <w:rFonts w:hint="eastAsia"/>
        </w:rPr>
        <w:t>带有参数矩阵</w:t>
      </w:r>
      <w:r>
        <w:rPr>
          <w:noProof/>
          <w:position w:val="-10"/>
        </w:rPr>
        <w:object w:dxaOrig="1424" w:dyaOrig="314" w14:anchorId="3801AB9E">
          <v:shape id="_x0000_i1247" type="#_x0000_t75" alt="" style="width:70.5pt;height:15.6pt;mso-width-percent:0;mso-height-percent:0;mso-width-percent:0;mso-height-percent:0" o:ole="">
            <v:imagedata r:id="rId150" o:title=""/>
          </v:shape>
          <o:OLEObject Type="Embed" ProgID="Equation.DSMT4" ShapeID="_x0000_i1247" DrawAspect="Content" ObjectID="_1743528398" r:id="rId151"/>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ED5BD2">
        <w:t>[27]</w:t>
      </w:r>
      <w:r w:rsidR="00831D39">
        <w:fldChar w:fldCharType="end"/>
      </w:r>
      <w:r w:rsidR="00831D39">
        <w:rPr>
          <w:rFonts w:hint="eastAsia"/>
        </w:rPr>
        <w:t>：</w:t>
      </w:r>
    </w:p>
    <w:p w14:paraId="64E3233A" w14:textId="0C16293E" w:rsidR="0071366A" w:rsidRDefault="00000000">
      <w:pPr>
        <w:pStyle w:val="MTDisplayEquation"/>
      </w:pPr>
      <w:r>
        <w:tab/>
      </w:r>
      <w:r w:rsidR="00C6312D">
        <w:rPr>
          <w:noProof/>
          <w:position w:val="-28"/>
        </w:rPr>
        <w:object w:dxaOrig="4803" w:dyaOrig="676" w14:anchorId="61CD704B">
          <v:shape id="_x0000_i1246" type="#_x0000_t75" alt="" style="width:239.75pt;height:34.15pt;mso-width-percent:0;mso-height-percent:0;mso-width-percent:0;mso-height-percent:0" o:ole="">
            <v:imagedata r:id="rId152" o:title=""/>
          </v:shape>
          <o:OLEObject Type="Embed" ProgID="Equation.DSMT4" ShapeID="_x0000_i1246" DrawAspect="Content" ObjectID="_1743528399"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3</w:instrText>
        </w:r>
      </w:fldSimple>
      <w:r>
        <w:instrText>)</w:instrText>
      </w:r>
      <w:r>
        <w:fldChar w:fldCharType="end"/>
      </w:r>
    </w:p>
    <w:p w14:paraId="5967D00E" w14:textId="77777777" w:rsidR="0071366A" w:rsidRDefault="00000000">
      <w:pPr>
        <w:ind w:firstLineChars="0" w:firstLine="0"/>
      </w:pPr>
      <w:r>
        <w:rPr>
          <w:rFonts w:hint="eastAsia"/>
        </w:rPr>
        <w:lastRenderedPageBreak/>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1A7CDF44" w:rsidR="0071366A" w:rsidRDefault="00000000">
      <w:pPr>
        <w:ind w:firstLineChars="0" w:firstLine="0"/>
      </w:pPr>
      <w:r>
        <w:tab/>
      </w:r>
      <w:r>
        <w:rPr>
          <w:rFonts w:hint="eastAsia"/>
        </w:rPr>
        <w:t>如果让</w:t>
      </w:r>
      <w:r w:rsidR="00C6312D">
        <w:rPr>
          <w:noProof/>
          <w:position w:val="-14"/>
        </w:rPr>
        <w:object w:dxaOrig="378" w:dyaOrig="378" w14:anchorId="7CA2F1F7">
          <v:shape id="_x0000_i1245" type="#_x0000_t75" alt="" style="width:19.3pt;height:19.3pt;mso-width-percent:0;mso-height-percent:0;mso-width-percent:0;mso-height-percent:0" o:ole="">
            <v:imagedata r:id="rId154" o:title=""/>
          </v:shape>
          <o:OLEObject Type="Embed" ProgID="Equation.DSMT4" ShapeID="_x0000_i1245" DrawAspect="Content" ObjectID="_1743528400" r:id="rId155"/>
        </w:object>
      </w:r>
      <w:r>
        <w:rPr>
          <w:rFonts w:hint="eastAsia"/>
        </w:rPr>
        <w:t>——</w:t>
      </w:r>
      <w:r w:rsidR="00C6312D">
        <w:rPr>
          <w:noProof/>
          <w:position w:val="-10"/>
        </w:rPr>
        <w:object w:dxaOrig="483" w:dyaOrig="314" w14:anchorId="7BC2AA1B">
          <v:shape id="_x0000_i1244" type="#_x0000_t75" alt="" style="width:23.75pt;height:15.6pt;mso-width-percent:0;mso-height-percent:0;mso-width-percent:0;mso-height-percent:0" o:ole="">
            <v:imagedata r:id="rId143" o:title=""/>
          </v:shape>
          <o:OLEObject Type="Embed" ProgID="Equation.DSMT4" ShapeID="_x0000_i1244" DrawAspect="Content" ObjectID="_1743528401" r:id="rId156"/>
        </w:object>
      </w:r>
      <w:r>
        <w:rPr>
          <w:rFonts w:hint="eastAsia"/>
        </w:rPr>
        <w:t>带有</w:t>
      </w:r>
      <w:r w:rsidR="00C6312D">
        <w:rPr>
          <w:noProof/>
          <w:position w:val="-12"/>
        </w:rPr>
        <w:object w:dxaOrig="1834" w:dyaOrig="362" w14:anchorId="7314D321">
          <v:shape id="_x0000_i1243" type="#_x0000_t75" alt="" style="width:91.3pt;height:17.05pt;mso-width-percent:0;mso-height-percent:0;mso-width-percent:0;mso-height-percent:0" o:ole="">
            <v:imagedata r:id="rId157" o:title=""/>
          </v:shape>
          <o:OLEObject Type="Embed" ProgID="Equation.DSMT4" ShapeID="_x0000_i1243" DrawAspect="Content" ObjectID="_1743528402" r:id="rId158"/>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C6312D">
        <w:rPr>
          <w:noProof/>
          <w:position w:val="-28"/>
        </w:rPr>
        <w:object w:dxaOrig="2180" w:dyaOrig="676" w14:anchorId="62136ABB">
          <v:shape id="_x0000_i1242" type="#_x0000_t75" alt="" style="width:108.35pt;height:34.15pt;mso-width-percent:0;mso-height-percent:0;mso-width-percent:0;mso-height-percent:0" o:ole="">
            <v:imagedata r:id="rId159" o:title=""/>
          </v:shape>
          <o:OLEObject Type="Embed" ProgID="Equation.DSMT4" ShapeID="_x0000_i1242" DrawAspect="Content" ObjectID="_1743528403" r:id="rId160"/>
        </w:object>
      </w:r>
      <w:r>
        <w:rPr>
          <w:rFonts w:hint="eastAsia"/>
        </w:rPr>
        <w:t>。</w:t>
      </w:r>
      <w:r w:rsidR="00C6312D">
        <w:rPr>
          <w:noProof/>
          <w:position w:val="-10"/>
        </w:rPr>
        <w:object w:dxaOrig="483" w:dyaOrig="314" w14:anchorId="1AED12A3">
          <v:shape id="_x0000_i1241" type="#_x0000_t75" alt="" style="width:23.75pt;height:15.6pt;mso-width-percent:0;mso-height-percent:0;mso-width-percent:0;mso-height-percent:0" o:ole="">
            <v:imagedata r:id="rId161" o:title=""/>
          </v:shape>
          <o:OLEObject Type="Embed" ProgID="Equation.DSMT4" ShapeID="_x0000_i1241" DrawAspect="Content" ObjectID="_1743528404" r:id="rId162"/>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ED5BD2">
        <w:t>[28]</w:t>
      </w:r>
      <w:r>
        <w:fldChar w:fldCharType="end"/>
      </w:r>
      <w:r>
        <w:t>-</w:t>
      </w:r>
      <w:r>
        <w:fldChar w:fldCharType="begin"/>
      </w:r>
      <w:r>
        <w:instrText xml:space="preserve"> REF _Ref131258552 \r \h </w:instrText>
      </w:r>
      <w:r>
        <w:fldChar w:fldCharType="separate"/>
      </w:r>
      <w:r w:rsidR="00ED5BD2">
        <w:t>[32]</w:t>
      </w:r>
      <w:r>
        <w:fldChar w:fldCharType="end"/>
      </w:r>
      <w:r>
        <w:rPr>
          <w:rFonts w:hint="eastAsia"/>
        </w:rPr>
        <w:t>：</w:t>
      </w:r>
    </w:p>
    <w:p w14:paraId="35BB3868" w14:textId="6F6C8A9C" w:rsidR="0071366A" w:rsidRDefault="00000000">
      <w:pPr>
        <w:pStyle w:val="MTDisplayEquation"/>
      </w:pPr>
      <w:r>
        <w:tab/>
      </w:r>
      <w:r w:rsidR="00C6312D">
        <w:rPr>
          <w:noProof/>
          <w:position w:val="-28"/>
        </w:rPr>
        <w:object w:dxaOrig="5100" w:dyaOrig="676" w14:anchorId="05F18226">
          <v:shape id="_x0000_i1240" type="#_x0000_t75" alt="" style="width:255.35pt;height:34.15pt;mso-width-percent:0;mso-height-percent:0;mso-width-percent:0;mso-height-percent:0" o:ole="">
            <v:imagedata r:id="rId163" o:title=""/>
          </v:shape>
          <o:OLEObject Type="Embed" ProgID="Equation.DSMT4" ShapeID="_x0000_i1240" DrawAspect="Content" ObjectID="_1743528405"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w:instrText>
        </w:r>
      </w:fldSimple>
      <w:r>
        <w:instrText>)</w:instrText>
      </w:r>
      <w:r>
        <w:fldChar w:fldCharType="end"/>
      </w:r>
    </w:p>
    <w:p w14:paraId="08F13B5F" w14:textId="77777777" w:rsidR="0071366A" w:rsidRDefault="00000000">
      <w:pPr>
        <w:ind w:firstLineChars="0" w:firstLine="0"/>
      </w:pPr>
      <w:r>
        <w:rPr>
          <w:rFonts w:hint="eastAsia"/>
        </w:rPr>
        <w:t>它是</w:t>
      </w:r>
      <w:r w:rsidR="00C6312D">
        <w:rPr>
          <w:noProof/>
          <w:position w:val="-28"/>
        </w:rPr>
        <w:object w:dxaOrig="2180" w:dyaOrig="676" w14:anchorId="47ABC04F">
          <v:shape id="_x0000_i1239" type="#_x0000_t75" alt="" style="width:108.35pt;height:34.15pt;mso-width-percent:0;mso-height-percent:0;mso-width-percent:0;mso-height-percent:0" o:ole="">
            <v:imagedata r:id="rId159" o:title=""/>
          </v:shape>
          <o:OLEObject Type="Embed" ProgID="Equation.DSMT4" ShapeID="_x0000_i1239" DrawAspect="Content" ObjectID="_1743528406" r:id="rId165"/>
        </w:object>
      </w:r>
      <w:r>
        <w:rPr>
          <w:rFonts w:hint="eastAsia"/>
        </w:rPr>
        <w:t>带有参数矩阵</w:t>
      </w:r>
      <w:r w:rsidR="00C6312D">
        <w:rPr>
          <w:noProof/>
          <w:position w:val="-10"/>
        </w:rPr>
        <w:object w:dxaOrig="1424" w:dyaOrig="314" w14:anchorId="00EB0074">
          <v:shape id="_x0000_i1238" type="#_x0000_t75" alt="" style="width:70.5pt;height:15.6pt;mso-width-percent:0;mso-height-percent:0;mso-width-percent:0;mso-height-percent:0" o:ole="">
            <v:imagedata r:id="rId150" o:title=""/>
          </v:shape>
          <o:OLEObject Type="Embed" ProgID="Equation.DSMT4" ShapeID="_x0000_i1238" DrawAspect="Content" ObjectID="_1743528407" r:id="rId166"/>
        </w:object>
      </w:r>
      <w:r>
        <w:rPr>
          <w:rFonts w:hint="eastAsia"/>
        </w:rPr>
        <w:t>的</w:t>
      </w:r>
      <w:r>
        <w:rPr>
          <w:rFonts w:hint="eastAsia"/>
        </w:rPr>
        <w:t>LCT</w:t>
      </w:r>
      <w:r>
        <w:rPr>
          <w:rFonts w:hint="eastAsia"/>
        </w:rPr>
        <w:t>，所以它有三个参数矩阵</w:t>
      </w:r>
      <w:r w:rsidR="00C6312D">
        <w:rPr>
          <w:noProof/>
          <w:position w:val="-12"/>
        </w:rPr>
        <w:object w:dxaOrig="973" w:dyaOrig="362" w14:anchorId="30AFC7A1">
          <v:shape id="_x0000_i1237" type="#_x0000_t75" alt="" style="width:48.25pt;height:17.05pt;mso-width-percent:0;mso-height-percent:0;mso-width-percent:0;mso-height-percent:0" o:ole="">
            <v:imagedata r:id="rId167" o:title=""/>
          </v:shape>
          <o:OLEObject Type="Embed" ProgID="Equation.DSMT4" ShapeID="_x0000_i1237" DrawAspect="Content" ObjectID="_1743528408" r:id="rId168"/>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000000">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C6312D">
        <w:rPr>
          <w:noProof/>
          <w:position w:val="-14"/>
        </w:rPr>
        <w:object w:dxaOrig="378" w:dyaOrig="378" w14:anchorId="0573476D">
          <v:shape id="_x0000_i1236" type="#_x0000_t75" alt="" style="width:19.3pt;height:19.3pt;mso-width-percent:0;mso-height-percent:0;mso-width-percent:0;mso-height-percent:0" o:ole="">
            <v:imagedata r:id="rId154" o:title=""/>
          </v:shape>
          <o:OLEObject Type="Embed" ProgID="Equation.DSMT4" ShapeID="_x0000_i1236" DrawAspect="Content" ObjectID="_1743528409" r:id="rId169"/>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C6312D">
        <w:rPr>
          <w:noProof/>
          <w:position w:val="-12"/>
        </w:rPr>
        <w:object w:dxaOrig="644" w:dyaOrig="362" w14:anchorId="1162E212">
          <v:shape id="_x0000_i1235" type="#_x0000_t75" alt="" style="width:32.65pt;height:17.05pt;mso-width-percent:0;mso-height-percent:0;mso-width-percent:0;mso-height-percent:0" o:ole="">
            <v:imagedata r:id="rId170" o:title=""/>
          </v:shape>
          <o:OLEObject Type="Embed" ProgID="Equation.DSMT4" ShapeID="_x0000_i1235" DrawAspect="Content" ObjectID="_1743528410" r:id="rId171"/>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6D44B0A5" w:rsidR="0071366A" w:rsidRDefault="00000000">
      <w:pPr>
        <w:ind w:firstLineChars="0" w:firstLine="0"/>
      </w:pPr>
      <w:r>
        <w:tab/>
      </w:r>
      <w:r>
        <w:rPr>
          <w:rFonts w:hint="eastAsia"/>
        </w:rPr>
        <w:t>带有参数矩阵</w:t>
      </w:r>
      <w:r w:rsidR="00C6312D">
        <w:rPr>
          <w:noProof/>
          <w:position w:val="-12"/>
        </w:rPr>
        <w:object w:dxaOrig="1384" w:dyaOrig="362" w14:anchorId="18BC0867">
          <v:shape id="_x0000_i1234" type="#_x0000_t75" alt="" style="width:69.75pt;height:17.05pt;mso-width-percent:0;mso-height-percent:0;mso-width-percent:0;mso-height-percent:0" o:ole="">
            <v:imagedata r:id="rId172" o:title=""/>
          </v:shape>
          <o:OLEObject Type="Embed" ProgID="Equation.DSMT4" ShapeID="_x0000_i1234" DrawAspect="Content" ObjectID="_1743528411" r:id="rId173"/>
        </w:object>
      </w:r>
      <w:r>
        <w:rPr>
          <w:rFonts w:hint="eastAsia"/>
        </w:rPr>
        <w:t>和</w:t>
      </w:r>
      <w:r w:rsidR="00C6312D">
        <w:rPr>
          <w:noProof/>
          <w:position w:val="-10"/>
        </w:rPr>
        <w:object w:dxaOrig="1456" w:dyaOrig="314" w14:anchorId="59F8B970">
          <v:shape id="_x0000_i1233" type="#_x0000_t75" alt="" style="width:73.5pt;height:15.6pt;mso-width-percent:0;mso-height-percent:0;mso-width-percent:0;mso-height-percent:0" o:ole="">
            <v:imagedata r:id="rId174" o:title=""/>
          </v:shape>
          <o:OLEObject Type="Embed" ProgID="Equation.DSMT4" ShapeID="_x0000_i1233" DrawAspect="Content" ObjectID="_1743528412" r:id="rId175"/>
        </w:object>
      </w:r>
      <w:r>
        <w:rPr>
          <w:rFonts w:hint="eastAsia"/>
        </w:rPr>
        <w:t>的</w:t>
      </w:r>
      <w:r>
        <w:rPr>
          <w:rFonts w:hint="eastAsia"/>
        </w:rPr>
        <w:t>ICFWD</w:t>
      </w:r>
      <w:ins w:id="560" w:author="盛周 强" w:date="2023-04-20T16:31:00Z">
        <w:r w:rsidR="00D84DA0">
          <w:rPr>
            <w:rFonts w:hint="eastAsia"/>
          </w:rPr>
          <w:t>退化为</w:t>
        </w:r>
      </w:ins>
      <w:del w:id="561" w:author="盛周 强" w:date="2023-04-20T16:31:00Z">
        <w:r w:rsidDel="00D84DA0">
          <w:rPr>
            <w:rFonts w:hint="eastAsia"/>
            <w:highlight w:val="yellow"/>
          </w:rPr>
          <w:delText>坍缩成</w:delText>
        </w:r>
        <w:r w:rsidDel="00D84DA0">
          <w:rPr>
            <w:rFonts w:hint="eastAsia"/>
          </w:rPr>
          <w:delText>了</w:delText>
        </w:r>
      </w:del>
      <w:r>
        <w:rPr>
          <w:rFonts w:hint="eastAsia"/>
        </w:rPr>
        <w:t>带有一个额外常量因子</w:t>
      </w:r>
      <w:r w:rsidR="00C6312D">
        <w:rPr>
          <w:noProof/>
          <w:position w:val="-32"/>
        </w:rPr>
        <w:object w:dxaOrig="660" w:dyaOrig="700" w14:anchorId="3084044B">
          <v:shape id="_x0000_i1232" type="#_x0000_t75" alt="" style="width:32.65pt;height:35.65pt;mso-width-percent:0;mso-height-percent:0;mso-width-percent:0;mso-height-percent:0" o:ole="">
            <v:imagedata r:id="rId176" o:title=""/>
          </v:shape>
          <o:OLEObject Type="Embed" ProgID="Equation.DSMT4" ShapeID="_x0000_i1232" DrawAspect="Content" ObjectID="_1743528413" r:id="rId177"/>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ED5BD2">
        <w:t>[13]</w:t>
      </w:r>
      <w:r>
        <w:fldChar w:fldCharType="end"/>
      </w:r>
      <w:r>
        <w:rPr>
          <w:rFonts w:hint="eastAsia"/>
        </w:rPr>
        <w:t>：</w:t>
      </w:r>
    </w:p>
    <w:p w14:paraId="46E92B95" w14:textId="52A38467" w:rsidR="0071366A" w:rsidRDefault="00000000">
      <w:pPr>
        <w:pStyle w:val="MTDisplayEquation"/>
      </w:pPr>
      <w:r>
        <w:tab/>
      </w:r>
      <w:r w:rsidR="00C6312D">
        <w:rPr>
          <w:noProof/>
          <w:position w:val="-28"/>
        </w:rPr>
        <w:object w:dxaOrig="4103" w:dyaOrig="676" w14:anchorId="14D1EF0D">
          <v:shape id="_x0000_i1231" type="#_x0000_t75" alt="" style="width:205.6pt;height:34.15pt;mso-width-percent:0;mso-height-percent:0;mso-width-percent:0;mso-height-percent:0" o:ole="">
            <v:imagedata r:id="rId178" o:title=""/>
          </v:shape>
          <o:OLEObject Type="Embed" ProgID="Equation.DSMT4" ShapeID="_x0000_i1231" DrawAspect="Content" ObjectID="_1743528414"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5</w:instrText>
        </w:r>
      </w:fldSimple>
      <w:r>
        <w:instrText>)</w:instrText>
      </w:r>
      <w:r>
        <w:fldChar w:fldCharType="end"/>
      </w:r>
    </w:p>
    <w:p w14:paraId="2781E5A5" w14:textId="77777777" w:rsidR="0071366A" w:rsidRDefault="00000000">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3D53B067" w14:textId="77777777" w:rsidR="0071366A" w:rsidRDefault="00000000">
      <w:pPr>
        <w:pStyle w:val="1"/>
        <w:spacing w:before="156" w:after="156"/>
      </w:pPr>
      <w:bookmarkStart w:id="562" w:name="_Toc132901064"/>
      <w:r>
        <w:rPr>
          <w:rFonts w:hint="eastAsia"/>
        </w:rPr>
        <w:t>3</w:t>
      </w:r>
      <w:r>
        <w:t xml:space="preserve">. </w:t>
      </w:r>
      <w:r>
        <w:rPr>
          <w:rFonts w:hint="eastAsia"/>
        </w:rPr>
        <w:t>数学模型</w:t>
      </w:r>
      <w:bookmarkEnd w:id="562"/>
    </w:p>
    <w:p w14:paraId="4EA32181" w14:textId="384954AA" w:rsidR="0071366A" w:rsidRDefault="00000000">
      <w:pPr>
        <w:ind w:firstLine="420"/>
      </w:pPr>
      <w:r>
        <w:rPr>
          <w:rFonts w:hint="eastAsia"/>
        </w:rPr>
        <w:t>本节定义了：对于加入</w:t>
      </w:r>
      <w:del w:id="563" w:author="盛周 强" w:date="2023-04-20T16:11:00Z">
        <w:r w:rsidDel="003F0A89">
          <w:rPr>
            <w:rFonts w:hint="eastAsia"/>
          </w:rPr>
          <w:delText>零期望随机噪音</w:delText>
        </w:r>
      </w:del>
      <w:ins w:id="564" w:author="盛周 强" w:date="2023-04-20T16:11:00Z">
        <w:r w:rsidR="003F0A89">
          <w:rPr>
            <w:rFonts w:hint="eastAsia"/>
          </w:rPr>
          <w:t>高斯白噪声</w:t>
        </w:r>
      </w:ins>
      <w:r w:rsidR="00C6312D">
        <w:rPr>
          <w:noProof/>
          <w:position w:val="-10"/>
        </w:rPr>
        <w:object w:dxaOrig="434" w:dyaOrig="314" w14:anchorId="3A15CA1F">
          <v:shape id="_x0000_i1230" type="#_x0000_t75" alt="" style="width:20.8pt;height:15.6pt;mso-width-percent:0;mso-height-percent:0;mso-width-percent:0;mso-height-percent:0" o:ole="">
            <v:imagedata r:id="rId180" o:title=""/>
          </v:shape>
          <o:OLEObject Type="Embed" ProgID="Equation.DSMT4" ShapeID="_x0000_i1230" DrawAspect="Content" ObjectID="_1743528415" r:id="rId181"/>
        </w:object>
      </w:r>
      <w:r>
        <w:rPr>
          <w:rFonts w:hint="eastAsia"/>
        </w:rPr>
        <w:t>的显性信号</w:t>
      </w:r>
      <w:r w:rsidR="00C6312D">
        <w:rPr>
          <w:noProof/>
          <w:position w:val="-10"/>
        </w:rPr>
        <w:object w:dxaOrig="483" w:dyaOrig="314" w14:anchorId="610DE3B0">
          <v:shape id="_x0000_i1229" type="#_x0000_t75" alt="" style="width:23.75pt;height:15.6pt;mso-width-percent:0;mso-height-percent:0;mso-width-percent:0;mso-height-percent:0" o:ole="">
            <v:imagedata r:id="rId182" o:title=""/>
          </v:shape>
          <o:OLEObject Type="Embed" ProgID="Equation.DSMT4" ShapeID="_x0000_i1229" DrawAspect="Content" ObjectID="_1743528416" r:id="rId183"/>
        </w:object>
      </w:r>
      <w:r>
        <w:rPr>
          <w:rFonts w:hint="eastAsia"/>
        </w:rPr>
        <w:t>的</w:t>
      </w:r>
      <w:r>
        <w:rPr>
          <w:rFonts w:hint="eastAsia"/>
        </w:rPr>
        <w:t>ICFWD</w:t>
      </w:r>
      <w:r>
        <w:rPr>
          <w:rFonts w:hint="eastAsia"/>
        </w:rPr>
        <w:t>基于期望的输出信噪比模型。然后，我们在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不等式模型。最后我们试图解决来源为合成信号和真实世界信号的不等式模型。</w:t>
      </w:r>
    </w:p>
    <w:p w14:paraId="60DAB891" w14:textId="77777777" w:rsidR="0071366A" w:rsidRDefault="00000000">
      <w:pPr>
        <w:pStyle w:val="2"/>
        <w:spacing w:before="156" w:after="156"/>
      </w:pPr>
      <w:bookmarkStart w:id="565" w:name="_Toc132901065"/>
      <w:r>
        <w:rPr>
          <w:rFonts w:hint="eastAsia"/>
        </w:rPr>
        <w:t>3</w:t>
      </w:r>
      <w:r>
        <w:t xml:space="preserve">.1 </w:t>
      </w:r>
      <w:r>
        <w:rPr>
          <w:rFonts w:hint="eastAsia"/>
        </w:rPr>
        <w:t>ICFWD</w:t>
      </w:r>
      <w:r>
        <w:rPr>
          <w:rFonts w:hint="eastAsia"/>
        </w:rPr>
        <w:t>的输出信噪比期望</w:t>
      </w:r>
      <w:bookmarkEnd w:id="565"/>
    </w:p>
    <w:p w14:paraId="41E78444" w14:textId="3F854D94" w:rsidR="0071366A" w:rsidRDefault="00000000">
      <w:pPr>
        <w:ind w:firstLine="420"/>
      </w:pPr>
      <w:r>
        <w:rPr>
          <w:rFonts w:hint="eastAsia"/>
        </w:rPr>
        <w:t>假设含噪信号为</w:t>
      </w:r>
      <w:r w:rsidR="00C6312D">
        <w:rPr>
          <w:noProof/>
          <w:position w:val="-10"/>
        </w:rPr>
        <w:object w:dxaOrig="1078" w:dyaOrig="314" w14:anchorId="5CA9D81D">
          <v:shape id="_x0000_i1228" type="#_x0000_t75" alt="" style="width:54.95pt;height:15.6pt;mso-width-percent:0;mso-height-percent:0;mso-width-percent:0;mso-height-percent:0" o:ole="">
            <v:imagedata r:id="rId184" o:title=""/>
          </v:shape>
          <o:OLEObject Type="Embed" ProgID="Equation.DSMT4" ShapeID="_x0000_i1228" DrawAspect="Content" ObjectID="_1743528417" r:id="rId185"/>
        </w:object>
      </w:r>
      <w:r>
        <w:rPr>
          <w:rFonts w:hint="eastAsia"/>
        </w:rPr>
        <w:t>，其中</w:t>
      </w:r>
      <w:r w:rsidR="00C6312D">
        <w:rPr>
          <w:noProof/>
          <w:position w:val="-10"/>
        </w:rPr>
        <w:object w:dxaOrig="483" w:dyaOrig="314" w14:anchorId="4A0EF2C4">
          <v:shape id="_x0000_i1227" type="#_x0000_t75" alt="" style="width:23.75pt;height:15.6pt;mso-width-percent:0;mso-height-percent:0;mso-width-percent:0;mso-height-percent:0" o:ole="">
            <v:imagedata r:id="rId186" o:title=""/>
          </v:shape>
          <o:OLEObject Type="Embed" ProgID="Equation.DSMT4" ShapeID="_x0000_i1227" DrawAspect="Content" ObjectID="_1743528418" r:id="rId187"/>
        </w:object>
      </w:r>
      <w:r>
        <w:rPr>
          <w:rFonts w:hint="eastAsia"/>
        </w:rPr>
        <w:t>是一个纯显性信号，</w:t>
      </w:r>
      <w:r w:rsidR="00C6312D">
        <w:rPr>
          <w:noProof/>
          <w:position w:val="-10"/>
        </w:rPr>
        <w:object w:dxaOrig="434" w:dyaOrig="314" w14:anchorId="759FFFCF">
          <v:shape id="_x0000_i1226" type="#_x0000_t75" alt="" style="width:20.8pt;height:15.6pt;mso-width-percent:0;mso-height-percent:0;mso-width-percent:0;mso-height-percent:0" o:ole="">
            <v:imagedata r:id="rId188" o:title=""/>
          </v:shape>
          <o:OLEObject Type="Embed" ProgID="Equation.DSMT4" ShapeID="_x0000_i1226" DrawAspect="Content" ObjectID="_1743528419" r:id="rId189"/>
        </w:object>
      </w:r>
      <w:r>
        <w:rPr>
          <w:rFonts w:hint="eastAsia"/>
        </w:rPr>
        <w:t>是一个</w:t>
      </w:r>
      <w:del w:id="566" w:author="盛周 强" w:date="2023-04-20T16:11:00Z">
        <w:r w:rsidDel="003F0A89">
          <w:rPr>
            <w:rFonts w:hint="eastAsia"/>
          </w:rPr>
          <w:delText>零期望</w:delText>
        </w:r>
        <w:commentRangeStart w:id="567"/>
        <w:r w:rsidDel="003F0A89">
          <w:rPr>
            <w:rFonts w:hint="eastAsia"/>
            <w:highlight w:val="yellow"/>
          </w:rPr>
          <w:delText>随机</w:delText>
        </w:r>
        <w:commentRangeEnd w:id="567"/>
        <w:r w:rsidDel="003F0A89">
          <w:commentReference w:id="567"/>
        </w:r>
        <w:r w:rsidDel="003F0A89">
          <w:rPr>
            <w:rFonts w:hint="eastAsia"/>
          </w:rPr>
          <w:delText>噪音</w:delText>
        </w:r>
      </w:del>
      <w:ins w:id="568" w:author="盛周 强" w:date="2023-04-20T16:11:00Z">
        <w:r w:rsidR="003F0A89">
          <w:rPr>
            <w:rFonts w:hint="eastAsia"/>
          </w:rPr>
          <w:t>高斯白噪声</w:t>
        </w:r>
      </w:ins>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ED5BD2">
        <w:t>[32]</w:t>
      </w:r>
      <w:r>
        <w:fldChar w:fldCharType="end"/>
      </w:r>
      <w:r>
        <w:rPr>
          <w:rFonts w:hint="eastAsia"/>
        </w:rPr>
        <w:t>可以定义为：</w:t>
      </w:r>
    </w:p>
    <w:p w14:paraId="02E54D60" w14:textId="0928BBAC" w:rsidR="0071366A" w:rsidRDefault="00000000">
      <w:pPr>
        <w:pStyle w:val="MTDisplayEquation"/>
      </w:pPr>
      <w:r>
        <w:lastRenderedPageBreak/>
        <w:tab/>
      </w:r>
      <w:r w:rsidR="00C6312D">
        <w:rPr>
          <w:noProof/>
          <w:position w:val="-62"/>
        </w:rPr>
        <w:object w:dxaOrig="4843" w:dyaOrig="1183" w14:anchorId="51480D16">
          <v:shape id="_x0000_i1225" type="#_x0000_t75" alt="" style="width:242pt;height:58.65pt;mso-width-percent:0;mso-height-percent:0;mso-width-percent:0;mso-height-percent:0" o:ole="">
            <v:imagedata r:id="rId190" o:title=""/>
          </v:shape>
          <o:OLEObject Type="Embed" ProgID="Equation.DSMT4" ShapeID="_x0000_i1225" DrawAspect="Content" ObjectID="_1743528420"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6</w:instrText>
        </w:r>
      </w:fldSimple>
      <w:r>
        <w:instrText>)</w:instrText>
      </w:r>
      <w:r>
        <w:fldChar w:fldCharType="end"/>
      </w:r>
    </w:p>
    <w:p w14:paraId="3797BDB0" w14:textId="77777777" w:rsidR="0071366A" w:rsidRDefault="00000000">
      <w:pPr>
        <w:ind w:firstLine="420"/>
      </w:pPr>
      <w:r>
        <w:rPr>
          <w:rFonts w:hint="eastAsia"/>
        </w:rPr>
        <w:t>其中，当</w:t>
      </w:r>
      <w:r w:rsidR="00C6312D">
        <w:rPr>
          <w:noProof/>
          <w:position w:val="-26"/>
        </w:rPr>
        <w:object w:dxaOrig="2164" w:dyaOrig="539" w14:anchorId="16A898AE">
          <v:shape id="_x0000_i1224" type="#_x0000_t75" alt="" style="width:107.65pt;height:26pt;mso-width-percent:0;mso-height-percent:0;mso-width-percent:0;mso-height-percent:0" o:ole="">
            <v:imagedata r:id="rId192" o:title=""/>
          </v:shape>
          <o:OLEObject Type="Embed" ProgID="Equation.DSMT4" ShapeID="_x0000_i1224" DrawAspect="Content" ObjectID="_1743528421" r:id="rId193"/>
        </w:object>
      </w:r>
      <w:r>
        <w:rPr>
          <w:rFonts w:hint="eastAsia"/>
        </w:rPr>
        <w:t>为可数集时，“</w:t>
      </w:r>
      <w:r>
        <w:rPr>
          <w:rFonts w:hint="eastAsia"/>
        </w:rPr>
        <w:t>Mean</w:t>
      </w:r>
      <w:r>
        <w:rPr>
          <w:rFonts w:hint="eastAsia"/>
        </w:rPr>
        <w:t>”是算术均值的意思；当前者为不可数集时，后者为积分平均值。</w:t>
      </w:r>
    </w:p>
    <w:p w14:paraId="13A2C80A" w14:textId="670623F4" w:rsidR="0071366A" w:rsidRDefault="00000000">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ED5BD2">
        <w:t>[31]</w:t>
      </w:r>
      <w:r>
        <w:fldChar w:fldCharType="end"/>
      </w:r>
      <w:r>
        <w:rPr>
          <w:rFonts w:hint="eastAsia"/>
        </w:rPr>
        <w:t>：</w:t>
      </w:r>
      <w:r w:rsidR="00C6312D">
        <w:rPr>
          <w:noProof/>
          <w:position w:val="-16"/>
        </w:rPr>
        <w:object w:dxaOrig="5012" w:dyaOrig="434" w14:anchorId="4670011A">
          <v:shape id="_x0000_i1223" type="#_x0000_t75" alt="" style="width:250.15pt;height:20.8pt;mso-width-percent:0;mso-height-percent:0;mso-width-percent:0;mso-height-percent:0" o:ole="">
            <v:imagedata r:id="rId194" o:title=""/>
          </v:shape>
          <o:OLEObject Type="Embed" ProgID="Equation.DSMT4" ShapeID="_x0000_i1223" DrawAspect="Content" ObjectID="_1743528422" r:id="rId195"/>
        </w:object>
      </w:r>
      <w:r>
        <w:rPr>
          <w:rFonts w:hint="eastAsia"/>
        </w:rPr>
        <w:t>。类似地，该关系式可以</w:t>
      </w:r>
      <w:ins w:id="569" w:author="盛周 强" w:date="2023-04-20T16:11:00Z">
        <w:r w:rsidR="00470425">
          <w:rPr>
            <w:rFonts w:hint="eastAsia"/>
          </w:rPr>
          <w:t>退化为</w:t>
        </w:r>
      </w:ins>
      <w:del w:id="570" w:author="盛周 强" w:date="2023-04-20T16:11:00Z">
        <w:r w:rsidRPr="00470425" w:rsidDel="00470425">
          <w:rPr>
            <w:rFonts w:hint="eastAsia"/>
            <w:rPrChange w:id="571" w:author="盛周 强" w:date="2023-04-20T16:11:00Z">
              <w:rPr>
                <w:rFonts w:hint="eastAsia"/>
                <w:highlight w:val="yellow"/>
              </w:rPr>
            </w:rPrChange>
          </w:rPr>
          <w:delText>坍缩成</w:delText>
        </w:r>
      </w:del>
      <w:r>
        <w:rPr>
          <w:rFonts w:hint="eastAsia"/>
        </w:rPr>
        <w:t>ICFWD</w:t>
      </w:r>
      <w:r>
        <w:rPr>
          <w:rFonts w:hint="eastAsia"/>
        </w:rPr>
        <w:t>的：</w:t>
      </w:r>
      <w:r w:rsidR="00C6312D">
        <w:rPr>
          <w:noProof/>
          <w:position w:val="-16"/>
        </w:rPr>
        <w:object w:dxaOrig="4352" w:dyaOrig="434" w14:anchorId="28DC6714">
          <v:shape id="_x0000_i1222" type="#_x0000_t75" alt="" style="width:217.5pt;height:20.8pt;mso-width-percent:0;mso-height-percent:0;mso-width-percent:0;mso-height-percent:0" o:ole="">
            <v:imagedata r:id="rId196" o:title=""/>
          </v:shape>
          <o:OLEObject Type="Embed" ProgID="Equation.DSMT4" ShapeID="_x0000_i1222" DrawAspect="Content" ObjectID="_1743528423" r:id="rId197"/>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ED5BD2">
        <w:t>[36]</w:t>
      </w:r>
      <w:r>
        <w:fldChar w:fldCharType="end"/>
      </w:r>
      <w:r>
        <w:fldChar w:fldCharType="begin"/>
      </w:r>
      <w:r>
        <w:instrText xml:space="preserve"> REF _Ref131258677 \r \h </w:instrText>
      </w:r>
      <w:r>
        <w:fldChar w:fldCharType="separate"/>
      </w:r>
      <w:r w:rsidR="00ED5BD2">
        <w:t>[37]</w:t>
      </w:r>
      <w:r>
        <w:fldChar w:fldCharType="end"/>
      </w:r>
      <w:r>
        <w:rPr>
          <w:rFonts w:hint="eastAsia"/>
        </w:rPr>
        <w:t>：</w:t>
      </w:r>
    </w:p>
    <w:p w14:paraId="5C34DB77" w14:textId="3BC57C95" w:rsidR="0071366A" w:rsidRDefault="00000000">
      <w:pPr>
        <w:pStyle w:val="MTDisplayEquation"/>
      </w:pPr>
      <w:r>
        <w:tab/>
      </w:r>
      <w:r w:rsidR="00C6312D">
        <w:rPr>
          <w:noProof/>
          <w:position w:val="-62"/>
        </w:rPr>
        <w:object w:dxaOrig="4352" w:dyaOrig="1183" w14:anchorId="1860AC1F">
          <v:shape id="_x0000_i1221" type="#_x0000_t75" alt="" style="width:217.5pt;height:58.65pt;mso-width-percent:0;mso-height-percent:0;mso-width-percent:0;mso-height-percent:0" o:ole="">
            <v:imagedata r:id="rId198" o:title=""/>
          </v:shape>
          <o:OLEObject Type="Embed" ProgID="Equation.DSMT4" ShapeID="_x0000_i1221" DrawAspect="Content" ObjectID="_1743528424"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2" w:name="ZEqnNum985357"/>
      <w:r>
        <w:instrText>(</w:instrText>
      </w:r>
      <w:fldSimple w:instr=" SEQ MTEqn \c \* Arabic \* MERGEFORMAT ">
        <w:r w:rsidR="00ED5BD2">
          <w:rPr>
            <w:noProof/>
          </w:rPr>
          <w:instrText>7</w:instrText>
        </w:r>
      </w:fldSimple>
      <w:r>
        <w:instrText>)</w:instrText>
      </w:r>
      <w:bookmarkEnd w:id="572"/>
      <w:r>
        <w:fldChar w:fldCharType="end"/>
      </w:r>
    </w:p>
    <w:p w14:paraId="16B80F19" w14:textId="77777777" w:rsidR="0071366A" w:rsidRDefault="00000000">
      <w:pPr>
        <w:pStyle w:val="2"/>
        <w:spacing w:before="156" w:after="156"/>
      </w:pPr>
      <w:bookmarkStart w:id="573" w:name="_Toc132901066"/>
      <w:r>
        <w:rPr>
          <w:rFonts w:hint="eastAsia"/>
        </w:rPr>
        <w:t>3</w:t>
      </w:r>
      <w:r>
        <w:t xml:space="preserve">.2 </w:t>
      </w:r>
      <w:r>
        <w:rPr>
          <w:rFonts w:hint="eastAsia"/>
        </w:rPr>
        <w:t>ICFWD</w:t>
      </w:r>
      <w:r>
        <w:rPr>
          <w:rFonts w:hint="eastAsia"/>
        </w:rPr>
        <w:t>的不等式模型</w:t>
      </w:r>
      <w:bookmarkEnd w:id="573"/>
    </w:p>
    <w:p w14:paraId="2E27EC61" w14:textId="6A92DB2F" w:rsidR="0071366A" w:rsidRDefault="00000000">
      <w:pPr>
        <w:ind w:firstLine="420"/>
      </w:pPr>
      <w:r>
        <w:rPr>
          <w:rFonts w:hint="eastAsia"/>
        </w:rPr>
        <w:t>由于</w:t>
      </w:r>
      <w:r>
        <w:rPr>
          <w:rFonts w:hint="eastAsia"/>
        </w:rPr>
        <w:t>ICFWD</w:t>
      </w:r>
      <w:r>
        <w:rPr>
          <w:rFonts w:hint="eastAsia"/>
        </w:rPr>
        <w:t>基于期望输出信噪比的值只依赖于给定信号和噪声的参数矩阵</w:t>
      </w:r>
      <w:r w:rsidR="00C6312D">
        <w:rPr>
          <w:noProof/>
          <w:position w:val="-12"/>
        </w:rPr>
        <w:object w:dxaOrig="603" w:dyaOrig="362" w14:anchorId="39EBCF04">
          <v:shape id="_x0000_i1220" type="#_x0000_t75" alt="" style="width:30.45pt;height:17.05pt;mso-width-percent:0;mso-height-percent:0;mso-width-percent:0;mso-height-percent:0" o:ole="">
            <v:imagedata r:id="rId200" o:title=""/>
          </v:shape>
          <o:OLEObject Type="Embed" ProgID="Equation.DSMT4" ShapeID="_x0000_i1220" DrawAspect="Content" ObjectID="_1743528425" r:id="rId201"/>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w:t>
      </w:r>
    </w:p>
    <w:p w14:paraId="6B5BDA5A" w14:textId="4ABFE80C" w:rsidR="0071366A" w:rsidRDefault="00000000">
      <w:pPr>
        <w:pStyle w:val="MTDisplayEquation"/>
      </w:pPr>
      <w:r>
        <w:tab/>
      </w:r>
      <w:r w:rsidR="00C6312D">
        <w:rPr>
          <w:noProof/>
          <w:position w:val="-14"/>
        </w:rPr>
        <w:object w:dxaOrig="1963" w:dyaOrig="402" w14:anchorId="4F401AAD">
          <v:shape id="_x0000_i1219" type="#_x0000_t75" alt="" style="width:98pt;height:19.3pt;mso-width-percent:0;mso-height-percent:0;mso-width-percent:0;mso-height-percent:0" o:ole="">
            <v:imagedata r:id="rId202" o:title=""/>
          </v:shape>
          <o:OLEObject Type="Embed" ProgID="Equation.DSMT4" ShapeID="_x0000_i1219" DrawAspect="Content" ObjectID="_1743528426"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8</w:instrText>
        </w:r>
      </w:fldSimple>
      <w:r>
        <w:instrText>)</w:instrText>
      </w:r>
      <w:r>
        <w:fldChar w:fldCharType="end"/>
      </w:r>
    </w:p>
    <w:p w14:paraId="2294521D" w14:textId="77777777" w:rsidR="0071366A" w:rsidRDefault="00000000">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C6312D">
        <w:rPr>
          <w:noProof/>
          <w:position w:val="-24"/>
        </w:rPr>
        <w:object w:dxaOrig="1722" w:dyaOrig="523" w14:anchorId="7A947F27">
          <v:shape id="_x0000_i1218" type="#_x0000_t75" alt="" style="width:86.1pt;height:26pt;mso-width-percent:0;mso-height-percent:0;mso-width-percent:0;mso-height-percent:0" o:ole="">
            <v:imagedata r:id="rId204" o:title=""/>
          </v:shape>
          <o:OLEObject Type="Embed" ProgID="Equation.DSMT4" ShapeID="_x0000_i1218" DrawAspect="Content" ObjectID="_1743528427" r:id="rId205"/>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000000">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129B50BB" w:rsidR="0071366A" w:rsidRDefault="00000000">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为：</w:t>
      </w:r>
    </w:p>
    <w:p w14:paraId="73E6559B" w14:textId="20CC8A60" w:rsidR="0071366A" w:rsidRDefault="00000000">
      <w:pPr>
        <w:pStyle w:val="MTDisplayEquation"/>
      </w:pPr>
      <w:r>
        <w:tab/>
      </w:r>
      <w:r w:rsidR="00C6312D">
        <w:rPr>
          <w:noProof/>
          <w:position w:val="-58"/>
        </w:rPr>
        <w:object w:dxaOrig="3693" w:dyaOrig="1142" w14:anchorId="29288943">
          <v:shape id="_x0000_i1217" type="#_x0000_t75" alt="" style="width:184.8pt;height:56.4pt;mso-width-percent:0;mso-height-percent:0;mso-width-percent:0;mso-height-percent:0" o:ole="">
            <v:imagedata r:id="rId206" o:title=""/>
          </v:shape>
          <o:OLEObject Type="Embed" ProgID="Equation.DSMT4" ShapeID="_x0000_i1217" DrawAspect="Content" ObjectID="_1743528428"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9</w:instrText>
        </w:r>
      </w:fldSimple>
      <w:r>
        <w:instrText>)</w:instrText>
      </w:r>
      <w:r>
        <w:fldChar w:fldCharType="end"/>
      </w:r>
    </w:p>
    <w:p w14:paraId="34147024" w14:textId="77777777" w:rsidR="0071366A" w:rsidRDefault="00000000">
      <w:pPr>
        <w:ind w:firstLineChars="0" w:firstLine="0"/>
      </w:pPr>
      <w:r>
        <w:rPr>
          <w:rFonts w:hint="eastAsia"/>
        </w:rPr>
        <w:t>对于给定的信号和噪声，它是一个常数。对于适当的参数矩阵</w:t>
      </w:r>
      <w:r w:rsidR="00C6312D">
        <w:rPr>
          <w:noProof/>
          <w:position w:val="-12"/>
        </w:rPr>
        <w:object w:dxaOrig="603" w:dyaOrig="362" w14:anchorId="7736DB25">
          <v:shape id="_x0000_i1216" type="#_x0000_t75" alt="" style="width:30.45pt;height:17.05pt;mso-width-percent:0;mso-height-percent:0;mso-width-percent:0;mso-height-percent:0" o:ole="">
            <v:imagedata r:id="rId208" o:title=""/>
          </v:shape>
          <o:OLEObject Type="Embed" ProgID="Equation.DSMT4" ShapeID="_x0000_i1216" DrawAspect="Content" ObjectID="_1743528429" r:id="rId209"/>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374CA2DF" w:rsidR="0071366A" w:rsidRDefault="00000000">
      <w:pPr>
        <w:pStyle w:val="MTDisplayEquation"/>
      </w:pPr>
      <w:r>
        <w:lastRenderedPageBreak/>
        <w:tab/>
      </w:r>
      <w:r w:rsidR="00C6312D">
        <w:rPr>
          <w:noProof/>
          <w:position w:val="-12"/>
        </w:rPr>
        <w:object w:dxaOrig="2293" w:dyaOrig="378" w14:anchorId="35FFACCA">
          <v:shape id="_x0000_i1215" type="#_x0000_t75" alt="" style="width:113.55pt;height:19.3pt;mso-width-percent:0;mso-height-percent:0;mso-width-percent:0;mso-height-percent:0" o:ole="">
            <v:imagedata r:id="rId210" o:title=""/>
          </v:shape>
          <o:OLEObject Type="Embed" ProgID="Equation.DSMT4" ShapeID="_x0000_i1215" DrawAspect="Content" ObjectID="_1743528430" r:id="rId2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4" w:name="ZEqnNum398769"/>
      <w:r>
        <w:instrText>(</w:instrText>
      </w:r>
      <w:fldSimple w:instr=" SEQ MTEqn \c \* Arabic \* MERGEFORMAT ">
        <w:r w:rsidR="00ED5BD2">
          <w:rPr>
            <w:noProof/>
          </w:rPr>
          <w:instrText>10</w:instrText>
        </w:r>
      </w:fldSimple>
      <w:r>
        <w:instrText>)</w:instrText>
      </w:r>
      <w:bookmarkEnd w:id="574"/>
      <w:r>
        <w:fldChar w:fldCharType="end"/>
      </w:r>
    </w:p>
    <w:p w14:paraId="387D87C7" w14:textId="77777777" w:rsidR="0071366A" w:rsidRDefault="00000000">
      <w:pPr>
        <w:pStyle w:val="2"/>
        <w:spacing w:before="156" w:after="156"/>
      </w:pPr>
      <w:bookmarkStart w:id="575" w:name="_Toc132901067"/>
      <w:r>
        <w:rPr>
          <w:rFonts w:hint="eastAsia"/>
        </w:rPr>
        <w:t>3</w:t>
      </w:r>
      <w:r>
        <w:t xml:space="preserve">.3 </w:t>
      </w:r>
      <w:r>
        <w:rPr>
          <w:rFonts w:hint="eastAsia"/>
        </w:rPr>
        <w:t>ICFWD</w:t>
      </w:r>
      <w:r>
        <w:rPr>
          <w:rFonts w:hint="eastAsia"/>
        </w:rPr>
        <w:t>的不等式解</w:t>
      </w:r>
      <w:bookmarkEnd w:id="575"/>
    </w:p>
    <w:p w14:paraId="42CEC0F3" w14:textId="5FBF9003" w:rsidR="0071366A" w:rsidRDefault="00000000">
      <w:pPr>
        <w:ind w:firstLine="420"/>
      </w:pPr>
      <w:r>
        <w:rPr>
          <w:rFonts w:hint="eastAsia"/>
        </w:rPr>
        <w:t>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ins w:id="576" w:author="盛周 强" w:date="2023-04-20T16:40:00Z">
        <w:r w:rsidR="00ED5BD2" w:rsidRPr="00ED5BD2">
          <w:rPr>
            <w:iCs/>
          </w:rPr>
          <w:instrText>(</w:instrText>
        </w:r>
        <w:r w:rsidR="00ED5BD2" w:rsidRPr="00ED5BD2">
          <w:rPr>
            <w:iCs/>
            <w:rPrChange w:id="577" w:author="盛周 强" w:date="2023-04-20T16:40:00Z">
              <w:rPr>
                <w:noProof/>
              </w:rPr>
            </w:rPrChange>
          </w:rPr>
          <w:instrText>10</w:instrText>
        </w:r>
        <w:r w:rsidR="00ED5BD2" w:rsidRPr="00ED5BD2">
          <w:rPr>
            <w:iCs/>
          </w:rPr>
          <w:instrText>)</w:instrText>
        </w:r>
      </w:ins>
      <w:del w:id="578" w:author="盛周 强" w:date="2023-04-20T16:40:00Z">
        <w:r w:rsidDel="00ED5BD2">
          <w:rPr>
            <w:iCs/>
          </w:rPr>
          <w:delInstrText>(10)</w:delInstrText>
        </w:r>
      </w:del>
      <w:r>
        <w:rPr>
          <w:iCs/>
        </w:rPr>
        <w:fldChar w:fldCharType="end"/>
      </w:r>
      <w:r>
        <w:rPr>
          <w:iCs/>
        </w:rPr>
        <w:fldChar w:fldCharType="end"/>
      </w:r>
      <w:r>
        <w:rPr>
          <w:rFonts w:hint="eastAsia"/>
          <w:iCs/>
        </w:rPr>
        <w:t>可以被改写为：</w:t>
      </w:r>
    </w:p>
    <w:p w14:paraId="10CCF416" w14:textId="21D2FFCC" w:rsidR="0071366A" w:rsidRDefault="00000000">
      <w:pPr>
        <w:pStyle w:val="MTDisplayEquation"/>
      </w:pPr>
      <w:r>
        <w:tab/>
      </w:r>
      <w:r w:rsidR="00C6312D">
        <w:rPr>
          <w:noProof/>
          <w:position w:val="-62"/>
        </w:rPr>
        <w:object w:dxaOrig="5744" w:dyaOrig="1183" w14:anchorId="32D75550">
          <v:shape id="_x0000_i1214" type="#_x0000_t75" alt="" style="width:286.5pt;height:58.65pt;mso-width-percent:0;mso-height-percent:0;mso-width-percent:0;mso-height-percent:0" o:ole="">
            <v:imagedata r:id="rId212" o:title=""/>
          </v:shape>
          <o:OLEObject Type="Embed" ProgID="Equation.DSMT4" ShapeID="_x0000_i1214" DrawAspect="Content" ObjectID="_1743528431"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9" w:name="ZEqnNum410274"/>
      <w:r>
        <w:instrText>(</w:instrText>
      </w:r>
      <w:fldSimple w:instr=" SEQ MTEqn \c \* Arabic \* MERGEFORMAT ">
        <w:r w:rsidR="00ED5BD2">
          <w:rPr>
            <w:noProof/>
          </w:rPr>
          <w:instrText>11</w:instrText>
        </w:r>
      </w:fldSimple>
      <w:r>
        <w:instrText>)</w:instrText>
      </w:r>
      <w:bookmarkEnd w:id="579"/>
      <w:r>
        <w:fldChar w:fldCharType="end"/>
      </w:r>
    </w:p>
    <w:p w14:paraId="2D39928F" w14:textId="77777777" w:rsidR="0071366A" w:rsidRDefault="00C6312D">
      <w:pPr>
        <w:ind w:firstLineChars="0" w:firstLine="0"/>
      </w:pPr>
      <w:r>
        <w:rPr>
          <w:noProof/>
          <w:position w:val="-24"/>
        </w:rPr>
        <w:object w:dxaOrig="1722" w:dyaOrig="523" w14:anchorId="54D7CE38">
          <v:shape id="_x0000_i1213" type="#_x0000_t75" alt="" style="width:86.1pt;height:26pt;mso-width-percent:0;mso-height-percent:0;mso-width-percent:0;mso-height-percent:0" o:ole="">
            <v:imagedata r:id="rId214" o:title=""/>
          </v:shape>
          <o:OLEObject Type="Embed" ProgID="Equation.DSMT4" ShapeID="_x0000_i1213" DrawAspect="Content" ObjectID="_1743528432" r:id="rId215"/>
        </w:object>
      </w:r>
      <w:r w:rsidR="00831D39">
        <w:rPr>
          <w:rFonts w:hint="eastAsia"/>
        </w:rPr>
        <w:t>和</w:t>
      </w:r>
      <w:r>
        <w:rPr>
          <w:noProof/>
          <w:position w:val="-24"/>
        </w:rPr>
        <w:object w:dxaOrig="1545" w:dyaOrig="523" w14:anchorId="7F034AD9">
          <v:shape id="_x0000_i1212" type="#_x0000_t75" alt="" style="width:77.2pt;height:26pt;mso-width-percent:0;mso-height-percent:0;mso-width-percent:0;mso-height-percent:0" o:ole="">
            <v:imagedata r:id="rId216" o:title=""/>
          </v:shape>
          <o:OLEObject Type="Embed" ProgID="Equation.DSMT4" ShapeID="_x0000_i1212" DrawAspect="Content" ObjectID="_1743528433" r:id="rId217"/>
        </w:object>
      </w:r>
      <w:r w:rsidR="00831D39">
        <w:rPr>
          <w:rFonts w:hint="eastAsia"/>
        </w:rPr>
        <w:t>，这两个优化问题需要被首先解决。很显然，对于合成信号和真实世界信号的解法是不同的。</w:t>
      </w:r>
    </w:p>
    <w:p w14:paraId="2F21F023" w14:textId="33A74556" w:rsidR="0071366A" w:rsidRDefault="00000000">
      <w:pPr>
        <w:pStyle w:val="3"/>
        <w:rPr>
          <w:rFonts w:hint="eastAsia"/>
        </w:rPr>
      </w:pPr>
      <w:bookmarkStart w:id="580" w:name="_Toc132901068"/>
      <w:r>
        <w:rPr>
          <w:rFonts w:hint="eastAsia"/>
        </w:rPr>
        <w:t>3</w:t>
      </w:r>
      <w:r>
        <w:t xml:space="preserve">.3.1 </w:t>
      </w:r>
      <w:r w:rsidR="009577CF">
        <w:rPr>
          <w:rFonts w:hint="eastAsia"/>
        </w:rPr>
        <w:t>合成信号</w:t>
      </w:r>
      <w:bookmarkEnd w:id="580"/>
    </w:p>
    <w:p w14:paraId="4406440F" w14:textId="0092BFCB" w:rsidR="0071366A" w:rsidRDefault="00000000">
      <w:pPr>
        <w:ind w:firstLine="420"/>
      </w:pPr>
      <w:r>
        <w:rPr>
          <w:rFonts w:hint="eastAsia"/>
        </w:rPr>
        <w:t>对于</w:t>
      </w:r>
      <w:r>
        <w:rPr>
          <w:rFonts w:hint="eastAsia"/>
        </w:rPr>
        <w:t>ICFWD</w:t>
      </w:r>
      <w:r>
        <w:rPr>
          <w:rFonts w:hint="eastAsia"/>
        </w:rPr>
        <w:t>，</w:t>
      </w:r>
      <w:r w:rsidR="00C6312D">
        <w:rPr>
          <w:noProof/>
          <w:position w:val="-14"/>
        </w:rPr>
        <w:object w:dxaOrig="1094" w:dyaOrig="402" w14:anchorId="32839DD3">
          <v:shape id="_x0000_i1211" type="#_x0000_t75" alt="" style="width:54.95pt;height:19.3pt;mso-width-percent:0;mso-height-percent:0;mso-width-percent:0;mso-height-percent:0" o:ole="">
            <v:imagedata r:id="rId218" o:title=""/>
          </v:shape>
          <o:OLEObject Type="Embed" ProgID="Equation.DSMT4" ShapeID="_x0000_i1211" DrawAspect="Content" ObjectID="_1743528434" r:id="rId219"/>
        </w:object>
      </w:r>
      <w:r>
        <w:rPr>
          <w:rFonts w:hint="eastAsia"/>
        </w:rPr>
        <w:t>可以表示为是一个变量为</w:t>
      </w:r>
      <w:r w:rsidR="00C6312D">
        <w:rPr>
          <w:noProof/>
          <w:position w:val="-8"/>
        </w:rPr>
        <w:object w:dxaOrig="362" w:dyaOrig="257" w14:anchorId="0BF6EF29">
          <v:shape id="_x0000_i1210" type="#_x0000_t75" alt="" style="width:17.05pt;height:13.35pt;mso-width-percent:0;mso-height-percent:0;mso-width-percent:0;mso-height-percent:0" o:ole="">
            <v:imagedata r:id="rId220" o:title=""/>
          </v:shape>
          <o:OLEObject Type="Embed" ProgID="Equation.DSMT4" ShapeID="_x0000_i1210" DrawAspect="Content" ObjectID="_1743528435" r:id="rId221"/>
        </w:object>
      </w:r>
      <w:r>
        <w:rPr>
          <w:rFonts w:hint="eastAsia"/>
        </w:rPr>
        <w:t>的方程，带有参数</w:t>
      </w:r>
      <w:r w:rsidR="00C6312D">
        <w:rPr>
          <w:noProof/>
          <w:position w:val="-12"/>
        </w:rPr>
        <w:object w:dxaOrig="1440" w:dyaOrig="362" w14:anchorId="0C86D7CA">
          <v:shape id="_x0000_i1209" type="#_x0000_t75" alt="" style="width:1in;height:17.05pt;mso-width-percent:0;mso-height-percent:0;mso-width-percent:0;mso-height-percent:0" o:ole="">
            <v:imagedata r:id="rId222" o:title=""/>
          </v:shape>
          <o:OLEObject Type="Embed" ProgID="Equation.DSMT4" ShapeID="_x0000_i1209" DrawAspect="Content" ObjectID="_1743528436" r:id="rId223"/>
        </w:object>
      </w:r>
      <w:r>
        <w:rPr>
          <w:rFonts w:hint="eastAsia"/>
        </w:rPr>
        <w:t>。对于</w:t>
      </w:r>
      <w:r>
        <w:rPr>
          <w:rFonts w:hint="eastAsia"/>
        </w:rPr>
        <w:t>WD</w:t>
      </w:r>
      <w:r>
        <w:rPr>
          <w:rFonts w:hint="eastAsia"/>
        </w:rPr>
        <w:t>，</w:t>
      </w:r>
      <w:r w:rsidR="00C6312D">
        <w:rPr>
          <w:noProof/>
          <w:position w:val="-14"/>
        </w:rPr>
        <w:object w:dxaOrig="901" w:dyaOrig="378" w14:anchorId="6845BA9B">
          <v:shape id="_x0000_i1208" type="#_x0000_t75" alt="" style="width:46pt;height:19.3pt;mso-width-percent:0;mso-height-percent:0;mso-width-percent:0;mso-height-percent:0" o:ole="">
            <v:imagedata r:id="rId224" o:title=""/>
          </v:shape>
          <o:OLEObject Type="Embed" ProgID="Equation.DSMT4" ShapeID="_x0000_i1208" DrawAspect="Content" ObjectID="_1743528437" r:id="rId225"/>
        </w:object>
      </w:r>
      <w:r>
        <w:rPr>
          <w:rFonts w:hint="eastAsia"/>
        </w:rPr>
        <w:t>可以表示为是一个变量为</w:t>
      </w:r>
      <w:r w:rsidR="00C6312D">
        <w:rPr>
          <w:noProof/>
          <w:position w:val="-8"/>
        </w:rPr>
        <w:object w:dxaOrig="402" w:dyaOrig="257" w14:anchorId="7FB5C453">
          <v:shape id="_x0000_i1207" type="#_x0000_t75" alt="" style="width:19.3pt;height:13.35pt;mso-width-percent:0;mso-height-percent:0;mso-width-percent:0;mso-height-percent:0" o:ole="">
            <v:imagedata r:id="rId226" o:title=""/>
          </v:shape>
          <o:OLEObject Type="Embed" ProgID="Equation.DSMT4" ShapeID="_x0000_i1207" DrawAspect="Content" ObjectID="_1743528438" r:id="rId227"/>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ED5BD2">
        <w:t>[49]</w:t>
      </w:r>
      <w:r>
        <w:fldChar w:fldCharType="end"/>
      </w:r>
      <w:r>
        <w:rPr>
          <w:rFonts w:hint="eastAsia"/>
        </w:rPr>
        <w:t>，优化问题</w:t>
      </w:r>
      <w:r w:rsidR="00C6312D">
        <w:rPr>
          <w:noProof/>
          <w:position w:val="-24"/>
        </w:rPr>
        <w:object w:dxaOrig="1722" w:dyaOrig="523" w14:anchorId="3721BE54">
          <v:shape id="_x0000_i1206" type="#_x0000_t75" alt="" style="width:86.1pt;height:26pt;mso-width-percent:0;mso-height-percent:0;mso-width-percent:0;mso-height-percent:0" o:ole="">
            <v:imagedata r:id="rId228" o:title=""/>
          </v:shape>
          <o:OLEObject Type="Embed" ProgID="Equation.DSMT4" ShapeID="_x0000_i1206" DrawAspect="Content" ObjectID="_1743528439" r:id="rId229"/>
        </w:object>
      </w:r>
      <w:r>
        <w:rPr>
          <w:rFonts w:hint="eastAsia"/>
        </w:rPr>
        <w:t>和</w:t>
      </w:r>
      <w:r w:rsidR="00C6312D">
        <w:rPr>
          <w:noProof/>
          <w:position w:val="-24"/>
        </w:rPr>
        <w:object w:dxaOrig="1545" w:dyaOrig="523" w14:anchorId="5EB794D6">
          <v:shape id="_x0000_i1205" type="#_x0000_t75" alt="" style="width:77.2pt;height:26pt;mso-width-percent:0;mso-height-percent:0;mso-width-percent:0;mso-height-percent:0" o:ole="">
            <v:imagedata r:id="rId230" o:title=""/>
          </v:shape>
          <o:OLEObject Type="Embed" ProgID="Equation.DSMT4" ShapeID="_x0000_i1205" DrawAspect="Content" ObjectID="_1743528440" r:id="rId231"/>
        </w:object>
      </w:r>
      <w:r>
        <w:rPr>
          <w:rFonts w:hint="eastAsia"/>
        </w:rPr>
        <w:t>都存在解析解。前者是一个具有参数</w:t>
      </w:r>
      <w:r w:rsidR="00C6312D">
        <w:rPr>
          <w:noProof/>
          <w:position w:val="-12"/>
        </w:rPr>
        <w:object w:dxaOrig="1440" w:dyaOrig="362" w14:anchorId="182817D3">
          <v:shape id="_x0000_i1204" type="#_x0000_t75" alt="" style="width:1in;height:17.05pt;mso-width-percent:0;mso-height-percent:0;mso-width-percent:0;mso-height-percent:0" o:ole="">
            <v:imagedata r:id="rId232" o:title=""/>
          </v:shape>
          <o:OLEObject Type="Embed" ProgID="Equation.DSMT4" ShapeID="_x0000_i1204" DrawAspect="Content" ObjectID="_1743528441" r:id="rId233"/>
        </w:object>
      </w:r>
      <w:r>
        <w:rPr>
          <w:rFonts w:hint="eastAsia"/>
        </w:rPr>
        <w:t>的代数公式，而后者是一个没有任何参数的代数公式。总之，不等式模型的解是合成信号情况下的代数不等式。</w:t>
      </w:r>
    </w:p>
    <w:p w14:paraId="39124E1C" w14:textId="77777777" w:rsidR="0071366A" w:rsidRDefault="00000000">
      <w:pPr>
        <w:pStyle w:val="3"/>
      </w:pPr>
      <w:bookmarkStart w:id="581" w:name="_Toc132901069"/>
      <w:r>
        <w:rPr>
          <w:rFonts w:hint="eastAsia"/>
        </w:rPr>
        <w:t>3</w:t>
      </w:r>
      <w:r>
        <w:t xml:space="preserve">.3.2 </w:t>
      </w:r>
      <w:r>
        <w:rPr>
          <w:rFonts w:hint="eastAsia"/>
        </w:rPr>
        <w:t>真实世界信号</w:t>
      </w:r>
      <w:bookmarkEnd w:id="581"/>
    </w:p>
    <w:p w14:paraId="0E4B5248" w14:textId="1E79853E" w:rsidR="0071366A" w:rsidRDefault="00000000">
      <w:pPr>
        <w:ind w:firstLine="420"/>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ED5BD2">
        <w:t>[50]</w:t>
      </w:r>
      <w:r>
        <w:fldChar w:fldCharType="end"/>
      </w:r>
      <w:r>
        <w:rPr>
          <w:rFonts w:hint="eastAsia"/>
        </w:rPr>
        <w:t>，对于给定参数</w:t>
      </w:r>
      <w:r w:rsidR="00C6312D">
        <w:rPr>
          <w:noProof/>
          <w:position w:val="-12"/>
        </w:rPr>
        <w:object w:dxaOrig="1440" w:dyaOrig="362" w14:anchorId="3C0E4206">
          <v:shape id="_x0000_i1203" type="#_x0000_t75" alt="" style="width:1in;height:17.05pt;mso-width-percent:0;mso-height-percent:0;mso-width-percent:0;mso-height-percent:0" o:ole="">
            <v:imagedata r:id="rId234" o:title=""/>
          </v:shape>
          <o:OLEObject Type="Embed" ProgID="Equation.DSMT4" ShapeID="_x0000_i1203" DrawAspect="Content" ObjectID="_1743528442" r:id="rId235"/>
        </w:object>
      </w:r>
      <w:r>
        <w:rPr>
          <w:rFonts w:hint="eastAsia"/>
        </w:rPr>
        <w:t>的</w:t>
      </w:r>
      <w:r w:rsidR="00C6312D">
        <w:rPr>
          <w:noProof/>
          <w:position w:val="-24"/>
        </w:rPr>
        <w:object w:dxaOrig="1722" w:dyaOrig="523" w14:anchorId="3566FD86">
          <v:shape id="_x0000_i1202" type="#_x0000_t75" alt="" style="width:86.1pt;height:26pt;mso-width-percent:0;mso-height-percent:0;mso-width-percent:0;mso-height-percent:0" o:ole="">
            <v:imagedata r:id="rId236" o:title=""/>
          </v:shape>
          <o:OLEObject Type="Embed" ProgID="Equation.DSMT4" ShapeID="_x0000_i1202" DrawAspect="Content" ObjectID="_1743528443" r:id="rId237"/>
        </w:object>
      </w:r>
      <w:r>
        <w:rPr>
          <w:rFonts w:hint="eastAsia"/>
        </w:rPr>
        <w:t>优化问题存在算术解。类似地，对于</w:t>
      </w:r>
      <w:r w:rsidR="00C6312D">
        <w:rPr>
          <w:noProof/>
          <w:position w:val="-24"/>
        </w:rPr>
        <w:object w:dxaOrig="1545" w:dyaOrig="523" w14:anchorId="5E100166">
          <v:shape id="_x0000_i1201" type="#_x0000_t75" alt="" style="width:77.2pt;height:26pt;mso-width-percent:0;mso-height-percent:0;mso-width-percent:0;mso-height-percent:0" o:ole="">
            <v:imagedata r:id="rId238" o:title=""/>
          </v:shape>
          <o:OLEObject Type="Embed" ProgID="Equation.DSMT4" ShapeID="_x0000_i1201" DrawAspect="Content" ObjectID="_1743528444" r:id="rId239"/>
        </w:object>
      </w:r>
      <w:r>
        <w:rPr>
          <w:rFonts w:hint="eastAsia"/>
        </w:rPr>
        <w:t>优化问题也存在算数解。遍历所有参数并检查不等式</w:t>
      </w:r>
      <w:r>
        <w:rPr>
          <w:iCs/>
        </w:rPr>
        <w:fldChar w:fldCharType="begin"/>
      </w:r>
      <w:r>
        <w:rPr>
          <w:iCs/>
        </w:rPr>
        <w:instrText xml:space="preserve"> GOTOBUTTON ZEqnNum410274  \* MERGEFORMAT </w:instrText>
      </w:r>
      <w:r>
        <w:rPr>
          <w:iCs/>
        </w:rPr>
        <w:fldChar w:fldCharType="begin"/>
      </w:r>
      <w:r>
        <w:rPr>
          <w:iCs/>
        </w:rPr>
        <w:instrText xml:space="preserve"> REF ZEqnNum410274 \* Charformat \! \* MERGEFORMAT </w:instrText>
      </w:r>
      <w:r>
        <w:rPr>
          <w:iCs/>
        </w:rPr>
        <w:fldChar w:fldCharType="separate"/>
      </w:r>
      <w:ins w:id="582" w:author="盛周 强" w:date="2023-04-20T16:40:00Z">
        <w:r w:rsidR="00ED5BD2" w:rsidRPr="00ED5BD2">
          <w:rPr>
            <w:iCs/>
          </w:rPr>
          <w:instrText>(</w:instrText>
        </w:r>
        <w:r w:rsidR="00ED5BD2" w:rsidRPr="00ED5BD2">
          <w:rPr>
            <w:iCs/>
            <w:rPrChange w:id="583" w:author="盛周 强" w:date="2023-04-20T16:40:00Z">
              <w:rPr>
                <w:noProof/>
              </w:rPr>
            </w:rPrChange>
          </w:rPr>
          <w:instrText>11</w:instrText>
        </w:r>
        <w:r w:rsidR="00ED5BD2" w:rsidRPr="00ED5BD2">
          <w:rPr>
            <w:iCs/>
          </w:rPr>
          <w:instrText>)</w:instrText>
        </w:r>
      </w:ins>
      <w:del w:id="584" w:author="盛周 强" w:date="2023-04-20T16:40:00Z">
        <w:r w:rsidDel="00ED5BD2">
          <w:rPr>
            <w:iCs/>
          </w:rPr>
          <w:delInstrText>(11)</w:delInstrText>
        </w:r>
      </w:del>
      <w:r>
        <w:rPr>
          <w:iCs/>
        </w:rPr>
        <w:fldChar w:fldCharType="end"/>
      </w:r>
      <w:r>
        <w:rPr>
          <w:iCs/>
        </w:rPr>
        <w:fldChar w:fldCharType="end"/>
      </w:r>
      <w:r>
        <w:rPr>
          <w:rFonts w:hint="eastAsia"/>
          <w:iCs/>
        </w:rPr>
        <w:t>，会产生一个参数</w:t>
      </w:r>
      <w:r w:rsidR="00C6312D">
        <w:rPr>
          <w:iCs/>
          <w:noProof/>
          <w:position w:val="-12"/>
        </w:rPr>
        <w:object w:dxaOrig="1440" w:dyaOrig="362" w14:anchorId="6375ED16">
          <v:shape id="_x0000_i1200" type="#_x0000_t75" alt="" style="width:1in;height:17.05pt;mso-width-percent:0;mso-height-percent:0;mso-width-percent:0;mso-height-percent:0" o:ole="">
            <v:imagedata r:id="rId232" o:title=""/>
          </v:shape>
          <o:OLEObject Type="Embed" ProgID="Equation.DSMT4" ShapeID="_x0000_i1200" DrawAspect="Content" ObjectID="_1743528445" r:id="rId240"/>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ED5BD2">
        <w:rPr>
          <w:iCs/>
        </w:rPr>
        <w:t>[51]</w:t>
      </w:r>
      <w:r>
        <w:rPr>
          <w:iCs/>
        </w:rPr>
        <w:fldChar w:fldCharType="end"/>
      </w:r>
      <w:r>
        <w:rPr>
          <w:rFonts w:hint="eastAsia"/>
          <w:iCs/>
        </w:rPr>
        <w:t>的技术来获得一组具有代表性的实验点。简而言之，不等式模型的解是真实世界信号情况下的参数点集。</w:t>
      </w:r>
    </w:p>
    <w:p w14:paraId="50D1190E" w14:textId="77777777" w:rsidR="0071366A" w:rsidRDefault="00000000">
      <w:pPr>
        <w:pStyle w:val="1"/>
        <w:spacing w:before="156" w:after="156"/>
      </w:pPr>
      <w:bookmarkStart w:id="585" w:name="_Toc132901070"/>
      <w:r>
        <w:rPr>
          <w:rFonts w:hint="eastAsia"/>
        </w:rPr>
        <w:t>4</w:t>
      </w:r>
      <w:r>
        <w:t xml:space="preserve">. </w:t>
      </w:r>
      <w:r>
        <w:rPr>
          <w:rFonts w:hint="eastAsia"/>
        </w:rPr>
        <w:t>对含噪</w:t>
      </w:r>
      <w:r>
        <w:rPr>
          <w:rFonts w:hint="eastAsia"/>
        </w:rPr>
        <w:t>LFM</w:t>
      </w:r>
      <w:r>
        <w:rPr>
          <w:rFonts w:hint="eastAsia"/>
        </w:rPr>
        <w:t>信号的不等式模型</w:t>
      </w:r>
      <w:bookmarkEnd w:id="585"/>
    </w:p>
    <w:p w14:paraId="00BB14F7" w14:textId="77777777" w:rsidR="0071366A" w:rsidRDefault="00000000">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C6312D">
        <w:rPr>
          <w:noProof/>
          <w:position w:val="-24"/>
        </w:rPr>
        <w:object w:dxaOrig="1722" w:dyaOrig="523" w14:anchorId="01722AFC">
          <v:shape id="_x0000_i1199" type="#_x0000_t75" alt="" style="width:86.1pt;height:26pt;mso-width-percent:0;mso-height-percent:0;mso-width-percent:0;mso-height-percent:0" o:ole="">
            <v:imagedata r:id="rId241" o:title=""/>
          </v:shape>
          <o:OLEObject Type="Embed" ProgID="Equation.DSMT4" ShapeID="_x0000_i1199" DrawAspect="Content" ObjectID="_1743528446" r:id="rId242"/>
        </w:object>
      </w:r>
      <w:r>
        <w:rPr>
          <w:rFonts w:hint="eastAsia"/>
        </w:rPr>
        <w:t>优化问题的解决方案；接着解出对于零期望平稳信号的期望问题</w:t>
      </w:r>
      <w:r w:rsidR="00C6312D">
        <w:rPr>
          <w:noProof/>
          <w:position w:val="-38"/>
        </w:rPr>
        <w:object w:dxaOrig="2920" w:dyaOrig="700" w14:anchorId="74908102">
          <v:shape id="_x0000_i1198" type="#_x0000_t75" alt="" style="width:146.25pt;height:35.65pt;mso-width-percent:0;mso-height-percent:0;mso-width-percent:0;mso-height-percent:0" o:ole="">
            <v:imagedata r:id="rId243" o:title=""/>
          </v:shape>
          <o:OLEObject Type="Embed" ProgID="Equation.DSMT4" ShapeID="_x0000_i1198" DrawAspect="Content" ObjectID="_1743528447" r:id="rId244"/>
        </w:object>
      </w:r>
      <w:r>
        <w:rPr>
          <w:rFonts w:hint="eastAsia"/>
        </w:rPr>
        <w:t>解；最后分别针对单分量和双分量情况解出不等式模型的解。</w:t>
      </w:r>
    </w:p>
    <w:p w14:paraId="154BDA4E" w14:textId="77777777" w:rsidR="0071366A" w:rsidRDefault="00000000">
      <w:pPr>
        <w:pStyle w:val="2"/>
        <w:spacing w:before="156" w:after="156"/>
      </w:pPr>
      <w:bookmarkStart w:id="586" w:name="_Toc132901071"/>
      <w:r>
        <w:rPr>
          <w:rFonts w:hint="eastAsia"/>
        </w:rPr>
        <w:lastRenderedPageBreak/>
        <w:t>4</w:t>
      </w:r>
      <w:r>
        <w:t xml:space="preserve">.1 </w:t>
      </w:r>
      <w:r>
        <w:rPr>
          <w:rFonts w:hint="eastAsia"/>
        </w:rPr>
        <w:t>单分量</w:t>
      </w:r>
      <w:r>
        <w:rPr>
          <w:rFonts w:hint="eastAsia"/>
        </w:rPr>
        <w:t>LFM</w:t>
      </w:r>
      <w:r>
        <w:rPr>
          <w:rFonts w:hint="eastAsia"/>
        </w:rPr>
        <w:t>信号的</w:t>
      </w:r>
      <w:r>
        <w:rPr>
          <w:rFonts w:hint="eastAsia"/>
        </w:rPr>
        <w:t>ICFWD</w:t>
      </w:r>
      <w:bookmarkEnd w:id="586"/>
    </w:p>
    <w:p w14:paraId="1A0295D0" w14:textId="77777777" w:rsidR="0071366A" w:rsidRDefault="00000000">
      <w:pPr>
        <w:ind w:firstLine="420"/>
      </w:pPr>
      <w:r>
        <w:rPr>
          <w:rFonts w:hint="eastAsia"/>
        </w:rPr>
        <w:t>本小节讨论了对于单分量</w:t>
      </w:r>
      <w:r>
        <w:rPr>
          <w:rFonts w:hint="eastAsia"/>
        </w:rPr>
        <w:t>LFM</w:t>
      </w:r>
      <w:r>
        <w:rPr>
          <w:rFonts w:hint="eastAsia"/>
        </w:rPr>
        <w:t>信号的优化问题</w:t>
      </w:r>
      <w:r w:rsidR="00C6312D">
        <w:rPr>
          <w:noProof/>
          <w:position w:val="-24"/>
        </w:rPr>
        <w:object w:dxaOrig="1722" w:dyaOrig="523" w14:anchorId="27776204">
          <v:shape id="_x0000_i1197" type="#_x0000_t75" alt="" style="width:86.1pt;height:26pt;mso-width-percent:0;mso-height-percent:0;mso-width-percent:0;mso-height-percent:0" o:ole="">
            <v:imagedata r:id="rId245" o:title=""/>
          </v:shape>
          <o:OLEObject Type="Embed" ProgID="Equation.DSMT4" ShapeID="_x0000_i1197" DrawAspect="Content" ObjectID="_1743528448" r:id="rId246"/>
        </w:object>
      </w:r>
      <w:r>
        <w:rPr>
          <w:rFonts w:hint="eastAsia"/>
        </w:rPr>
        <w:t>，该信号被定义为：</w:t>
      </w:r>
    </w:p>
    <w:p w14:paraId="40096655" w14:textId="386322B3" w:rsidR="0071366A" w:rsidRDefault="00000000">
      <w:pPr>
        <w:pStyle w:val="MTDisplayEquation"/>
      </w:pPr>
      <w:r>
        <w:tab/>
      </w:r>
      <w:r w:rsidR="00C6312D">
        <w:rPr>
          <w:noProof/>
          <w:position w:val="-10"/>
        </w:rPr>
        <w:object w:dxaOrig="1440" w:dyaOrig="467" w14:anchorId="1B42C751">
          <v:shape id="_x0000_i1196" type="#_x0000_t75" alt="" style="width:1in;height:23.75pt;mso-width-percent:0;mso-height-percent:0;mso-width-percent:0;mso-height-percent:0" o:ole="">
            <v:imagedata r:id="rId247" o:title=""/>
          </v:shape>
          <o:OLEObject Type="Embed" ProgID="Equation.DSMT4" ShapeID="_x0000_i1196" DrawAspect="Content" ObjectID="_1743528449"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12</w:instrText>
        </w:r>
      </w:fldSimple>
      <w:r>
        <w:instrText>)</w:instrText>
      </w:r>
      <w:r>
        <w:fldChar w:fldCharType="end"/>
      </w:r>
    </w:p>
    <w:p w14:paraId="05806081" w14:textId="77777777" w:rsidR="0071366A" w:rsidRDefault="00000000">
      <w:pPr>
        <w:ind w:firstLineChars="0" w:firstLine="0"/>
      </w:pPr>
      <w:r>
        <w:rPr>
          <w:rFonts w:hint="eastAsia"/>
        </w:rPr>
        <w:t>其中，初始频率</w:t>
      </w:r>
      <w:r w:rsidR="00C6312D">
        <w:rPr>
          <w:noProof/>
          <w:position w:val="-6"/>
        </w:rPr>
        <w:object w:dxaOrig="241" w:dyaOrig="225" w14:anchorId="755584F8">
          <v:shape id="_x0000_i1195" type="#_x0000_t75" alt="" style="width:11.9pt;height:11.9pt;mso-width-percent:0;mso-height-percent:0;mso-width-percent:0;mso-height-percent:0" o:ole="">
            <v:imagedata r:id="rId249" o:title=""/>
          </v:shape>
          <o:OLEObject Type="Embed" ProgID="Equation.DSMT4" ShapeID="_x0000_i1195" DrawAspect="Content" ObjectID="_1743528450" r:id="rId250"/>
        </w:object>
      </w:r>
      <w:r>
        <w:rPr>
          <w:rFonts w:hint="eastAsia"/>
        </w:rPr>
        <w:t>是任意的，而频率</w:t>
      </w:r>
      <w:del w:id="587" w:author="盛周 强" w:date="2023-04-20T16:30:00Z">
        <w:r w:rsidDel="00D84DA0">
          <w:rPr>
            <w:rFonts w:hint="eastAsia"/>
            <w:highlight w:val="yellow"/>
          </w:rPr>
          <w:delText>率</w:delText>
        </w:r>
      </w:del>
      <w:r w:rsidR="00C6312D">
        <w:rPr>
          <w:noProof/>
          <w:position w:val="-10"/>
        </w:rPr>
        <w:object w:dxaOrig="603" w:dyaOrig="314" w14:anchorId="5AF23E81">
          <v:shape id="_x0000_i1194" type="#_x0000_t75" alt="" style="width:30.45pt;height:15.6pt;mso-width-percent:0;mso-height-percent:0;mso-width-percent:0;mso-height-percent:0" o:ole="">
            <v:imagedata r:id="rId251" o:title=""/>
          </v:shape>
          <o:OLEObject Type="Embed" ProgID="Equation.DSMT4" ShapeID="_x0000_i1194" DrawAspect="Content" ObjectID="_1743528451" r:id="rId252"/>
        </w:object>
      </w:r>
      <w:r>
        <w:rPr>
          <w:rFonts w:hint="eastAsia"/>
        </w:rPr>
        <w:t>。</w:t>
      </w:r>
    </w:p>
    <w:p w14:paraId="6BCB4C31" w14:textId="77777777" w:rsidR="0071366A" w:rsidRDefault="00000000">
      <w:pPr>
        <w:ind w:firstLineChars="0" w:firstLine="0"/>
      </w:pPr>
      <w:r>
        <w:tab/>
      </w:r>
      <w:r>
        <w:rPr>
          <w:rFonts w:hint="eastAsia"/>
        </w:rPr>
        <w:t>用</w:t>
      </w:r>
      <w:r w:rsidR="00C6312D">
        <w:rPr>
          <w:noProof/>
          <w:position w:val="-6"/>
        </w:rPr>
        <w:object w:dxaOrig="225" w:dyaOrig="282" w14:anchorId="6CDEF13B">
          <v:shape id="_x0000_i1193" type="#_x0000_t75" alt="" style="width:11.9pt;height:14.1pt;mso-width-percent:0;mso-height-percent:0;mso-width-percent:0;mso-height-percent:0" o:ole="">
            <v:imagedata r:id="rId253" o:title=""/>
          </v:shape>
          <o:OLEObject Type="Embed" ProgID="Equation.DSMT4" ShapeID="_x0000_i1193" DrawAspect="Content" ObjectID="_1743528452" r:id="rId254"/>
        </w:object>
      </w:r>
      <w:r>
        <w:rPr>
          <w:rFonts w:hint="eastAsia"/>
        </w:rPr>
        <w:t>表示</w:t>
      </w:r>
      <w:r>
        <w:rPr>
          <w:rFonts w:hint="eastAsia"/>
        </w:rPr>
        <w:t>Dirac</w:t>
      </w:r>
      <w:r>
        <w:t>delta</w:t>
      </w:r>
      <w:r>
        <w:rPr>
          <w:rFonts w:hint="eastAsia"/>
        </w:rPr>
        <w:t>算子。那么，单分量</w:t>
      </w:r>
      <w:r>
        <w:rPr>
          <w:rFonts w:hint="eastAsia"/>
        </w:rPr>
        <w:t>LFM</w:t>
      </w:r>
      <w:r>
        <w:rPr>
          <w:rFonts w:hint="eastAsia"/>
        </w:rPr>
        <w:t>信号</w:t>
      </w:r>
      <w:r w:rsidR="00C6312D">
        <w:rPr>
          <w:noProof/>
          <w:position w:val="-10"/>
        </w:rPr>
        <w:object w:dxaOrig="483" w:dyaOrig="314" w14:anchorId="4F21B0FF">
          <v:shape id="_x0000_i1192" type="#_x0000_t75" alt="" style="width:23.75pt;height:15.6pt;mso-width-percent:0;mso-height-percent:0;mso-width-percent:0;mso-height-percent:0" o:ole="">
            <v:imagedata r:id="rId255" o:title=""/>
          </v:shape>
          <o:OLEObject Type="Embed" ProgID="Equation.DSMT4" ShapeID="_x0000_i1192" DrawAspect="Content" ObjectID="_1743528453" r:id="rId256"/>
        </w:object>
      </w:r>
      <w:r>
        <w:rPr>
          <w:rFonts w:hint="eastAsia"/>
        </w:rPr>
        <w:t>的</w:t>
      </w:r>
      <w:r>
        <w:rPr>
          <w:rFonts w:hint="eastAsia"/>
        </w:rPr>
        <w:t>ICFWD</w:t>
      </w:r>
      <w:r>
        <w:rPr>
          <w:rFonts w:hint="eastAsia"/>
        </w:rPr>
        <w:t>的振幅可以产生一个脉冲：</w:t>
      </w:r>
    </w:p>
    <w:p w14:paraId="7B73030D" w14:textId="6F8E534C" w:rsidR="0071366A" w:rsidRDefault="00000000">
      <w:pPr>
        <w:pStyle w:val="MTDisplayEquation"/>
      </w:pPr>
      <w:r>
        <w:tab/>
      </w:r>
      <w:r w:rsidR="00C6312D">
        <w:rPr>
          <w:noProof/>
          <w:position w:val="-34"/>
        </w:rPr>
        <w:object w:dxaOrig="4417" w:dyaOrig="796" w14:anchorId="1833D78C">
          <v:shape id="_x0000_i1191" type="#_x0000_t75" alt="" style="width:221.2pt;height:39.35pt;mso-width-percent:0;mso-height-percent:0;mso-width-percent:0;mso-height-percent:0" o:ole="">
            <v:imagedata r:id="rId257" o:title=""/>
          </v:shape>
          <o:OLEObject Type="Embed" ProgID="Equation.DSMT4" ShapeID="_x0000_i1191" DrawAspect="Content" ObjectID="_1743528454"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13</w:instrText>
        </w:r>
      </w:fldSimple>
      <w:r>
        <w:instrText>)</w:instrText>
      </w:r>
      <w:r>
        <w:fldChar w:fldCharType="end"/>
      </w:r>
    </w:p>
    <w:p w14:paraId="7B7D9926" w14:textId="77777777" w:rsidR="0071366A" w:rsidRDefault="00000000">
      <w:pPr>
        <w:ind w:firstLineChars="0" w:firstLine="0"/>
      </w:pPr>
      <w:r>
        <w:rPr>
          <w:rFonts w:hint="eastAsia"/>
        </w:rPr>
        <w:t>其中，</w:t>
      </w:r>
      <w:r w:rsidR="00C6312D">
        <w:rPr>
          <w:noProof/>
          <w:position w:val="-30"/>
        </w:rPr>
        <w:object w:dxaOrig="1400" w:dyaOrig="676" w14:anchorId="658DE8BA">
          <v:shape id="_x0000_i1190" type="#_x0000_t75" alt="" style="width:69.05pt;height:34.15pt;mso-width-percent:0;mso-height-percent:0;mso-width-percent:0;mso-height-percent:0" o:ole="">
            <v:imagedata r:id="rId259" o:title=""/>
          </v:shape>
          <o:OLEObject Type="Embed" ProgID="Equation.DSMT4" ShapeID="_x0000_i1190" DrawAspect="Content" ObjectID="_1743528455" r:id="rId260"/>
        </w:object>
      </w:r>
      <w:r>
        <w:rPr>
          <w:rFonts w:hint="eastAsia"/>
        </w:rPr>
        <w:t>。这里的</w:t>
      </w:r>
      <w:r>
        <w:rPr>
          <w:rFonts w:hint="eastAsia"/>
        </w:rPr>
        <w:t>LCT</w:t>
      </w:r>
      <w:r>
        <w:rPr>
          <w:rFonts w:hint="eastAsia"/>
        </w:rPr>
        <w:t>自由参数也必须满足两个约束条件：</w:t>
      </w:r>
      <w:r w:rsidR="00C6312D">
        <w:rPr>
          <w:noProof/>
          <w:position w:val="-12"/>
        </w:rPr>
        <w:object w:dxaOrig="1303" w:dyaOrig="362" w14:anchorId="4B984013">
          <v:shape id="_x0000_i1189" type="#_x0000_t75" alt="" style="width:65.3pt;height:17.05pt;mso-width-percent:0;mso-height-percent:0;mso-width-percent:0;mso-height-percent:0" o:ole="">
            <v:imagedata r:id="rId261" o:title=""/>
          </v:shape>
          <o:OLEObject Type="Embed" ProgID="Equation.DSMT4" ShapeID="_x0000_i1189" DrawAspect="Content" ObjectID="_1743528456" r:id="rId262"/>
        </w:object>
      </w:r>
      <w:r>
        <w:rPr>
          <w:rFonts w:hint="eastAsia"/>
        </w:rPr>
        <w:t>和</w:t>
      </w:r>
      <w:r w:rsidR="00C6312D">
        <w:rPr>
          <w:noProof/>
          <w:position w:val="-30"/>
        </w:rPr>
        <w:object w:dxaOrig="1995" w:dyaOrig="676" w14:anchorId="4E040DA2">
          <v:shape id="_x0000_i1188" type="#_x0000_t75" alt="" style="width:99.45pt;height:34.15pt;mso-width-percent:0;mso-height-percent:0;mso-width-percent:0;mso-height-percent:0" o:ole="">
            <v:imagedata r:id="rId263" o:title=""/>
          </v:shape>
          <o:OLEObject Type="Embed" ProgID="Equation.DSMT4" ShapeID="_x0000_i1188" DrawAspect="Content" ObjectID="_1743528457" r:id="rId264"/>
        </w:object>
      </w:r>
      <w:r>
        <w:rPr>
          <w:rFonts w:hint="eastAsia"/>
        </w:rPr>
        <w:t>。</w:t>
      </w:r>
    </w:p>
    <w:p w14:paraId="093FC764" w14:textId="24FA4AC4" w:rsidR="0071366A" w:rsidRDefault="00000000">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ED5BD2">
        <w:t>[37]</w:t>
      </w:r>
      <w:r>
        <w:fldChar w:fldCharType="end"/>
      </w:r>
      <w:r>
        <w:rPr>
          <w:rFonts w:hint="eastAsia"/>
        </w:rPr>
        <w:t>中可以找到优化问题的解为：</w:t>
      </w:r>
    </w:p>
    <w:p w14:paraId="6ED0F628" w14:textId="61CC6A54" w:rsidR="0071366A" w:rsidRDefault="00000000">
      <w:pPr>
        <w:pStyle w:val="MTDisplayEquation"/>
      </w:pPr>
      <w:r>
        <w:tab/>
      </w:r>
      <w:r w:rsidR="00C6312D">
        <w:rPr>
          <w:noProof/>
          <w:position w:val="-24"/>
        </w:rPr>
        <w:object w:dxaOrig="2960" w:dyaOrig="523" w14:anchorId="10504482">
          <v:shape id="_x0000_i1187" type="#_x0000_t75" alt="" style="width:147.7pt;height:26pt;mso-width-percent:0;mso-height-percent:0;mso-width-percent:0;mso-height-percent:0" o:ole="">
            <v:imagedata r:id="rId265" o:title=""/>
          </v:shape>
          <o:OLEObject Type="Embed" ProgID="Equation.DSMT4" ShapeID="_x0000_i1187" DrawAspect="Content" ObjectID="_1743528458"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8" w:name="ZEqnNum542343"/>
      <w:r>
        <w:instrText>(</w:instrText>
      </w:r>
      <w:fldSimple w:instr=" SEQ MTEqn \c \* Arabic \* MERGEFORMAT ">
        <w:r w:rsidR="00ED5BD2">
          <w:rPr>
            <w:noProof/>
          </w:rPr>
          <w:instrText>14</w:instrText>
        </w:r>
      </w:fldSimple>
      <w:r>
        <w:instrText>)</w:instrText>
      </w:r>
      <w:bookmarkEnd w:id="588"/>
      <w:r>
        <w:fldChar w:fldCharType="end"/>
      </w:r>
    </w:p>
    <w:p w14:paraId="3034A8AA" w14:textId="77777777" w:rsidR="0071366A" w:rsidRDefault="00000000">
      <w:pPr>
        <w:pStyle w:val="2"/>
        <w:spacing w:before="156" w:after="156"/>
      </w:pPr>
      <w:bookmarkStart w:id="589" w:name="_Toc132901072"/>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589"/>
    </w:p>
    <w:p w14:paraId="6F375586" w14:textId="77777777" w:rsidR="0071366A" w:rsidRDefault="00000000">
      <w:pPr>
        <w:ind w:firstLine="420"/>
      </w:pPr>
      <w:r>
        <w:rPr>
          <w:rFonts w:hint="eastAsia"/>
        </w:rPr>
        <w:t>本小节讨论了对于双分量</w:t>
      </w:r>
      <w:r>
        <w:rPr>
          <w:rFonts w:hint="eastAsia"/>
        </w:rPr>
        <w:t>LFM</w:t>
      </w:r>
      <w:r>
        <w:rPr>
          <w:rFonts w:hint="eastAsia"/>
        </w:rPr>
        <w:t>信号的优化问题</w:t>
      </w:r>
      <w:r w:rsidR="00C6312D">
        <w:rPr>
          <w:noProof/>
          <w:position w:val="-24"/>
        </w:rPr>
        <w:object w:dxaOrig="1722" w:dyaOrig="523" w14:anchorId="0166F3DC">
          <v:shape id="_x0000_i1186" type="#_x0000_t75" alt="" style="width:86.1pt;height:26pt;mso-width-percent:0;mso-height-percent:0;mso-width-percent:0;mso-height-percent:0" o:ole="">
            <v:imagedata r:id="rId245" o:title=""/>
          </v:shape>
          <o:OLEObject Type="Embed" ProgID="Equation.DSMT4" ShapeID="_x0000_i1186" DrawAspect="Content" ObjectID="_1743528459" r:id="rId267"/>
        </w:object>
      </w:r>
      <w:r>
        <w:rPr>
          <w:rFonts w:hint="eastAsia"/>
        </w:rPr>
        <w:t>，该信号被定义为：</w:t>
      </w:r>
    </w:p>
    <w:p w14:paraId="3A05822E" w14:textId="08F98942" w:rsidR="0071366A" w:rsidRDefault="00000000">
      <w:pPr>
        <w:pStyle w:val="MTDisplayEquation"/>
      </w:pPr>
      <w:r>
        <w:tab/>
      </w:r>
      <w:r w:rsidR="00C6312D">
        <w:rPr>
          <w:noProof/>
          <w:position w:val="-10"/>
        </w:rPr>
        <w:object w:dxaOrig="3620" w:dyaOrig="467" w14:anchorId="28B84FA3">
          <v:shape id="_x0000_i1185" type="#_x0000_t75" alt="" style="width:180.35pt;height:23.75pt;mso-width-percent:0;mso-height-percent:0;mso-width-percent:0;mso-height-percent:0" o:ole="">
            <v:imagedata r:id="rId268" o:title=""/>
          </v:shape>
          <o:OLEObject Type="Embed" ProgID="Equation.DSMT4" ShapeID="_x0000_i1185" DrawAspect="Content" ObjectID="_1743528460"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15</w:instrText>
        </w:r>
      </w:fldSimple>
      <w:r>
        <w:instrText>)</w:instrText>
      </w:r>
      <w:r>
        <w:fldChar w:fldCharType="end"/>
      </w:r>
    </w:p>
    <w:p w14:paraId="613B7A32" w14:textId="77777777" w:rsidR="0071366A" w:rsidRDefault="00000000">
      <w:pPr>
        <w:ind w:firstLineChars="0" w:firstLine="0"/>
      </w:pPr>
      <w:r>
        <w:rPr>
          <w:rFonts w:hint="eastAsia"/>
        </w:rPr>
        <w:t>其中，</w:t>
      </w:r>
      <w:r w:rsidR="00C6312D">
        <w:rPr>
          <w:noProof/>
          <w:position w:val="-10"/>
        </w:rPr>
        <w:object w:dxaOrig="853" w:dyaOrig="378" w14:anchorId="7512BFE0">
          <v:shape id="_x0000_i1184" type="#_x0000_t75" alt="" style="width:41.55pt;height:19.3pt;mso-width-percent:0;mso-height-percent:0;mso-width-percent:0;mso-height-percent:0" o:ole="">
            <v:imagedata r:id="rId270" o:title=""/>
          </v:shape>
          <o:OLEObject Type="Embed" ProgID="Equation.DSMT4" ShapeID="_x0000_i1184" DrawAspect="Content" ObjectID="_1743528461" r:id="rId271"/>
        </w:object>
      </w:r>
      <w:r>
        <w:rPr>
          <w:rFonts w:hint="eastAsia"/>
        </w:rPr>
        <w:t>和</w:t>
      </w:r>
      <w:r w:rsidR="00C6312D">
        <w:rPr>
          <w:noProof/>
          <w:position w:val="-10"/>
        </w:rPr>
        <w:object w:dxaOrig="660" w:dyaOrig="378" w14:anchorId="3E599F37">
          <v:shape id="_x0000_i1183" type="#_x0000_t75" alt="" style="width:32.65pt;height:19.3pt;mso-width-percent:0;mso-height-percent:0;mso-width-percent:0;mso-height-percent:0" o:ole="">
            <v:imagedata r:id="rId272" o:title=""/>
          </v:shape>
          <o:OLEObject Type="Embed" ProgID="Equation.DSMT4" ShapeID="_x0000_i1183" DrawAspect="Content" ObjectID="_1743528462" r:id="rId273"/>
        </w:object>
      </w:r>
      <w:r>
        <w:rPr>
          <w:rFonts w:hint="eastAsia"/>
        </w:rPr>
        <w:t>。</w:t>
      </w:r>
    </w:p>
    <w:p w14:paraId="0784DAB6" w14:textId="77777777" w:rsidR="0071366A" w:rsidRDefault="00000000">
      <w:pPr>
        <w:ind w:firstLineChars="0" w:firstLine="0"/>
      </w:pPr>
      <w:r>
        <w:tab/>
      </w:r>
      <w:r>
        <w:rPr>
          <w:rFonts w:hint="eastAsia"/>
        </w:rPr>
        <w:t>ICFWD</w:t>
      </w:r>
      <w:r>
        <w:rPr>
          <w:rFonts w:hint="eastAsia"/>
        </w:rPr>
        <w:t>的双线性性质意味着双分量</w:t>
      </w:r>
      <w:r>
        <w:rPr>
          <w:rFonts w:hint="eastAsia"/>
        </w:rPr>
        <w:t>LFM</w:t>
      </w:r>
      <w:r>
        <w:rPr>
          <w:rFonts w:hint="eastAsia"/>
        </w:rPr>
        <w:t>信号</w:t>
      </w:r>
      <w:r w:rsidR="00C6312D">
        <w:rPr>
          <w:noProof/>
          <w:position w:val="-10"/>
        </w:rPr>
        <w:object w:dxaOrig="483" w:dyaOrig="314" w14:anchorId="020E9CE6">
          <v:shape id="_x0000_i1182" type="#_x0000_t75" alt="" style="width:23.75pt;height:15.6pt;mso-width-percent:0;mso-height-percent:0;mso-width-percent:0;mso-height-percent:0" o:ole="">
            <v:imagedata r:id="rId274" o:title=""/>
          </v:shape>
          <o:OLEObject Type="Embed" ProgID="Equation.DSMT4" ShapeID="_x0000_i1182" DrawAspect="Content" ObjectID="_1743528463" r:id="rId275"/>
        </w:object>
      </w:r>
      <w:r>
        <w:rPr>
          <w:rFonts w:hint="eastAsia"/>
        </w:rPr>
        <w:t>的</w:t>
      </w:r>
      <w:r>
        <w:rPr>
          <w:rFonts w:hint="eastAsia"/>
        </w:rPr>
        <w:t>ICFWD</w:t>
      </w:r>
      <w:r>
        <w:rPr>
          <w:rFonts w:hint="eastAsia"/>
        </w:rPr>
        <w:t>可以被扩展为：</w:t>
      </w:r>
    </w:p>
    <w:p w14:paraId="62D9E97D" w14:textId="420E0E02" w:rsidR="0071366A" w:rsidRDefault="00000000">
      <w:pPr>
        <w:pStyle w:val="MTDisplayEquation"/>
      </w:pPr>
      <w:r>
        <w:tab/>
      </w:r>
      <w:r w:rsidR="00C6312D">
        <w:rPr>
          <w:noProof/>
          <w:position w:val="-14"/>
        </w:rPr>
        <w:object w:dxaOrig="4859" w:dyaOrig="402" w14:anchorId="6B102DBE">
          <v:shape id="_x0000_i1181" type="#_x0000_t75" alt="" style="width:242pt;height:19.3pt;mso-width-percent:0;mso-height-percent:0;mso-width-percent:0;mso-height-percent:0" o:ole="">
            <v:imagedata r:id="rId276" o:title=""/>
          </v:shape>
          <o:OLEObject Type="Embed" ProgID="Equation.DSMT4" ShapeID="_x0000_i1181" DrawAspect="Content" ObjectID="_1743528464"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0" w:name="ZEqnNum787968"/>
      <w:r>
        <w:instrText>(</w:instrText>
      </w:r>
      <w:fldSimple w:instr=" SEQ MTEqn \c \* Arabic \* MERGEFORMAT ">
        <w:r w:rsidR="00ED5BD2">
          <w:rPr>
            <w:noProof/>
          </w:rPr>
          <w:instrText>16</w:instrText>
        </w:r>
      </w:fldSimple>
      <w:r>
        <w:instrText>)</w:instrText>
      </w:r>
      <w:bookmarkEnd w:id="590"/>
      <w:r>
        <w:fldChar w:fldCharType="end"/>
      </w:r>
    </w:p>
    <w:p w14:paraId="7EF8E402" w14:textId="77777777" w:rsidR="0071366A" w:rsidRDefault="00000000">
      <w:pPr>
        <w:ind w:firstLineChars="0" w:firstLine="0"/>
      </w:pPr>
      <w:r>
        <w:rPr>
          <w:rFonts w:hint="eastAsia"/>
        </w:rPr>
        <w:t>其中，</w:t>
      </w:r>
      <w:r w:rsidR="00C6312D">
        <w:rPr>
          <w:noProof/>
          <w:position w:val="-14"/>
        </w:rPr>
        <w:object w:dxaOrig="1094" w:dyaOrig="402" w14:anchorId="7192167A">
          <v:shape id="_x0000_i1180" type="#_x0000_t75" alt="" style="width:54.95pt;height:19.3pt;mso-width-percent:0;mso-height-percent:0;mso-width-percent:0;mso-height-percent:0" o:ole="">
            <v:imagedata r:id="rId278" o:title=""/>
          </v:shape>
          <o:OLEObject Type="Embed" ProgID="Equation.DSMT4" ShapeID="_x0000_i1180" DrawAspect="Content" ObjectID="_1743528465" r:id="rId279"/>
        </w:object>
      </w:r>
      <w:r>
        <w:rPr>
          <w:rFonts w:hint="eastAsia"/>
        </w:rPr>
        <w:t>和</w:t>
      </w:r>
      <w:r w:rsidR="00C6312D">
        <w:rPr>
          <w:noProof/>
          <w:position w:val="-14"/>
        </w:rPr>
        <w:object w:dxaOrig="1094" w:dyaOrig="402" w14:anchorId="37D0C225">
          <v:shape id="_x0000_i1179" type="#_x0000_t75" alt="" style="width:54.95pt;height:19.3pt;mso-width-percent:0;mso-height-percent:0;mso-width-percent:0;mso-height-percent:0" o:ole="">
            <v:imagedata r:id="rId280" o:title=""/>
          </v:shape>
          <o:OLEObject Type="Embed" ProgID="Equation.DSMT4" ShapeID="_x0000_i1179" DrawAspect="Content" ObjectID="_1743528466" r:id="rId281"/>
        </w:object>
      </w:r>
      <w:r>
        <w:rPr>
          <w:rFonts w:hint="eastAsia"/>
        </w:rPr>
        <w:t>为两个自动项；</w:t>
      </w:r>
      <w:r w:rsidR="00C6312D">
        <w:rPr>
          <w:noProof/>
          <w:position w:val="-14"/>
        </w:rPr>
        <w:object w:dxaOrig="1094" w:dyaOrig="402" w14:anchorId="4D3298AD">
          <v:shape id="_x0000_i1178" type="#_x0000_t75" alt="" style="width:54.95pt;height:19.3pt;mso-width-percent:0;mso-height-percent:0;mso-width-percent:0;mso-height-percent:0" o:ole="">
            <v:imagedata r:id="rId282" o:title=""/>
          </v:shape>
          <o:OLEObject Type="Embed" ProgID="Equation.DSMT4" ShapeID="_x0000_i1178" DrawAspect="Content" ObjectID="_1743528467" r:id="rId283"/>
        </w:object>
      </w:r>
      <w:r>
        <w:rPr>
          <w:rFonts w:hint="eastAsia"/>
        </w:rPr>
        <w:t>和</w:t>
      </w:r>
      <w:r w:rsidR="00C6312D">
        <w:rPr>
          <w:noProof/>
          <w:position w:val="-14"/>
        </w:rPr>
        <w:object w:dxaOrig="1094" w:dyaOrig="402" w14:anchorId="730364D0">
          <v:shape id="_x0000_i1177" type="#_x0000_t75" alt="" style="width:54.95pt;height:19.3pt;mso-width-percent:0;mso-height-percent:0;mso-width-percent:0;mso-height-percent:0" o:ole="">
            <v:imagedata r:id="rId284" o:title=""/>
          </v:shape>
          <o:OLEObject Type="Embed" ProgID="Equation.DSMT4" ShapeID="_x0000_i1177" DrawAspect="Content" ObjectID="_1743528468" r:id="rId285"/>
        </w:object>
      </w:r>
      <w:r>
        <w:rPr>
          <w:rFonts w:hint="eastAsia"/>
        </w:rPr>
        <w:t>为交叉项，它们分别为：</w:t>
      </w:r>
    </w:p>
    <w:p w14:paraId="2FAFF20B" w14:textId="11E302E5" w:rsidR="0071366A" w:rsidRDefault="00000000">
      <w:pPr>
        <w:pStyle w:val="MTDisplayEquation"/>
      </w:pPr>
      <w:r>
        <w:tab/>
      </w:r>
      <w:r w:rsidR="00C6312D">
        <w:rPr>
          <w:noProof/>
          <w:position w:val="-28"/>
        </w:rPr>
        <w:object w:dxaOrig="4875" w:dyaOrig="676" w14:anchorId="126E64E6">
          <v:shape id="_x0000_i1176" type="#_x0000_t75" alt="" style="width:244.95pt;height:34.15pt;mso-width-percent:0;mso-height-percent:0;mso-width-percent:0;mso-height-percent:0" o:ole="">
            <v:imagedata r:id="rId286" o:title=""/>
          </v:shape>
          <o:OLEObject Type="Embed" ProgID="Equation.DSMT4" ShapeID="_x0000_i1176" DrawAspect="Content" ObjectID="_1743528469"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17</w:instrText>
        </w:r>
      </w:fldSimple>
      <w:r>
        <w:instrText>)</w:instrText>
      </w:r>
      <w:r>
        <w:fldChar w:fldCharType="end"/>
      </w:r>
    </w:p>
    <w:p w14:paraId="45A88F45" w14:textId="71F6352F" w:rsidR="0071366A" w:rsidRDefault="00000000">
      <w:pPr>
        <w:pStyle w:val="MTDisplayEquation"/>
      </w:pPr>
      <w:r>
        <w:tab/>
      </w:r>
      <w:r w:rsidR="00C6312D">
        <w:rPr>
          <w:noProof/>
          <w:position w:val="-28"/>
        </w:rPr>
        <w:object w:dxaOrig="4875" w:dyaOrig="676" w14:anchorId="41CCA410">
          <v:shape id="_x0000_i1175" type="#_x0000_t75" alt="" style="width:244.95pt;height:34.15pt;mso-width-percent:0;mso-height-percent:0;mso-width-percent:0;mso-height-percent:0" o:ole="">
            <v:imagedata r:id="rId288" o:title=""/>
          </v:shape>
          <o:OLEObject Type="Embed" ProgID="Equation.DSMT4" ShapeID="_x0000_i1175" DrawAspect="Content" ObjectID="_1743528470" r:id="rId2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18</w:instrText>
        </w:r>
      </w:fldSimple>
      <w:r>
        <w:instrText>)</w:instrText>
      </w:r>
      <w:r>
        <w:fldChar w:fldCharType="end"/>
      </w:r>
    </w:p>
    <w:p w14:paraId="3742F880" w14:textId="77777777" w:rsidR="0071366A" w:rsidRDefault="00000000">
      <w:pPr>
        <w:ind w:firstLine="420"/>
      </w:pPr>
      <w:r>
        <w:rPr>
          <w:rFonts w:hint="eastAsia"/>
        </w:rPr>
        <w:lastRenderedPageBreak/>
        <w:t>这其中的</w:t>
      </w:r>
      <w:r w:rsidR="00C6312D">
        <w:rPr>
          <w:noProof/>
          <w:position w:val="-14"/>
        </w:rPr>
        <w:object w:dxaOrig="402" w:dyaOrig="418" w14:anchorId="7A3F26E0">
          <v:shape id="_x0000_i1174" type="#_x0000_t75" alt="" style="width:19.3pt;height:20.8pt;mso-width-percent:0;mso-height-percent:0;mso-width-percent:0;mso-height-percent:0" o:ole="">
            <v:imagedata r:id="rId290" o:title=""/>
          </v:shape>
          <o:OLEObject Type="Embed" ProgID="Equation.DSMT4" ShapeID="_x0000_i1174" DrawAspect="Content" ObjectID="_1743528471" r:id="rId291"/>
        </w:object>
      </w:r>
      <w:r>
        <w:rPr>
          <w:rFonts w:hint="eastAsia"/>
        </w:rPr>
        <w:t>和</w:t>
      </w:r>
      <w:r w:rsidR="00C6312D">
        <w:rPr>
          <w:noProof/>
          <w:position w:val="-14"/>
        </w:rPr>
        <w:object w:dxaOrig="402" w:dyaOrig="402" w14:anchorId="2D88FD66">
          <v:shape id="_x0000_i1173" type="#_x0000_t75" alt="" style="width:19.3pt;height:19.3pt;mso-width-percent:0;mso-height-percent:0;mso-width-percent:0;mso-height-percent:0" o:ole="">
            <v:imagedata r:id="rId292" o:title=""/>
          </v:shape>
          <o:OLEObject Type="Embed" ProgID="Equation.DSMT4" ShapeID="_x0000_i1173" DrawAspect="Content" ObjectID="_1743528472" r:id="rId293"/>
        </w:object>
      </w:r>
      <w:r>
        <w:rPr>
          <w:rFonts w:hint="eastAsia"/>
        </w:rPr>
        <w:t>分别表示</w:t>
      </w:r>
      <w:r w:rsidR="00C6312D">
        <w:rPr>
          <w:noProof/>
          <w:position w:val="-10"/>
        </w:rPr>
        <w:object w:dxaOrig="225" w:dyaOrig="314" w14:anchorId="4D9C63A1">
          <v:shape id="_x0000_i1172" type="#_x0000_t75" alt="" style="width:11.9pt;height:15.6pt;mso-width-percent:0;mso-height-percent:0;mso-width-percent:0;mso-height-percent:0" o:ole="">
            <v:imagedata r:id="rId294" o:title=""/>
          </v:shape>
          <o:OLEObject Type="Embed" ProgID="Equation.DSMT4" ShapeID="_x0000_i1172" DrawAspect="Content" ObjectID="_1743528473" r:id="rId295"/>
        </w:object>
      </w:r>
      <w:r>
        <w:rPr>
          <w:rFonts w:hint="eastAsia"/>
        </w:rPr>
        <w:t>和</w:t>
      </w:r>
      <w:r w:rsidR="00C6312D">
        <w:rPr>
          <w:noProof/>
          <w:position w:val="-10"/>
        </w:rPr>
        <w:object w:dxaOrig="225" w:dyaOrig="314" w14:anchorId="008949C0">
          <v:shape id="_x0000_i1171" type="#_x0000_t75" alt="" style="width:11.9pt;height:15.6pt;mso-width-percent:0;mso-height-percent:0;mso-width-percent:0;mso-height-percent:0" o:ole="">
            <v:imagedata r:id="rId296" o:title=""/>
          </v:shape>
          <o:OLEObject Type="Embed" ProgID="Equation.DSMT4" ShapeID="_x0000_i1171" DrawAspect="Content" ObjectID="_1743528474" r:id="rId297"/>
        </w:object>
      </w:r>
      <w:r>
        <w:rPr>
          <w:rFonts w:hint="eastAsia"/>
        </w:rPr>
        <w:t>带有参数矩阵</w:t>
      </w:r>
      <w:r w:rsidR="00C6312D">
        <w:rPr>
          <w:noProof/>
          <w:position w:val="-12"/>
        </w:rPr>
        <w:object w:dxaOrig="314" w:dyaOrig="362" w14:anchorId="680E5FBF">
          <v:shape id="_x0000_i1170" type="#_x0000_t75" alt="" style="width:15.6pt;height:17.05pt;mso-width-percent:0;mso-height-percent:0;mso-width-percent:0;mso-height-percent:0" o:ole="">
            <v:imagedata r:id="rId298" o:title=""/>
          </v:shape>
          <o:OLEObject Type="Embed" ProgID="Equation.DSMT4" ShapeID="_x0000_i1170" DrawAspect="Content" ObjectID="_1743528475" r:id="rId299"/>
        </w:object>
      </w:r>
      <w:r>
        <w:rPr>
          <w:rFonts w:hint="eastAsia"/>
        </w:rPr>
        <w:t>的</w:t>
      </w:r>
      <w:r>
        <w:rPr>
          <w:rFonts w:hint="eastAsia"/>
        </w:rPr>
        <w:t>LCT</w:t>
      </w:r>
      <w:r>
        <w:rPr>
          <w:rFonts w:hint="eastAsia"/>
        </w:rPr>
        <w:t>。</w:t>
      </w:r>
    </w:p>
    <w:p w14:paraId="08E8CA30" w14:textId="77777777" w:rsidR="0071366A" w:rsidRDefault="00000000">
      <w:pPr>
        <w:ind w:firstLine="420"/>
      </w:pPr>
      <w:r>
        <w:tab/>
      </w:r>
      <w:r>
        <w:rPr>
          <w:rFonts w:hint="eastAsia"/>
        </w:rPr>
        <w:t>自动项的振幅</w:t>
      </w:r>
      <w:r w:rsidR="00C6312D">
        <w:rPr>
          <w:noProof/>
          <w:position w:val="-14"/>
        </w:rPr>
        <w:object w:dxaOrig="1094" w:dyaOrig="402" w14:anchorId="7D37F664">
          <v:shape id="_x0000_i1169" type="#_x0000_t75" alt="" style="width:54.95pt;height:19.3pt;mso-width-percent:0;mso-height-percent:0;mso-width-percent:0;mso-height-percent:0" o:ole="">
            <v:imagedata r:id="rId300" o:title=""/>
          </v:shape>
          <o:OLEObject Type="Embed" ProgID="Equation.DSMT4" ShapeID="_x0000_i1169" DrawAspect="Content" ObjectID="_1743528476" r:id="rId301"/>
        </w:object>
      </w:r>
      <w:r>
        <w:rPr>
          <w:rFonts w:hint="eastAsia"/>
        </w:rPr>
        <w:t>和</w:t>
      </w:r>
      <w:r w:rsidR="00C6312D">
        <w:rPr>
          <w:noProof/>
          <w:position w:val="-14"/>
        </w:rPr>
        <w:object w:dxaOrig="1094" w:dyaOrig="402" w14:anchorId="67EEF5A1">
          <v:shape id="_x0000_i1168" type="#_x0000_t75" alt="" style="width:54.95pt;height:19.3pt;mso-width-percent:0;mso-height-percent:0;mso-width-percent:0;mso-height-percent:0" o:ole="">
            <v:imagedata r:id="rId302" o:title=""/>
          </v:shape>
          <o:OLEObject Type="Embed" ProgID="Equation.DSMT4" ShapeID="_x0000_i1168" DrawAspect="Content" ObjectID="_1743528477" r:id="rId303"/>
        </w:object>
      </w:r>
      <w:r>
        <w:rPr>
          <w:rFonts w:hint="eastAsia"/>
        </w:rPr>
        <w:t>可以产生以下两个脉冲：</w:t>
      </w:r>
    </w:p>
    <w:p w14:paraId="7D44F61A" w14:textId="01040299" w:rsidR="0071366A" w:rsidRDefault="00000000">
      <w:pPr>
        <w:pStyle w:val="MTDisplayEquation"/>
      </w:pPr>
      <w:r>
        <w:tab/>
      </w:r>
      <w:r w:rsidR="00C6312D">
        <w:rPr>
          <w:noProof/>
          <w:position w:val="-36"/>
        </w:rPr>
        <w:object w:dxaOrig="4376" w:dyaOrig="837" w14:anchorId="2FBD4101">
          <v:shape id="_x0000_i1167" type="#_x0000_t75" alt="" style="width:218.25pt;height:41.55pt;mso-width-percent:0;mso-height-percent:0;mso-width-percent:0;mso-height-percent:0" o:ole="">
            <v:imagedata r:id="rId304" o:title=""/>
          </v:shape>
          <o:OLEObject Type="Embed" ProgID="Equation.DSMT4" ShapeID="_x0000_i1167" DrawAspect="Content" ObjectID="_1743528478"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1" w:name="ZEqnNum618441"/>
      <w:r>
        <w:instrText>(</w:instrText>
      </w:r>
      <w:fldSimple w:instr=" SEQ MTEqn \c \* Arabic \* MERGEFORMAT ">
        <w:r w:rsidR="00ED5BD2">
          <w:rPr>
            <w:noProof/>
          </w:rPr>
          <w:instrText>19</w:instrText>
        </w:r>
      </w:fldSimple>
      <w:r>
        <w:instrText>)</w:instrText>
      </w:r>
      <w:bookmarkEnd w:id="591"/>
      <w:r>
        <w:fldChar w:fldCharType="end"/>
      </w:r>
    </w:p>
    <w:p w14:paraId="67CC58CB" w14:textId="6775C7BF" w:rsidR="0071366A" w:rsidRDefault="00000000">
      <w:pPr>
        <w:pStyle w:val="MTDisplayEquation"/>
      </w:pPr>
      <w:r>
        <w:tab/>
      </w:r>
      <w:r w:rsidR="00C6312D">
        <w:rPr>
          <w:noProof/>
          <w:position w:val="-34"/>
        </w:rPr>
        <w:object w:dxaOrig="4376" w:dyaOrig="796" w14:anchorId="601825E3">
          <v:shape id="_x0000_i1166" type="#_x0000_t75" alt="" style="width:218.25pt;height:39.35pt;mso-width-percent:0;mso-height-percent:0;mso-width-percent:0;mso-height-percent:0" o:ole="">
            <v:imagedata r:id="rId306" o:title=""/>
          </v:shape>
          <o:OLEObject Type="Embed" ProgID="Equation.DSMT4" ShapeID="_x0000_i1166" DrawAspect="Content" ObjectID="_1743528479" r:id="rId3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20</w:instrText>
        </w:r>
      </w:fldSimple>
      <w:r>
        <w:instrText>)</w:instrText>
      </w:r>
      <w:r>
        <w:fldChar w:fldCharType="end"/>
      </w:r>
    </w:p>
    <w:p w14:paraId="48220DF1" w14:textId="77777777" w:rsidR="0071366A" w:rsidRDefault="00000000" w:rsidP="00B51425">
      <w:pPr>
        <w:ind w:firstLineChars="0" w:firstLine="0"/>
        <w:pPrChange w:id="592" w:author="盛周 强" w:date="2023-04-20T16:12:00Z">
          <w:pPr>
            <w:ind w:firstLine="420"/>
          </w:pPr>
        </w:pPrChange>
      </w:pPr>
      <w:commentRangeStart w:id="593"/>
      <w:commentRangeEnd w:id="593"/>
      <w:r>
        <w:commentReference w:id="593"/>
      </w:r>
      <w:r>
        <w:rPr>
          <w:rFonts w:hint="eastAsia"/>
        </w:rPr>
        <w:t>其中，</w:t>
      </w:r>
      <w:r w:rsidR="00C6312D">
        <w:rPr>
          <w:noProof/>
          <w:position w:val="-32"/>
        </w:rPr>
        <w:object w:dxaOrig="1400" w:dyaOrig="700" w14:anchorId="2BC4A5F3">
          <v:shape id="_x0000_i1165" type="#_x0000_t75" alt="" style="width:69.05pt;height:35.65pt;mso-width-percent:0;mso-height-percent:0;mso-width-percent:0;mso-height-percent:0" o:ole="">
            <v:imagedata r:id="rId308" o:title=""/>
          </v:shape>
          <o:OLEObject Type="Embed" ProgID="Equation.DSMT4" ShapeID="_x0000_i1165" DrawAspect="Content" ObjectID="_1743528480" r:id="rId309"/>
        </w:object>
      </w:r>
      <w:r>
        <w:rPr>
          <w:rFonts w:hint="eastAsia"/>
        </w:rPr>
        <w:t>和</w:t>
      </w:r>
      <w:r w:rsidR="00C6312D">
        <w:rPr>
          <w:noProof/>
          <w:position w:val="-30"/>
        </w:rPr>
        <w:object w:dxaOrig="1400" w:dyaOrig="676" w14:anchorId="5791B496">
          <v:shape id="_x0000_i1164" type="#_x0000_t75" alt="" style="width:69.05pt;height:34.15pt;mso-width-percent:0;mso-height-percent:0;mso-width-percent:0;mso-height-percent:0" o:ole="">
            <v:imagedata r:id="rId310" o:title=""/>
          </v:shape>
          <o:OLEObject Type="Embed" ProgID="Equation.DSMT4" ShapeID="_x0000_i1164" DrawAspect="Content" ObjectID="_1743528481" r:id="rId311"/>
        </w:object>
      </w:r>
      <w:r>
        <w:rPr>
          <w:rFonts w:hint="eastAsia"/>
        </w:rPr>
        <w:t>。</w:t>
      </w:r>
      <w:r>
        <w:rPr>
          <w:rFonts w:hint="eastAsia"/>
        </w:rPr>
        <w:t>LCT</w:t>
      </w:r>
      <w:r>
        <w:rPr>
          <w:rFonts w:hint="eastAsia"/>
        </w:rPr>
        <w:t>自由参数必须满足：</w:t>
      </w:r>
      <w:r w:rsidR="00C6312D">
        <w:rPr>
          <w:noProof/>
          <w:position w:val="-12"/>
        </w:rPr>
        <w:object w:dxaOrig="1303" w:dyaOrig="402" w14:anchorId="04944FED">
          <v:shape id="_x0000_i1163" type="#_x0000_t75" alt="" style="width:65.3pt;height:19.3pt;mso-width-percent:0;mso-height-percent:0;mso-width-percent:0;mso-height-percent:0" o:ole="">
            <v:imagedata r:id="rId312" o:title=""/>
          </v:shape>
          <o:OLEObject Type="Embed" ProgID="Equation.DSMT4" ShapeID="_x0000_i1163" DrawAspect="Content" ObjectID="_1743528482" r:id="rId313"/>
        </w:object>
      </w:r>
      <w:r>
        <w:rPr>
          <w:rFonts w:hint="eastAsia"/>
        </w:rPr>
        <w:t>，</w:t>
      </w:r>
      <w:r w:rsidR="00C6312D">
        <w:rPr>
          <w:noProof/>
          <w:position w:val="-12"/>
        </w:rPr>
        <w:object w:dxaOrig="1303" w:dyaOrig="402" w14:anchorId="7CCE2685">
          <v:shape id="_x0000_i1162" type="#_x0000_t75" alt="" style="width:65.3pt;height:19.3pt;mso-width-percent:0;mso-height-percent:0;mso-width-percent:0;mso-height-percent:0" o:ole="">
            <v:imagedata r:id="rId314" o:title=""/>
          </v:shape>
          <o:OLEObject Type="Embed" ProgID="Equation.DSMT4" ShapeID="_x0000_i1162" DrawAspect="Content" ObjectID="_1743528483" r:id="rId315"/>
        </w:object>
      </w:r>
      <w:r>
        <w:rPr>
          <w:rFonts w:hint="eastAsia"/>
        </w:rPr>
        <w:t>，</w:t>
      </w:r>
      <w:r w:rsidR="00C6312D">
        <w:rPr>
          <w:noProof/>
          <w:position w:val="-30"/>
        </w:rPr>
        <w:object w:dxaOrig="1995" w:dyaOrig="740" w14:anchorId="471E9063">
          <v:shape id="_x0000_i1161" type="#_x0000_t75" alt="" style="width:99.45pt;height:36.35pt;mso-width-percent:0;mso-height-percent:0;mso-width-percent:0;mso-height-percent:0" o:ole="">
            <v:imagedata r:id="rId316" o:title=""/>
          </v:shape>
          <o:OLEObject Type="Embed" ProgID="Equation.DSMT4" ShapeID="_x0000_i1161" DrawAspect="Content" ObjectID="_1743528484" r:id="rId317"/>
        </w:object>
      </w:r>
      <w:r>
        <w:rPr>
          <w:rFonts w:hint="eastAsia"/>
        </w:rPr>
        <w:t>和</w:t>
      </w:r>
      <w:r w:rsidR="00C6312D">
        <w:rPr>
          <w:noProof/>
          <w:position w:val="-30"/>
        </w:rPr>
        <w:object w:dxaOrig="1995" w:dyaOrig="724" w14:anchorId="32021025">
          <v:shape id="_x0000_i1160" type="#_x0000_t75" alt="" style="width:99.45pt;height:35.65pt;mso-width-percent:0;mso-height-percent:0;mso-width-percent:0;mso-height-percent:0" o:ole="">
            <v:imagedata r:id="rId318" o:title=""/>
          </v:shape>
          <o:OLEObject Type="Embed" ProgID="Equation.DSMT4" ShapeID="_x0000_i1160" DrawAspect="Content" ObjectID="_1743528485" r:id="rId319"/>
        </w:object>
      </w:r>
      <w:r>
        <w:rPr>
          <w:rFonts w:hint="eastAsia"/>
        </w:rPr>
        <w:t>。</w:t>
      </w:r>
    </w:p>
    <w:p w14:paraId="2EA01258" w14:textId="77777777" w:rsidR="0071366A" w:rsidRDefault="00000000">
      <w:pPr>
        <w:ind w:firstLine="420"/>
      </w:pPr>
      <w:r>
        <w:rPr>
          <w:rFonts w:hint="eastAsia"/>
        </w:rPr>
        <w:t>由于</w:t>
      </w:r>
      <w:r w:rsidR="00C6312D">
        <w:rPr>
          <w:noProof/>
          <w:position w:val="-10"/>
        </w:rPr>
        <w:object w:dxaOrig="660" w:dyaOrig="378" w14:anchorId="415E3D0F">
          <v:shape id="_x0000_i1159" type="#_x0000_t75" alt="" style="width:32.65pt;height:19.3pt;mso-width-percent:0;mso-height-percent:0;mso-width-percent:0;mso-height-percent:0" o:ole="">
            <v:imagedata r:id="rId320" o:title=""/>
          </v:shape>
          <o:OLEObject Type="Embed" ProgID="Equation.DSMT4" ShapeID="_x0000_i1159" DrawAspect="Content" ObjectID="_1743528486" r:id="rId321"/>
        </w:object>
      </w:r>
      <w:r>
        <w:rPr>
          <w:rFonts w:hint="eastAsia"/>
        </w:rPr>
        <w:t>，</w:t>
      </w:r>
      <w:r w:rsidR="00C6312D">
        <w:rPr>
          <w:noProof/>
          <w:position w:val="-30"/>
        </w:rPr>
        <w:object w:dxaOrig="1995" w:dyaOrig="740" w14:anchorId="1A69F3F0">
          <v:shape id="_x0000_i1158" type="#_x0000_t75" alt="" style="width:99.45pt;height:36.35pt;mso-width-percent:0;mso-height-percent:0;mso-width-percent:0;mso-height-percent:0" o:ole="">
            <v:imagedata r:id="rId322" o:title=""/>
          </v:shape>
          <o:OLEObject Type="Embed" ProgID="Equation.DSMT4" ShapeID="_x0000_i1158" DrawAspect="Content" ObjectID="_1743528487" r:id="rId323"/>
        </w:object>
      </w:r>
      <w:r>
        <w:rPr>
          <w:rFonts w:hint="eastAsia"/>
        </w:rPr>
        <w:t>和</w:t>
      </w:r>
      <w:r w:rsidR="00C6312D">
        <w:rPr>
          <w:noProof/>
          <w:position w:val="-30"/>
        </w:rPr>
        <w:object w:dxaOrig="1995" w:dyaOrig="724" w14:anchorId="33334642">
          <v:shape id="_x0000_i1157" type="#_x0000_t75" alt="" style="width:99.45pt;height:35.65pt;mso-width-percent:0;mso-height-percent:0;mso-width-percent:0;mso-height-percent:0" o:ole="">
            <v:imagedata r:id="rId324" o:title=""/>
          </v:shape>
          <o:OLEObject Type="Embed" ProgID="Equation.DSMT4" ShapeID="_x0000_i1157" DrawAspect="Content" ObjectID="_1743528488" r:id="rId325"/>
        </w:object>
      </w:r>
      <w:r>
        <w:rPr>
          <w:rFonts w:hint="eastAsia"/>
        </w:rPr>
        <w:t>；那么可以推导出：</w:t>
      </w:r>
      <w:r w:rsidR="00C6312D">
        <w:rPr>
          <w:noProof/>
          <w:position w:val="-30"/>
        </w:rPr>
        <w:object w:dxaOrig="2341" w:dyaOrig="740" w14:anchorId="7D1079C1">
          <v:shape id="_x0000_i1156" type="#_x0000_t75" alt="" style="width:118pt;height:36.35pt;mso-width-percent:0;mso-height-percent:0;mso-width-percent:0;mso-height-percent:0" o:ole="">
            <v:imagedata r:id="rId326" o:title=""/>
          </v:shape>
          <o:OLEObject Type="Embed" ProgID="Equation.DSMT4" ShapeID="_x0000_i1156" DrawAspect="Content" ObjectID="_1743528489" r:id="rId327"/>
        </w:object>
      </w:r>
      <w:r>
        <w:rPr>
          <w:rFonts w:hint="eastAsia"/>
        </w:rPr>
        <w:t>和</w:t>
      </w:r>
      <w:r w:rsidR="00C6312D">
        <w:rPr>
          <w:noProof/>
          <w:position w:val="-30"/>
        </w:rPr>
        <w:object w:dxaOrig="2341" w:dyaOrig="740" w14:anchorId="32148A26">
          <v:shape id="_x0000_i1155" type="#_x0000_t75" alt="" style="width:118pt;height:36.35pt;mso-width-percent:0;mso-height-percent:0;mso-width-percent:0;mso-height-percent:0" o:ole="">
            <v:imagedata r:id="rId328" o:title=""/>
          </v:shape>
          <o:OLEObject Type="Embed" ProgID="Equation.DSMT4" ShapeID="_x0000_i1155" DrawAspect="Content" ObjectID="_1743528490" r:id="rId329"/>
        </w:object>
      </w:r>
      <w:r>
        <w:rPr>
          <w:rFonts w:hint="eastAsia"/>
        </w:rPr>
        <w:t>。也可以推导出，交叉项</w:t>
      </w:r>
      <w:r w:rsidR="00C6312D">
        <w:rPr>
          <w:noProof/>
          <w:position w:val="-14"/>
        </w:rPr>
        <w:object w:dxaOrig="1094" w:dyaOrig="402" w14:anchorId="77E93E13">
          <v:shape id="_x0000_i1154" type="#_x0000_t75" alt="" style="width:54.95pt;height:19.3pt;mso-width-percent:0;mso-height-percent:0;mso-width-percent:0;mso-height-percent:0" o:ole="">
            <v:imagedata r:id="rId330" o:title=""/>
          </v:shape>
          <o:OLEObject Type="Embed" ProgID="Equation.DSMT4" ShapeID="_x0000_i1154" DrawAspect="Content" ObjectID="_1743528491" r:id="rId331"/>
        </w:object>
      </w:r>
      <w:r>
        <w:rPr>
          <w:rFonts w:hint="eastAsia"/>
        </w:rPr>
        <w:t>和</w:t>
      </w:r>
      <w:r w:rsidR="00C6312D">
        <w:rPr>
          <w:noProof/>
          <w:position w:val="-14"/>
        </w:rPr>
        <w:object w:dxaOrig="1094" w:dyaOrig="402" w14:anchorId="09BCFAA6">
          <v:shape id="_x0000_i1153" type="#_x0000_t75" alt="" style="width:54.95pt;height:19.3pt;mso-width-percent:0;mso-height-percent:0;mso-width-percent:0;mso-height-percent:0" o:ole="">
            <v:imagedata r:id="rId332" o:title=""/>
          </v:shape>
          <o:OLEObject Type="Embed" ProgID="Equation.DSMT4" ShapeID="_x0000_i1153" DrawAspect="Content" ObjectID="_1743528492" r:id="rId333"/>
        </w:object>
      </w:r>
      <w:r>
        <w:rPr>
          <w:rFonts w:hint="eastAsia"/>
        </w:rPr>
        <w:t>不可能生成脉冲，因为它们的振幅为分别为：</w:t>
      </w:r>
    </w:p>
    <w:p w14:paraId="5078D014" w14:textId="70C17699" w:rsidR="0071366A" w:rsidRDefault="00000000">
      <w:pPr>
        <w:pStyle w:val="MTDisplayEquation"/>
      </w:pPr>
      <w:r>
        <w:tab/>
      </w:r>
      <w:r w:rsidR="00C6312D">
        <w:rPr>
          <w:noProof/>
          <w:position w:val="-54"/>
        </w:rPr>
        <w:object w:dxaOrig="740" w:dyaOrig="1126" w14:anchorId="2FF016CB">
          <v:shape id="_x0000_i1152" type="#_x0000_t75" alt="" style="width:36.35pt;height:56.4pt;mso-width-percent:0;mso-height-percent:0;mso-width-percent:0;mso-height-percent:0" o:ole="">
            <v:imagedata r:id="rId334" o:title=""/>
          </v:shape>
          <o:OLEObject Type="Embed" ProgID="Equation.DSMT4" ShapeID="_x0000_i1152" DrawAspect="Content" ObjectID="_1743528493"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21</w:instrText>
        </w:r>
      </w:fldSimple>
      <w:r>
        <w:instrText>)</w:instrText>
      </w:r>
      <w:r>
        <w:fldChar w:fldCharType="end"/>
      </w:r>
    </w:p>
    <w:p w14:paraId="36357623" w14:textId="2B5F2F1B" w:rsidR="0071366A" w:rsidRDefault="00000000">
      <w:pPr>
        <w:pStyle w:val="MTDisplayEquation"/>
      </w:pPr>
      <w:r>
        <w:tab/>
      </w:r>
      <w:r w:rsidR="00C6312D">
        <w:rPr>
          <w:noProof/>
          <w:position w:val="-52"/>
        </w:rPr>
        <w:object w:dxaOrig="740" w:dyaOrig="1078" w14:anchorId="4B0B0CCA">
          <v:shape id="_x0000_i1151" type="#_x0000_t75" alt="" style="width:36.35pt;height:54.95pt;mso-width-percent:0;mso-height-percent:0;mso-width-percent:0;mso-height-percent:0" o:ole="">
            <v:imagedata r:id="rId336" o:title=""/>
          </v:shape>
          <o:OLEObject Type="Embed" ProgID="Equation.DSMT4" ShapeID="_x0000_i1151" DrawAspect="Content" ObjectID="_1743528494" r:id="rId3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4" w:name="ZEqnNum560841"/>
      <w:r>
        <w:instrText>(</w:instrText>
      </w:r>
      <w:fldSimple w:instr=" SEQ MTEqn \c \* Arabic \* MERGEFORMAT ">
        <w:r w:rsidR="00ED5BD2">
          <w:rPr>
            <w:noProof/>
          </w:rPr>
          <w:instrText>22</w:instrText>
        </w:r>
      </w:fldSimple>
      <w:r>
        <w:instrText>)</w:instrText>
      </w:r>
      <w:bookmarkEnd w:id="594"/>
      <w:r>
        <w:fldChar w:fldCharType="end"/>
      </w:r>
    </w:p>
    <w:p w14:paraId="380FE05A" w14:textId="1D3F1105" w:rsidR="0071366A" w:rsidRDefault="00000000">
      <w:pPr>
        <w:ind w:firstLineChars="0" w:firstLine="0"/>
      </w:pPr>
      <w:r>
        <w:rPr>
          <w:rFonts w:hint="eastAsia"/>
        </w:rPr>
        <w:t>对于结果的证明过程，可以参考附录</w:t>
      </w:r>
      <w:r>
        <w:fldChar w:fldCharType="begin"/>
      </w:r>
      <w:r>
        <w:instrText xml:space="preserve"> </w:instrText>
      </w:r>
      <w:r>
        <w:rPr>
          <w:rFonts w:hint="eastAsia"/>
        </w:rPr>
        <w:instrText>REF _Ref131607991 \h</w:instrText>
      </w:r>
      <w:r>
        <w:instrText xml:space="preserve"> </w:instrText>
      </w:r>
      <w:r>
        <w:fldChar w:fldCharType="separate"/>
      </w:r>
      <w:ins w:id="595" w:author="盛周 强" w:date="2023-04-20T16:40:00Z">
        <w:r w:rsidR="00ED5BD2">
          <w:rPr>
            <w:rFonts w:hint="eastAsia"/>
          </w:rPr>
          <w:t>A</w:t>
        </w:r>
        <w:r w:rsidR="00ED5BD2">
          <w:t xml:space="preserve">. </w:t>
        </w:r>
        <w:r w:rsidR="00ED5BD2">
          <w:rPr>
            <w:rFonts w:hint="eastAsia"/>
          </w:rPr>
          <w:t>交叉项</w:t>
        </w:r>
        <w:r w:rsidR="00C6312D">
          <w:rPr>
            <w:noProof/>
            <w:position w:val="-14"/>
          </w:rPr>
          <w:pict w14:anchorId="177CBCFE">
            <v:shape id="_x0000_i1150" type="#_x0000_t75" alt="" style="width:56.4pt;height:19.3pt;mso-width-percent:0;mso-height-percent:0;mso-width-percent:0;mso-height-percent:0">
              <v:imagedata r:id="rId338" o:title=""/>
            </v:shape>
          </w:pict>
        </w:r>
        <w:r w:rsidR="00ED5BD2">
          <w:rPr>
            <w:rFonts w:hint="eastAsia"/>
          </w:rPr>
          <w:t>和</w:t>
        </w:r>
        <w:r w:rsidR="00C6312D">
          <w:rPr>
            <w:noProof/>
            <w:position w:val="-14"/>
          </w:rPr>
          <w:pict w14:anchorId="535332E2">
            <v:shape id="_x0000_i1149" type="#_x0000_t75" alt="" style="width:56.4pt;height:19.3pt;mso-width-percent:0;mso-height-percent:0;mso-width-percent:0;mso-height-percent:0">
              <v:imagedata r:id="rId339" o:title=""/>
            </v:shape>
          </w:pict>
        </w:r>
        <w:r w:rsidR="00ED5BD2">
          <w:rPr>
            <w:rFonts w:hint="eastAsia"/>
          </w:rPr>
          <w:t>的推导</w:t>
        </w:r>
      </w:ins>
      <w:del w:id="596" w:author="盛周 强" w:date="2023-04-20T16:40:00Z">
        <w:r w:rsidDel="00ED5BD2">
          <w:rPr>
            <w:rFonts w:hint="eastAsia"/>
          </w:rPr>
          <w:delText>A</w:delText>
        </w:r>
        <w:r w:rsidDel="00ED5BD2">
          <w:delText xml:space="preserve">. </w:delText>
        </w:r>
        <w:r w:rsidDel="00ED5BD2">
          <w:rPr>
            <w:rFonts w:hint="eastAsia"/>
          </w:rPr>
          <w:delText>交叉项</w:delText>
        </w:r>
        <w:r w:rsidR="00C6312D">
          <w:rPr>
            <w:noProof/>
            <w:position w:val="-14"/>
          </w:rPr>
          <w:pict w14:anchorId="04887522">
            <v:shape id="_x0000_i1148" type="#_x0000_t75" alt="" style="width:56.4pt;height:19.3pt;mso-width-percent:0;mso-height-percent:0;mso-width-percent:0;mso-height-percent:0">
              <v:imagedata r:id="rId338" o:title=""/>
            </v:shape>
          </w:pict>
        </w:r>
        <w:r w:rsidDel="00ED5BD2">
          <w:rPr>
            <w:rFonts w:hint="eastAsia"/>
          </w:rPr>
          <w:delText>和</w:delText>
        </w:r>
        <w:r w:rsidR="00C6312D">
          <w:rPr>
            <w:noProof/>
            <w:position w:val="-14"/>
          </w:rPr>
          <w:pict w14:anchorId="03D84AA7">
            <v:shape id="_x0000_i1147" type="#_x0000_t75" alt="" style="width:56.4pt;height:19.3pt;mso-width-percent:0;mso-height-percent:0;mso-width-percent:0;mso-height-percent:0">
              <v:imagedata r:id="rId339" o:title=""/>
            </v:shape>
          </w:pict>
        </w:r>
        <w:r w:rsidDel="00ED5BD2">
          <w:rPr>
            <w:rFonts w:hint="eastAsia"/>
          </w:rPr>
          <w:delText>的推导</w:delText>
        </w:r>
      </w:del>
      <w:r>
        <w:fldChar w:fldCharType="end"/>
      </w:r>
      <w:r>
        <w:rPr>
          <w:rFonts w:hint="eastAsia"/>
        </w:rPr>
        <w:t>。</w:t>
      </w:r>
    </w:p>
    <w:p w14:paraId="5A16F8D4" w14:textId="141E2A9B" w:rsidR="0071366A" w:rsidRDefault="00000000">
      <w:pPr>
        <w:ind w:firstLineChars="0" w:firstLine="0"/>
      </w:pPr>
      <w:r>
        <w:tab/>
      </w:r>
      <w:r>
        <w:rPr>
          <w:rFonts w:hint="eastAsia"/>
        </w:rPr>
        <w:t>将</w:t>
      </w:r>
      <w:r>
        <w:rPr>
          <w:iCs/>
        </w:rPr>
        <w:fldChar w:fldCharType="begin"/>
      </w:r>
      <w:r>
        <w:rPr>
          <w:iCs/>
        </w:rPr>
        <w:instrText xml:space="preserve"> GOTOBUTTON ZEqnNum618441  \* MERGEFORMAT </w:instrText>
      </w:r>
      <w:r>
        <w:rPr>
          <w:iCs/>
        </w:rPr>
        <w:fldChar w:fldCharType="begin"/>
      </w:r>
      <w:r>
        <w:rPr>
          <w:iCs/>
        </w:rPr>
        <w:instrText xml:space="preserve"> REF ZEqnNum618441 \* Charformat \! \* MERGEFORMAT </w:instrText>
      </w:r>
      <w:r>
        <w:rPr>
          <w:iCs/>
        </w:rPr>
        <w:fldChar w:fldCharType="separate"/>
      </w:r>
      <w:ins w:id="597" w:author="盛周 强" w:date="2023-04-20T16:40:00Z">
        <w:r w:rsidR="00ED5BD2" w:rsidRPr="00ED5BD2">
          <w:rPr>
            <w:iCs/>
          </w:rPr>
          <w:instrText>(</w:instrText>
        </w:r>
        <w:r w:rsidR="00ED5BD2" w:rsidRPr="00ED5BD2">
          <w:rPr>
            <w:iCs/>
            <w:rPrChange w:id="598" w:author="盛周 强" w:date="2023-04-20T16:40:00Z">
              <w:rPr>
                <w:noProof/>
              </w:rPr>
            </w:rPrChange>
          </w:rPr>
          <w:instrText>19</w:instrText>
        </w:r>
        <w:r w:rsidR="00ED5BD2" w:rsidRPr="00ED5BD2">
          <w:rPr>
            <w:iCs/>
          </w:rPr>
          <w:instrText>)</w:instrText>
        </w:r>
      </w:ins>
      <w:del w:id="599" w:author="盛周 强" w:date="2023-04-20T16:40:00Z">
        <w:r w:rsidDel="00ED5BD2">
          <w:rPr>
            <w:iCs/>
          </w:rPr>
          <w:delInstrText>(19)</w:delInstrText>
        </w:r>
      </w:del>
      <w:r>
        <w:rPr>
          <w:iCs/>
        </w:rPr>
        <w:fldChar w:fldCharType="end"/>
      </w:r>
      <w:r>
        <w:rPr>
          <w:iCs/>
        </w:rPr>
        <w:fldChar w:fldCharType="end"/>
      </w:r>
      <w:r>
        <w:rPr>
          <w:iCs/>
        </w:rPr>
        <w:t>-</w:t>
      </w:r>
      <w:r>
        <w:fldChar w:fldCharType="begin"/>
      </w:r>
      <w:r>
        <w:instrText xml:space="preserve"> GOTOBUTTON ZEqnNum560841  \* MERGEFORMAT </w:instrText>
      </w:r>
      <w:fldSimple w:instr=" REF ZEqnNum560841 \* Charformat \! \* MERGEFORMAT ">
        <w:r w:rsidR="00ED5BD2">
          <w:instrText>(22)</w:instrText>
        </w:r>
      </w:fldSimple>
      <w:r>
        <w:fldChar w:fldCharType="end"/>
      </w:r>
      <w:r>
        <w:rPr>
          <w:rFonts w:hint="eastAsia"/>
        </w:rPr>
        <w:t>代入</w:t>
      </w:r>
      <w:r>
        <w:rPr>
          <w:iCs/>
        </w:rPr>
        <w:fldChar w:fldCharType="begin"/>
      </w:r>
      <w:r>
        <w:rPr>
          <w:iCs/>
        </w:rPr>
        <w:instrText xml:space="preserve"> GOTOBUTTON ZEqnNum787968  \* MERGEFORMAT </w:instrText>
      </w:r>
      <w:r>
        <w:rPr>
          <w:iCs/>
        </w:rPr>
        <w:fldChar w:fldCharType="begin"/>
      </w:r>
      <w:r>
        <w:rPr>
          <w:iCs/>
        </w:rPr>
        <w:instrText xml:space="preserve"> REF ZEqnNum787968 \* Charformat \! \* MERGEFORMAT </w:instrText>
      </w:r>
      <w:r>
        <w:rPr>
          <w:iCs/>
        </w:rPr>
        <w:fldChar w:fldCharType="separate"/>
      </w:r>
      <w:ins w:id="600" w:author="盛周 强" w:date="2023-04-20T16:40:00Z">
        <w:r w:rsidR="00ED5BD2" w:rsidRPr="00ED5BD2">
          <w:rPr>
            <w:iCs/>
          </w:rPr>
          <w:instrText>(</w:instrText>
        </w:r>
        <w:r w:rsidR="00ED5BD2" w:rsidRPr="00ED5BD2">
          <w:rPr>
            <w:iCs/>
            <w:rPrChange w:id="601" w:author="盛周 强" w:date="2023-04-20T16:40:00Z">
              <w:rPr>
                <w:noProof/>
              </w:rPr>
            </w:rPrChange>
          </w:rPr>
          <w:instrText>16</w:instrText>
        </w:r>
        <w:r w:rsidR="00ED5BD2" w:rsidRPr="00ED5BD2">
          <w:rPr>
            <w:iCs/>
          </w:rPr>
          <w:instrText>)</w:instrText>
        </w:r>
      </w:ins>
      <w:del w:id="602" w:author="盛周 强" w:date="2023-04-20T16:40:00Z">
        <w:r w:rsidDel="00ED5BD2">
          <w:rPr>
            <w:iCs/>
          </w:rPr>
          <w:delInstrText>(16)</w:delInstrText>
        </w:r>
      </w:del>
      <w:r>
        <w:rPr>
          <w:iCs/>
        </w:rPr>
        <w:fldChar w:fldCharType="end"/>
      </w:r>
      <w:r>
        <w:rPr>
          <w:iCs/>
        </w:rPr>
        <w:fldChar w:fldCharType="end"/>
      </w:r>
      <w:r>
        <w:rPr>
          <w:rFonts w:hint="eastAsia"/>
        </w:rPr>
        <w:t>，并对每一项取振幅，得到：</w:t>
      </w:r>
    </w:p>
    <w:p w14:paraId="3E54CF5B" w14:textId="7817E241" w:rsidR="0071366A" w:rsidRDefault="00000000">
      <w:pPr>
        <w:pStyle w:val="MTDisplayEquation"/>
      </w:pPr>
      <w:r>
        <w:tab/>
      </w:r>
      <w:r w:rsidR="00C6312D">
        <w:rPr>
          <w:noProof/>
          <w:position w:val="-94"/>
        </w:rPr>
        <w:object w:dxaOrig="6283" w:dyaOrig="1995" w14:anchorId="3BC80F3B">
          <v:shape id="_x0000_i1146" type="#_x0000_t75" alt="" style="width:314pt;height:99.45pt;mso-width-percent:0;mso-height-percent:0;mso-width-percent:0;mso-height-percent:0" o:ole="">
            <v:imagedata r:id="rId340" o:title=""/>
          </v:shape>
          <o:OLEObject Type="Embed" ProgID="Equation.DSMT4" ShapeID="_x0000_i1146" DrawAspect="Content" ObjectID="_1743528495"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23</w:instrText>
        </w:r>
      </w:fldSimple>
      <w:r>
        <w:instrText>)</w:instrText>
      </w:r>
      <w:r>
        <w:fldChar w:fldCharType="end"/>
      </w:r>
    </w:p>
    <w:p w14:paraId="57FFB473" w14:textId="77777777" w:rsidR="0071366A" w:rsidRDefault="00000000">
      <w:pPr>
        <w:ind w:firstLine="420"/>
      </w:pPr>
      <w:r>
        <w:rPr>
          <w:rFonts w:hint="eastAsia"/>
        </w:rPr>
        <w:t>因此，得出该优化问题的解为：</w:t>
      </w:r>
    </w:p>
    <w:p w14:paraId="07BA83CF" w14:textId="578C354D" w:rsidR="0071366A" w:rsidRDefault="00000000">
      <w:pPr>
        <w:pStyle w:val="MTDisplayEquation"/>
      </w:pPr>
      <w:r>
        <w:lastRenderedPageBreak/>
        <w:tab/>
      </w:r>
      <w:r w:rsidR="00C6312D">
        <w:rPr>
          <w:noProof/>
          <w:position w:val="-24"/>
        </w:rPr>
        <w:object w:dxaOrig="3918" w:dyaOrig="603" w14:anchorId="2DE23C1A">
          <v:shape id="_x0000_i1145" type="#_x0000_t75" alt="" style="width:195.95pt;height:30.45pt;mso-width-percent:0;mso-height-percent:0;mso-width-percent:0;mso-height-percent:0" o:ole="">
            <v:imagedata r:id="rId342" o:title=""/>
          </v:shape>
          <o:OLEObject Type="Embed" ProgID="Equation.DSMT4" ShapeID="_x0000_i1145" DrawAspect="Content" ObjectID="_1743528496"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3" w:name="ZEqnNum258225"/>
      <w:r>
        <w:instrText>(</w:instrText>
      </w:r>
      <w:fldSimple w:instr=" SEQ MTEqn \c \* Arabic \* MERGEFORMAT ">
        <w:r w:rsidR="00ED5BD2">
          <w:rPr>
            <w:noProof/>
          </w:rPr>
          <w:instrText>24</w:instrText>
        </w:r>
      </w:fldSimple>
      <w:r>
        <w:instrText>)</w:instrText>
      </w:r>
      <w:bookmarkEnd w:id="603"/>
      <w:r>
        <w:fldChar w:fldCharType="end"/>
      </w:r>
    </w:p>
    <w:p w14:paraId="7C36A54B" w14:textId="77777777" w:rsidR="0071366A" w:rsidRDefault="00000000">
      <w:pPr>
        <w:pStyle w:val="2"/>
        <w:spacing w:before="156" w:after="156"/>
      </w:pPr>
      <w:bookmarkStart w:id="604" w:name="_Toc132901073"/>
      <w:r>
        <w:rPr>
          <w:rFonts w:hint="eastAsia"/>
        </w:rPr>
        <w:t>4</w:t>
      </w:r>
      <w:r>
        <w:t xml:space="preserve">.3 </w:t>
      </w:r>
      <w:r>
        <w:rPr>
          <w:rFonts w:hint="eastAsia"/>
        </w:rPr>
        <w:t>平稳零期望噪声的</w:t>
      </w:r>
      <w:r>
        <w:rPr>
          <w:rFonts w:hint="eastAsia"/>
        </w:rPr>
        <w:t>ICFWD</w:t>
      </w:r>
      <w:bookmarkEnd w:id="604"/>
    </w:p>
    <w:p w14:paraId="5770277B" w14:textId="77777777" w:rsidR="0071366A" w:rsidRDefault="00000000">
      <w:pPr>
        <w:ind w:firstLineChars="0" w:firstLine="420"/>
      </w:pPr>
      <w:r>
        <w:rPr>
          <w:rFonts w:hint="eastAsia"/>
        </w:rPr>
        <w:t>这一小节讨论了对于零期望平稳噪声的期望问题</w:t>
      </w:r>
      <w:r w:rsidR="00C6312D">
        <w:rPr>
          <w:noProof/>
          <w:position w:val="-38"/>
        </w:rPr>
        <w:object w:dxaOrig="2960" w:dyaOrig="700" w14:anchorId="630EC9A4">
          <v:shape id="_x0000_i1144" type="#_x0000_t75" alt="" style="width:147.7pt;height:35.65pt;mso-width-percent:0;mso-height-percent:0;mso-width-percent:0;mso-height-percent:0" o:ole="">
            <v:imagedata r:id="rId344" o:title=""/>
          </v:shape>
          <o:OLEObject Type="Embed" ProgID="Equation.DSMT4" ShapeID="_x0000_i1144" DrawAspect="Content" ObjectID="_1743528497" r:id="rId345"/>
        </w:object>
      </w:r>
      <w:r>
        <w:rPr>
          <w:rFonts w:hint="eastAsia"/>
        </w:rPr>
        <w:t>。噪声的平稳性表明</w:t>
      </w:r>
      <w:r w:rsidR="00C6312D">
        <w:rPr>
          <w:noProof/>
          <w:position w:val="-12"/>
        </w:rPr>
        <w:object w:dxaOrig="2582" w:dyaOrig="378" w14:anchorId="2D15EA87">
          <v:shape id="_x0000_i1143" type="#_x0000_t75" alt="" style="width:128.4pt;height:19.3pt;mso-width-percent:0;mso-height-percent:0;mso-width-percent:0;mso-height-percent:0" o:ole="">
            <v:imagedata r:id="rId346" o:title=""/>
          </v:shape>
          <o:OLEObject Type="Embed" ProgID="Equation.DSMT4" ShapeID="_x0000_i1143" DrawAspect="Content" ObjectID="_1743528498" r:id="rId347"/>
        </w:object>
      </w:r>
      <w:r>
        <w:rPr>
          <w:rFonts w:hint="eastAsia"/>
        </w:rPr>
        <w:t>，其中</w:t>
      </w:r>
      <w:r w:rsidR="00C6312D">
        <w:rPr>
          <w:noProof/>
          <w:position w:val="-4"/>
        </w:rPr>
        <w:object w:dxaOrig="257" w:dyaOrig="241" w14:anchorId="7DD8B20C">
          <v:shape id="_x0000_i1142" type="#_x0000_t75" alt="" style="width:13.35pt;height:11.9pt;mso-width-percent:0;mso-height-percent:0;mso-width-percent:0;mso-height-percent:0" o:ole="">
            <v:imagedata r:id="rId348" o:title=""/>
          </v:shape>
          <o:OLEObject Type="Embed" ProgID="Equation.DSMT4" ShapeID="_x0000_i1142" DrawAspect="Content" ObjectID="_1743528499" r:id="rId349"/>
        </w:object>
      </w:r>
      <w:r>
        <w:rPr>
          <w:rFonts w:hint="eastAsia"/>
        </w:rPr>
        <w:t>表示噪声的功率谱密度。通过使用</w:t>
      </w:r>
      <w:r>
        <w:rPr>
          <w:rFonts w:hint="eastAsia"/>
        </w:rPr>
        <w:t>Delta</w:t>
      </w:r>
      <w:r>
        <w:rPr>
          <w:rFonts w:hint="eastAsia"/>
        </w:rPr>
        <w:t>函数的筛选特性，零期望平稳噪声</w:t>
      </w:r>
      <w:r w:rsidR="00C6312D">
        <w:rPr>
          <w:noProof/>
          <w:position w:val="-10"/>
        </w:rPr>
        <w:object w:dxaOrig="434" w:dyaOrig="314" w14:anchorId="0DE6EC51">
          <v:shape id="_x0000_i1141" type="#_x0000_t75" alt="" style="width:20.8pt;height:15.6pt;mso-width-percent:0;mso-height-percent:0;mso-width-percent:0;mso-height-percent:0" o:ole="">
            <v:imagedata r:id="rId350" o:title=""/>
          </v:shape>
          <o:OLEObject Type="Embed" ProgID="Equation.DSMT4" ShapeID="_x0000_i1141" DrawAspect="Content" ObjectID="_1743528500" r:id="rId351"/>
        </w:object>
      </w:r>
      <w:r>
        <w:rPr>
          <w:rFonts w:hint="eastAsia"/>
        </w:rPr>
        <w:t>的</w:t>
      </w:r>
      <w:r>
        <w:rPr>
          <w:rFonts w:hint="eastAsia"/>
        </w:rPr>
        <w:t>ICFWD</w:t>
      </w:r>
      <w:r>
        <w:rPr>
          <w:rFonts w:hint="eastAsia"/>
        </w:rPr>
        <w:t>期望可以计算为：</w:t>
      </w:r>
    </w:p>
    <w:p w14:paraId="7641ABC0" w14:textId="159EEFA5" w:rsidR="0071366A" w:rsidRDefault="00000000">
      <w:pPr>
        <w:pStyle w:val="MTDisplayEquation"/>
      </w:pPr>
      <w:r>
        <w:tab/>
      </w:r>
      <w:r w:rsidR="00C6312D">
        <w:rPr>
          <w:noProof/>
          <w:position w:val="-72"/>
        </w:rPr>
        <w:object w:dxaOrig="6983" w:dyaOrig="1561" w14:anchorId="3005CEF9">
          <v:shape id="_x0000_i1140" type="#_x0000_t75" alt="" style="width:349.6pt;height:78.7pt;mso-width-percent:0;mso-height-percent:0;mso-width-percent:0;mso-height-percent:0" o:ole="">
            <v:imagedata r:id="rId352" o:title=""/>
          </v:shape>
          <o:OLEObject Type="Embed" ProgID="Equation.DSMT4" ShapeID="_x0000_i1140" DrawAspect="Content" ObjectID="_1743528501" r:id="rId3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25</w:instrText>
        </w:r>
      </w:fldSimple>
      <w:r>
        <w:instrText>)</w:instrText>
      </w:r>
      <w:r>
        <w:fldChar w:fldCharType="end"/>
      </w:r>
    </w:p>
    <w:p w14:paraId="51B8D1A8" w14:textId="29B53CCD" w:rsidR="0071366A" w:rsidRDefault="00000000">
      <w:pPr>
        <w:ind w:firstLineChars="0" w:firstLine="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ED5BD2">
        <w:t>[52]</w:t>
      </w:r>
      <w:r>
        <w:fldChar w:fldCharType="end"/>
      </w:r>
      <w:r>
        <w:rPr>
          <w:rFonts w:hint="eastAsia"/>
        </w:rPr>
        <w:t>：</w:t>
      </w:r>
    </w:p>
    <w:p w14:paraId="3A4FF059" w14:textId="32F7D793" w:rsidR="0071366A" w:rsidRDefault="00000000">
      <w:pPr>
        <w:pStyle w:val="MTDisplayEquation"/>
      </w:pPr>
      <w:r>
        <w:tab/>
      </w:r>
      <w:r w:rsidR="00C6312D">
        <w:rPr>
          <w:noProof/>
          <w:position w:val="-30"/>
        </w:rPr>
        <w:object w:dxaOrig="4022" w:dyaOrig="780" w14:anchorId="66448A7E">
          <v:shape id="_x0000_i1139" type="#_x0000_t75" alt="" style="width:200.4pt;height:39.35pt;mso-width-percent:0;mso-height-percent:0;mso-width-percent:0;mso-height-percent:0" o:ole="">
            <v:imagedata r:id="rId354" o:title=""/>
          </v:shape>
          <o:OLEObject Type="Embed" ProgID="Equation.DSMT4" ShapeID="_x0000_i1139" DrawAspect="Content" ObjectID="_1743528502" r:id="rId3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5" w:name="ZEqnNum867515"/>
      <w:r>
        <w:instrText>(</w:instrText>
      </w:r>
      <w:fldSimple w:instr=" SEQ MTEqn \c \* Arabic \* MERGEFORMAT ">
        <w:r w:rsidR="00ED5BD2">
          <w:rPr>
            <w:noProof/>
          </w:rPr>
          <w:instrText>26</w:instrText>
        </w:r>
      </w:fldSimple>
      <w:r>
        <w:instrText>)</w:instrText>
      </w:r>
      <w:bookmarkEnd w:id="605"/>
      <w:r>
        <w:fldChar w:fldCharType="end"/>
      </w:r>
    </w:p>
    <w:p w14:paraId="64029378" w14:textId="77777777" w:rsidR="0071366A" w:rsidRDefault="00C6312D">
      <w:pPr>
        <w:ind w:firstLineChars="0" w:firstLine="0"/>
      </w:pPr>
      <w:r>
        <w:rPr>
          <w:noProof/>
          <w:position w:val="-16"/>
        </w:rPr>
        <w:object w:dxaOrig="1528" w:dyaOrig="434" w14:anchorId="0295FA10">
          <v:shape id="_x0000_i1138" type="#_x0000_t75" alt="" style="width:77.2pt;height:20.8pt;mso-width-percent:0;mso-height-percent:0;mso-width-percent:0;mso-height-percent:0" o:ole="">
            <v:imagedata r:id="rId356" o:title=""/>
          </v:shape>
          <o:OLEObject Type="Embed" ProgID="Equation.DSMT4" ShapeID="_x0000_i1138" DrawAspect="Content" ObjectID="_1743528503" r:id="rId357"/>
        </w:object>
      </w:r>
      <w:r w:rsidR="00831D39">
        <w:rPr>
          <w:rFonts w:hint="eastAsia"/>
        </w:rPr>
        <w:t>的振幅为：</w:t>
      </w:r>
    </w:p>
    <w:p w14:paraId="18907422" w14:textId="18A94051" w:rsidR="0071366A" w:rsidRDefault="00000000">
      <w:pPr>
        <w:pStyle w:val="MTDisplayEquation"/>
      </w:pPr>
      <w:r>
        <w:tab/>
      </w:r>
      <w:r w:rsidR="00C6312D">
        <w:rPr>
          <w:noProof/>
          <w:position w:val="-32"/>
        </w:rPr>
        <w:object w:dxaOrig="2703" w:dyaOrig="764" w14:anchorId="3044352A">
          <v:shape id="_x0000_i1137" type="#_x0000_t75" alt="" style="width:135.1pt;height:37.85pt;mso-width-percent:0;mso-height-percent:0;mso-width-percent:0;mso-height-percent:0" o:ole="">
            <v:imagedata r:id="rId358" o:title=""/>
          </v:shape>
          <o:OLEObject Type="Embed" ProgID="Equation.DSMT4" ShapeID="_x0000_i1137" DrawAspect="Content" ObjectID="_1743528504" r:id="rId3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27</w:instrText>
        </w:r>
      </w:fldSimple>
      <w:r>
        <w:instrText>)</w:instrText>
      </w:r>
      <w:r>
        <w:fldChar w:fldCharType="end"/>
      </w:r>
    </w:p>
    <w:p w14:paraId="681D2829" w14:textId="77777777" w:rsidR="0071366A" w:rsidRDefault="00000000">
      <w:pPr>
        <w:ind w:firstLineChars="0" w:firstLine="0"/>
      </w:pPr>
      <w:r>
        <w:rPr>
          <w:rFonts w:hint="eastAsia"/>
        </w:rPr>
        <w:t>其中，</w:t>
      </w:r>
      <w:r w:rsidR="00C6312D">
        <w:rPr>
          <w:noProof/>
          <w:position w:val="-12"/>
        </w:rPr>
        <w:object w:dxaOrig="2293" w:dyaOrig="362" w14:anchorId="2721DAD8">
          <v:shape id="_x0000_i1136" type="#_x0000_t75" alt="" style="width:113.55pt;height:17.05pt;mso-width-percent:0;mso-height-percent:0;mso-width-percent:0;mso-height-percent:0" o:ole="">
            <v:imagedata r:id="rId360" o:title=""/>
          </v:shape>
          <o:OLEObject Type="Embed" ProgID="Equation.DSMT4" ShapeID="_x0000_i1136" DrawAspect="Content" ObjectID="_1743528505" r:id="rId361"/>
        </w:object>
      </w:r>
    </w:p>
    <w:p w14:paraId="4968EE17" w14:textId="77777777" w:rsidR="0071366A" w:rsidRDefault="00000000">
      <w:pPr>
        <w:ind w:firstLineChars="0" w:firstLine="0"/>
      </w:pPr>
      <w:r>
        <w:tab/>
      </w:r>
      <w:r>
        <w:rPr>
          <w:rFonts w:hint="eastAsia"/>
        </w:rPr>
        <w:t>噪声在时频面上是一个正态分布，因为</w:t>
      </w:r>
      <w:r w:rsidR="00C6312D">
        <w:rPr>
          <w:noProof/>
          <w:position w:val="-18"/>
        </w:rPr>
        <w:object w:dxaOrig="1561" w:dyaOrig="483" w14:anchorId="68F8169C">
          <v:shape id="_x0000_i1135" type="#_x0000_t75" alt="" style="width:78.7pt;height:23.75pt;mso-width-percent:0;mso-height-percent:0;mso-width-percent:0;mso-height-percent:0" o:ole="">
            <v:imagedata r:id="rId362" o:title=""/>
          </v:shape>
          <o:OLEObject Type="Embed" ProgID="Equation.DSMT4" ShapeID="_x0000_i1135" DrawAspect="Content" ObjectID="_1743528506" r:id="rId363"/>
        </w:object>
      </w:r>
      <w:r>
        <w:rPr>
          <w:rFonts w:hint="eastAsia"/>
        </w:rPr>
        <w:t>有着两个独立变量</w:t>
      </w:r>
      <w:r w:rsidR="00C6312D">
        <w:rPr>
          <w:noProof/>
          <w:position w:val="-8"/>
        </w:rPr>
        <w:object w:dxaOrig="362" w:dyaOrig="257" w14:anchorId="2A3E7D99">
          <v:shape id="_x0000_i1134" type="#_x0000_t75" alt="" style="width:17.05pt;height:13.35pt;mso-width-percent:0;mso-height-percent:0;mso-width-percent:0;mso-height-percent:0" o:ole="">
            <v:imagedata r:id="rId364" o:title=""/>
          </v:shape>
          <o:OLEObject Type="Embed" ProgID="Equation.DSMT4" ShapeID="_x0000_i1134" DrawAspect="Content" ObjectID="_1743528507" r:id="rId365"/>
        </w:object>
      </w:r>
      <w:r>
        <w:rPr>
          <w:rFonts w:hint="eastAsia"/>
        </w:rPr>
        <w:t>。那么，这个期望问题的解可以化解为：</w:t>
      </w:r>
    </w:p>
    <w:p w14:paraId="0FF6845D" w14:textId="71489B46" w:rsidR="0071366A" w:rsidRDefault="00000000">
      <w:pPr>
        <w:pStyle w:val="MTDisplayEquation"/>
      </w:pPr>
      <w:r>
        <w:tab/>
      </w:r>
      <w:r w:rsidR="00C6312D">
        <w:rPr>
          <w:noProof/>
          <w:position w:val="-38"/>
        </w:rPr>
        <w:object w:dxaOrig="5848" w:dyaOrig="821" w14:anchorId="353F4C73">
          <v:shape id="_x0000_i1133" type="#_x0000_t75" alt="" style="width:293.2pt;height:41.55pt;mso-width-percent:0;mso-height-percent:0;mso-width-percent:0;mso-height-percent:0" o:ole="">
            <v:imagedata r:id="rId366" o:title=""/>
          </v:shape>
          <o:OLEObject Type="Embed" ProgID="Equation.DSMT4" ShapeID="_x0000_i1133" DrawAspect="Content" ObjectID="_1743528508" r:id="rId3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6" w:name="ZEqnNum672027"/>
      <w:r>
        <w:instrText>(</w:instrText>
      </w:r>
      <w:fldSimple w:instr=" SEQ MTEqn \c \* Arabic \* MERGEFORMAT ">
        <w:r w:rsidR="00ED5BD2">
          <w:rPr>
            <w:noProof/>
          </w:rPr>
          <w:instrText>28</w:instrText>
        </w:r>
      </w:fldSimple>
      <w:r>
        <w:instrText>)</w:instrText>
      </w:r>
      <w:bookmarkEnd w:id="606"/>
      <w:r>
        <w:fldChar w:fldCharType="end"/>
      </w:r>
    </w:p>
    <w:p w14:paraId="6D0E6A1A" w14:textId="77777777" w:rsidR="0071366A" w:rsidRDefault="00000000">
      <w:pPr>
        <w:pStyle w:val="2"/>
        <w:spacing w:before="156" w:after="156"/>
      </w:pPr>
      <w:bookmarkStart w:id="607" w:name="_Toc132901074"/>
      <w:r>
        <w:rPr>
          <w:rFonts w:hint="eastAsia"/>
        </w:rPr>
        <w:t>4</w:t>
      </w:r>
      <w:r>
        <w:t xml:space="preserve">.4 </w:t>
      </w:r>
      <w:r>
        <w:rPr>
          <w:rFonts w:hint="eastAsia"/>
        </w:rPr>
        <w:t>不等式解</w:t>
      </w:r>
      <w:bookmarkEnd w:id="607"/>
    </w:p>
    <w:p w14:paraId="5D095EE1" w14:textId="77777777" w:rsidR="0071366A" w:rsidRDefault="00000000">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000000">
      <w:pPr>
        <w:pStyle w:val="3"/>
      </w:pPr>
      <w:bookmarkStart w:id="608" w:name="_Toc132901075"/>
      <w:r>
        <w:rPr>
          <w:rFonts w:hint="eastAsia"/>
        </w:rPr>
        <w:t>4</w:t>
      </w:r>
      <w:r>
        <w:t xml:space="preserve">.4.1 </w:t>
      </w:r>
      <w:r>
        <w:rPr>
          <w:rFonts w:hint="eastAsia"/>
        </w:rPr>
        <w:t>单分量情形</w:t>
      </w:r>
      <w:bookmarkEnd w:id="608"/>
    </w:p>
    <w:p w14:paraId="006DD6BF" w14:textId="426353D0" w:rsidR="0071366A" w:rsidRDefault="00000000">
      <w:pPr>
        <w:ind w:firstLine="420"/>
      </w:pPr>
      <w:r>
        <w:rPr>
          <w:rFonts w:hint="eastAsia"/>
        </w:rPr>
        <w:t>由于等式</w:t>
      </w:r>
      <w:r w:rsidR="00C6312D">
        <w:rPr>
          <w:noProof/>
          <w:position w:val="-30"/>
        </w:rPr>
        <w:object w:dxaOrig="1963" w:dyaOrig="676" w14:anchorId="74ABF007">
          <v:shape id="_x0000_i1132" type="#_x0000_t75" alt="" style="width:98pt;height:34.15pt;mso-width-percent:0;mso-height-percent:0;mso-width-percent:0;mso-height-percent:0" o:ole="">
            <v:imagedata r:id="rId368" o:title=""/>
          </v:shape>
          <o:OLEObject Type="Embed" ProgID="Equation.DSMT4" ShapeID="_x0000_i1132" DrawAspect="Content" ObjectID="_1743528509" r:id="rId369"/>
        </w:object>
      </w:r>
      <w:r>
        <w:rPr>
          <w:rFonts w:hint="eastAsia"/>
        </w:rPr>
        <w:t>，可以推导出</w:t>
      </w:r>
      <w:r w:rsidR="00C6312D">
        <w:rPr>
          <w:noProof/>
          <w:position w:val="-30"/>
        </w:rPr>
        <w:object w:dxaOrig="3105" w:dyaOrig="724" w14:anchorId="64CED319">
          <v:shape id="_x0000_i1131" type="#_x0000_t75" alt="" style="width:154.4pt;height:35.65pt;mso-width-percent:0;mso-height-percent:0;mso-width-percent:0;mso-height-percent:0" o:ole="">
            <v:imagedata r:id="rId370" o:title=""/>
          </v:shape>
          <o:OLEObject Type="Embed" ProgID="Equation.DSMT4" ShapeID="_x0000_i1131" DrawAspect="Content" ObjectID="_1743528510" r:id="rId371"/>
        </w:object>
      </w:r>
      <w:r>
        <w:rPr>
          <w:rFonts w:hint="eastAsia"/>
        </w:rPr>
        <w:t>。该单分量</w:t>
      </w:r>
      <w:r>
        <w:rPr>
          <w:rFonts w:hint="eastAsia"/>
        </w:rPr>
        <w:lastRenderedPageBreak/>
        <w:t>的证明以及后续双分量的推导详细过程可见附录</w:t>
      </w:r>
      <w:r>
        <w:fldChar w:fldCharType="begin"/>
      </w:r>
      <w:r>
        <w:instrText xml:space="preserve"> </w:instrText>
      </w:r>
      <w:r>
        <w:rPr>
          <w:rFonts w:hint="eastAsia"/>
        </w:rPr>
        <w:instrText>REF _Ref131625072 \h</w:instrText>
      </w:r>
      <w:r>
        <w:instrText xml:space="preserve"> </w:instrText>
      </w:r>
      <w:r>
        <w:fldChar w:fldCharType="separate"/>
      </w:r>
      <w:ins w:id="609" w:author="盛周 强" w:date="2023-04-20T16:40:00Z">
        <w:r w:rsidR="00ED5BD2">
          <w:rPr>
            <w:rFonts w:hint="eastAsia"/>
          </w:rPr>
          <w:t>B</w:t>
        </w:r>
        <w:r w:rsidR="00ED5BD2">
          <w:t xml:space="preserve">. </w:t>
        </w:r>
        <w:r w:rsidR="00ED5BD2">
          <w:rPr>
            <w:rFonts w:hint="eastAsia"/>
          </w:rPr>
          <w:t>等式</w:t>
        </w:r>
        <w:r w:rsidR="00C6312D">
          <w:rPr>
            <w:noProof/>
            <w:position w:val="-30"/>
          </w:rPr>
          <w:pict w14:anchorId="43F77FAB">
            <v:shape id="_x0000_i1130" type="#_x0000_t75" alt="" style="width:154.4pt;height:35.65pt;mso-width-percent:0;mso-height-percent:0;mso-width-percent:0;mso-height-percent:0">
              <v:imagedata r:id="rId372" o:title=""/>
            </v:shape>
          </w:pict>
        </w:r>
        <w:r w:rsidR="00ED5BD2">
          <w:rPr>
            <w:rFonts w:hint="eastAsia"/>
          </w:rPr>
          <w:t>和</w:t>
        </w:r>
        <w:r w:rsidR="00C6312D">
          <w:rPr>
            <w:noProof/>
            <w:position w:val="-32"/>
          </w:rPr>
          <w:pict w14:anchorId="04EF7E47">
            <v:shape id="_x0000_i1129" type="#_x0000_t75" alt="" style="width:214.5pt;height:46pt;mso-width-percent:0;mso-height-percent:0;mso-width-percent:0;mso-height-percent:0">
              <v:imagedata r:id="rId373" o:title=""/>
            </v:shape>
          </w:pict>
        </w:r>
        <w:r w:rsidR="00ED5BD2">
          <w:rPr>
            <w:rFonts w:hint="eastAsia"/>
          </w:rPr>
          <w:t>的推导</w:t>
        </w:r>
      </w:ins>
      <w:del w:id="610" w:author="盛周 强" w:date="2023-04-20T16:40:00Z">
        <w:r w:rsidDel="00ED5BD2">
          <w:rPr>
            <w:rFonts w:hint="eastAsia"/>
          </w:rPr>
          <w:delText>B</w:delText>
        </w:r>
        <w:r w:rsidDel="00ED5BD2">
          <w:delText xml:space="preserve">. </w:delText>
        </w:r>
        <w:r w:rsidDel="00ED5BD2">
          <w:rPr>
            <w:rFonts w:hint="eastAsia"/>
          </w:rPr>
          <w:delText>等式</w:delText>
        </w:r>
        <w:r w:rsidR="00C6312D">
          <w:rPr>
            <w:noProof/>
            <w:position w:val="-30"/>
          </w:rPr>
          <w:pict w14:anchorId="46F368F3">
            <v:shape id="_x0000_i1128" type="#_x0000_t75" alt="" style="width:154.4pt;height:36.35pt;mso-width-percent:0;mso-height-percent:0;mso-width-percent:0;mso-height-percent:0">
              <v:imagedata r:id="rId372" o:title=""/>
            </v:shape>
          </w:pict>
        </w:r>
        <w:r w:rsidDel="00ED5BD2">
          <w:rPr>
            <w:rFonts w:hint="eastAsia"/>
          </w:rPr>
          <w:delText>和</w:delText>
        </w:r>
        <w:r w:rsidR="00C6312D">
          <w:rPr>
            <w:noProof/>
            <w:position w:val="-32"/>
          </w:rPr>
          <w:pict w14:anchorId="254CD4DC">
            <v:shape id="_x0000_i1127" type="#_x0000_t75" alt="" style="width:214.5pt;height:46pt;mso-width-percent:0;mso-height-percent:0;mso-width-percent:0;mso-height-percent:0">
              <v:imagedata r:id="rId373" o:title=""/>
            </v:shape>
          </w:pict>
        </w:r>
        <w:r w:rsidDel="00ED5BD2">
          <w:rPr>
            <w:rFonts w:hint="eastAsia"/>
          </w:rPr>
          <w:delText>的推导</w:delText>
        </w:r>
      </w:del>
      <w:r>
        <w:fldChar w:fldCharType="end"/>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ins w:id="611" w:author="盛周 强" w:date="2023-04-20T16:40:00Z">
        <w:r w:rsidR="00ED5BD2" w:rsidRPr="00ED5BD2">
          <w:rPr>
            <w:iCs/>
          </w:rPr>
          <w:instrText>(</w:instrText>
        </w:r>
        <w:r w:rsidR="00ED5BD2" w:rsidRPr="00ED5BD2">
          <w:rPr>
            <w:iCs/>
            <w:rPrChange w:id="612" w:author="盛周 强" w:date="2023-04-20T16:40:00Z">
              <w:rPr>
                <w:noProof/>
              </w:rPr>
            </w:rPrChange>
          </w:rPr>
          <w:instrText>28</w:instrText>
        </w:r>
        <w:r w:rsidR="00ED5BD2" w:rsidRPr="00ED5BD2">
          <w:rPr>
            <w:iCs/>
          </w:rPr>
          <w:instrText>)</w:instrText>
        </w:r>
      </w:ins>
      <w:del w:id="613" w:author="盛周 强" w:date="2023-04-20T16:40:00Z">
        <w:r w:rsidDel="00ED5BD2">
          <w:rPr>
            <w:iCs/>
          </w:rPr>
          <w:delInstrText>(28)</w:delInstrText>
        </w:r>
      </w:del>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ED5BD2">
        <w:rPr>
          <w:iCs/>
        </w:rPr>
        <w:t>[37]</w:t>
      </w:r>
      <w:r>
        <w:rPr>
          <w:iCs/>
        </w:rPr>
        <w:fldChar w:fldCharType="end"/>
      </w:r>
      <w:r>
        <w:rPr>
          <w:rFonts w:hint="eastAsia"/>
          <w:iCs/>
        </w:rPr>
        <w:t>成：</w:t>
      </w:r>
    </w:p>
    <w:p w14:paraId="38A983F3" w14:textId="21546DB5" w:rsidR="0071366A" w:rsidRDefault="00000000">
      <w:pPr>
        <w:pStyle w:val="MTDisplayEquation"/>
      </w:pPr>
      <w:r>
        <w:tab/>
      </w:r>
      <w:r w:rsidR="00C6312D">
        <w:rPr>
          <w:noProof/>
          <w:position w:val="-38"/>
        </w:rPr>
        <w:object w:dxaOrig="4602" w:dyaOrig="837" w14:anchorId="5387C378">
          <v:shape id="_x0000_i1126" type="#_x0000_t75" alt="" style="width:230.1pt;height:41.55pt;mso-width-percent:0;mso-height-percent:0;mso-width-percent:0;mso-height-percent:0" o:ole="">
            <v:imagedata r:id="rId374" o:title=""/>
          </v:shape>
          <o:OLEObject Type="Embed" ProgID="Equation.DSMT4" ShapeID="_x0000_i1126" DrawAspect="Content" ObjectID="_1743528511" r:id="rId3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4" w:name="ZEqnNum888713"/>
      <w:r>
        <w:instrText>(</w:instrText>
      </w:r>
      <w:fldSimple w:instr=" SEQ MTEqn \c \* Arabic \* MERGEFORMAT ">
        <w:r w:rsidR="00ED5BD2">
          <w:rPr>
            <w:noProof/>
          </w:rPr>
          <w:instrText>29</w:instrText>
        </w:r>
      </w:fldSimple>
      <w:r>
        <w:instrText>)</w:instrText>
      </w:r>
      <w:bookmarkEnd w:id="614"/>
      <w:r>
        <w:fldChar w:fldCharType="end"/>
      </w:r>
    </w:p>
    <w:p w14:paraId="23D7DD60" w14:textId="77777777" w:rsidR="0071366A" w:rsidRDefault="00000000">
      <w:pPr>
        <w:ind w:firstLineChars="0" w:firstLine="0"/>
      </w:pPr>
      <w:r>
        <w:rPr>
          <w:rFonts w:hint="eastAsia"/>
        </w:rPr>
        <w:t>其中，</w:t>
      </w:r>
      <w:r w:rsidR="00C6312D">
        <w:rPr>
          <w:noProof/>
          <w:position w:val="-12"/>
        </w:rPr>
        <w:object w:dxaOrig="901" w:dyaOrig="362" w14:anchorId="5B51AEC4">
          <v:shape id="_x0000_i1125" type="#_x0000_t75" alt="" style="width:46pt;height:17.05pt;mso-width-percent:0;mso-height-percent:0;mso-width-percent:0;mso-height-percent:0" o:ole="">
            <v:imagedata r:id="rId376" o:title=""/>
          </v:shape>
          <o:OLEObject Type="Embed" ProgID="Equation.DSMT4" ShapeID="_x0000_i1125" DrawAspect="Content" ObjectID="_1743528512" r:id="rId377"/>
        </w:object>
      </w:r>
      <w:r>
        <w:rPr>
          <w:rFonts w:hint="eastAsia"/>
        </w:rPr>
        <w:t>。</w:t>
      </w:r>
    </w:p>
    <w:p w14:paraId="58C6921A" w14:textId="64D58B01" w:rsidR="0071366A" w:rsidRDefault="00000000">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ins w:id="615" w:author="盛周 强" w:date="2023-04-20T16:40:00Z">
        <w:r w:rsidR="00ED5BD2" w:rsidRPr="00ED5BD2">
          <w:rPr>
            <w:iCs/>
          </w:rPr>
          <w:instrText>(</w:instrText>
        </w:r>
        <w:r w:rsidR="00ED5BD2" w:rsidRPr="00ED5BD2">
          <w:rPr>
            <w:iCs/>
            <w:rPrChange w:id="616" w:author="盛周 强" w:date="2023-04-20T16:40:00Z">
              <w:rPr>
                <w:noProof/>
              </w:rPr>
            </w:rPrChange>
          </w:rPr>
          <w:instrText>14</w:instrText>
        </w:r>
        <w:r w:rsidR="00ED5BD2" w:rsidRPr="00ED5BD2">
          <w:rPr>
            <w:iCs/>
          </w:rPr>
          <w:instrText>)</w:instrText>
        </w:r>
      </w:ins>
      <w:del w:id="617" w:author="盛周 强" w:date="2023-04-20T16:40:00Z">
        <w:r w:rsidDel="00ED5BD2">
          <w:rPr>
            <w:iCs/>
          </w:rPr>
          <w:delInstrText>(14)</w:delInstrText>
        </w:r>
      </w:del>
      <w:r>
        <w:rPr>
          <w:iCs/>
        </w:rPr>
        <w:fldChar w:fldCharType="end"/>
      </w:r>
      <w:r>
        <w:rPr>
          <w:iCs/>
        </w:rPr>
        <w:fldChar w:fldCharType="end"/>
      </w:r>
      <w:r>
        <w:rPr>
          <w:rFonts w:hint="eastAsia"/>
          <w:iCs/>
        </w:rPr>
        <w:t>和公式</w:t>
      </w:r>
      <w:r>
        <w:fldChar w:fldCharType="begin"/>
      </w:r>
      <w:r>
        <w:instrText xml:space="preserve"> GOTOBUTTON ZEqnNum888713  \* MERGEFORMAT </w:instrText>
      </w:r>
      <w:fldSimple w:instr=" REF ZEqnNum888713 \* Charformat \! \* MERGEFORMAT ">
        <w:r w:rsidR="00ED5BD2">
          <w:instrText>(29)</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ins w:id="618" w:author="盛周 强" w:date="2023-04-20T16:40:00Z">
        <w:r w:rsidR="00ED5BD2" w:rsidRPr="00ED5BD2">
          <w:rPr>
            <w:iCs/>
          </w:rPr>
          <w:instrText>(</w:instrText>
        </w:r>
        <w:r w:rsidR="00ED5BD2" w:rsidRPr="00ED5BD2">
          <w:rPr>
            <w:iCs/>
            <w:rPrChange w:id="619" w:author="盛周 强" w:date="2023-04-20T16:40:00Z">
              <w:rPr>
                <w:noProof/>
              </w:rPr>
            </w:rPrChange>
          </w:rPr>
          <w:instrText>7</w:instrText>
        </w:r>
        <w:r w:rsidR="00ED5BD2" w:rsidRPr="00ED5BD2">
          <w:rPr>
            <w:iCs/>
          </w:rPr>
          <w:instrText>)</w:instrText>
        </w:r>
      </w:ins>
      <w:del w:id="620" w:author="盛周 强" w:date="2023-04-20T16:40:00Z">
        <w:r w:rsidDel="00ED5BD2">
          <w:rPr>
            <w:iCs/>
          </w:rPr>
          <w:delInstrText>(7)</w:delInstrText>
        </w:r>
      </w:del>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4A3D3F39" w:rsidR="0071366A" w:rsidRDefault="00000000">
      <w:pPr>
        <w:pStyle w:val="MTDisplayEquation"/>
      </w:pPr>
      <w:r>
        <w:tab/>
      </w:r>
      <w:r w:rsidR="00C6312D">
        <w:rPr>
          <w:noProof/>
          <w:position w:val="-24"/>
        </w:rPr>
        <w:object w:dxaOrig="2566" w:dyaOrig="619" w14:anchorId="48B3EC01">
          <v:shape id="_x0000_i1124" type="#_x0000_t75" alt="" style="width:128.4pt;height:30.45pt;mso-width-percent:0;mso-height-percent:0;mso-width-percent:0;mso-height-percent:0" o:ole="">
            <v:imagedata r:id="rId378" o:title=""/>
          </v:shape>
          <o:OLEObject Type="Embed" ProgID="Equation.DSMT4" ShapeID="_x0000_i1124" DrawAspect="Content" ObjectID="_1743528513" r:id="rId3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1" w:name="ZEqnNum791018"/>
      <w:r>
        <w:instrText>(</w:instrText>
      </w:r>
      <w:fldSimple w:instr=" SEQ MTEqn \c \* Arabic \* MERGEFORMAT ">
        <w:r w:rsidR="00ED5BD2">
          <w:rPr>
            <w:noProof/>
          </w:rPr>
          <w:instrText>30</w:instrText>
        </w:r>
      </w:fldSimple>
      <w:r>
        <w:instrText>)</w:instrText>
      </w:r>
      <w:bookmarkEnd w:id="621"/>
      <w:r>
        <w:fldChar w:fldCharType="end"/>
      </w:r>
    </w:p>
    <w:p w14:paraId="5940E74A" w14:textId="0B5368AF" w:rsidR="0071366A" w:rsidRDefault="00000000">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ED5BD2">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ED5BD2">
        <w:rPr>
          <w:iCs/>
        </w:rPr>
        <w:t>[30]</w:t>
      </w:r>
      <w:r>
        <w:rPr>
          <w:iCs/>
        </w:rPr>
        <w:fldChar w:fldCharType="end"/>
      </w:r>
      <w:r>
        <w:rPr>
          <w:rFonts w:hint="eastAsia"/>
          <w:iCs/>
        </w:rPr>
        <w:t>为：</w:t>
      </w:r>
    </w:p>
    <w:p w14:paraId="29F5EED5" w14:textId="264FE687" w:rsidR="0071366A" w:rsidRDefault="00000000">
      <w:pPr>
        <w:pStyle w:val="MTDisplayEquation"/>
      </w:pPr>
      <w:r>
        <w:tab/>
      </w:r>
      <w:r w:rsidR="00C6312D">
        <w:rPr>
          <w:noProof/>
          <w:position w:val="-24"/>
        </w:rPr>
        <w:object w:dxaOrig="1528" w:dyaOrig="619" w14:anchorId="3BC110BE">
          <v:shape id="_x0000_i1123" type="#_x0000_t75" alt="" style="width:77.2pt;height:30.45pt;mso-width-percent:0;mso-height-percent:0;mso-width-percent:0;mso-height-percent:0" o:ole="">
            <v:imagedata r:id="rId380" o:title=""/>
          </v:shape>
          <o:OLEObject Type="Embed" ProgID="Equation.DSMT4" ShapeID="_x0000_i1123" DrawAspect="Content" ObjectID="_1743528514" r:id="rId3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2" w:name="ZEqnNum408322"/>
      <w:r>
        <w:instrText>(</w:instrText>
      </w:r>
      <w:fldSimple w:instr=" SEQ MTEqn \c \* Arabic \* MERGEFORMAT ">
        <w:r w:rsidR="00ED5BD2">
          <w:rPr>
            <w:noProof/>
          </w:rPr>
          <w:instrText>31</w:instrText>
        </w:r>
      </w:fldSimple>
      <w:r>
        <w:instrText>)</w:instrText>
      </w:r>
      <w:bookmarkEnd w:id="622"/>
      <w:r>
        <w:fldChar w:fldCharType="end"/>
      </w:r>
    </w:p>
    <w:p w14:paraId="51E7F238" w14:textId="3220A536" w:rsidR="0071366A" w:rsidRDefault="00000000">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ins w:id="623" w:author="盛周 强" w:date="2023-04-20T16:40:00Z">
        <w:r w:rsidR="00ED5BD2" w:rsidRPr="00ED5BD2">
          <w:rPr>
            <w:iCs/>
          </w:rPr>
          <w:instrText>(</w:instrText>
        </w:r>
        <w:r w:rsidR="00ED5BD2" w:rsidRPr="00ED5BD2">
          <w:rPr>
            <w:iCs/>
            <w:rPrChange w:id="624" w:author="盛周 强" w:date="2023-04-20T16:40:00Z">
              <w:rPr>
                <w:noProof/>
              </w:rPr>
            </w:rPrChange>
          </w:rPr>
          <w:instrText>30</w:instrText>
        </w:r>
        <w:r w:rsidR="00ED5BD2" w:rsidRPr="00ED5BD2">
          <w:rPr>
            <w:iCs/>
          </w:rPr>
          <w:instrText>)</w:instrText>
        </w:r>
      </w:ins>
      <w:del w:id="625" w:author="盛周 强" w:date="2023-04-20T16:40:00Z">
        <w:r w:rsidDel="00ED5BD2">
          <w:rPr>
            <w:iCs/>
          </w:rPr>
          <w:delInstrText>(30)</w:delInstrText>
        </w:r>
      </w:del>
      <w:r>
        <w:rPr>
          <w:iCs/>
        </w:rPr>
        <w:fldChar w:fldCharType="end"/>
      </w:r>
      <w:r>
        <w:rPr>
          <w:iCs/>
        </w:rPr>
        <w:fldChar w:fldCharType="end"/>
      </w:r>
      <w:r>
        <w:rPr>
          <w:rFonts w:hint="eastAsia"/>
          <w:iCs/>
        </w:rPr>
        <w:t>和公式</w:t>
      </w:r>
      <w:r>
        <w:fldChar w:fldCharType="begin"/>
      </w:r>
      <w:r>
        <w:instrText xml:space="preserve"> GOTOBUTTON ZEqnNum408322  \* MERGEFORMAT </w:instrText>
      </w:r>
      <w:fldSimple w:instr=" REF ZEqnNum408322 \* Charformat \! \* MERGEFORMAT ">
        <w:r w:rsidR="00ED5BD2">
          <w:instrText>(31)</w:instrText>
        </w:r>
      </w:fldSimple>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ins w:id="626" w:author="盛周 强" w:date="2023-04-20T16:40:00Z">
        <w:r w:rsidR="00ED5BD2" w:rsidRPr="00ED5BD2">
          <w:rPr>
            <w:iCs/>
          </w:rPr>
          <w:instrText>(</w:instrText>
        </w:r>
        <w:r w:rsidR="00ED5BD2" w:rsidRPr="00ED5BD2">
          <w:rPr>
            <w:iCs/>
            <w:rPrChange w:id="627" w:author="盛周 强" w:date="2023-04-20T16:40:00Z">
              <w:rPr>
                <w:noProof/>
              </w:rPr>
            </w:rPrChange>
          </w:rPr>
          <w:instrText>10</w:instrText>
        </w:r>
        <w:r w:rsidR="00ED5BD2" w:rsidRPr="00ED5BD2">
          <w:rPr>
            <w:iCs/>
          </w:rPr>
          <w:instrText>)</w:instrText>
        </w:r>
      </w:ins>
      <w:del w:id="628" w:author="盛周 强" w:date="2023-04-20T16:40:00Z">
        <w:r w:rsidDel="00ED5BD2">
          <w:rPr>
            <w:iCs/>
          </w:rPr>
          <w:delInstrText>(10)</w:delInstrText>
        </w:r>
      </w:del>
      <w:r>
        <w:rPr>
          <w:iCs/>
        </w:rPr>
        <w:fldChar w:fldCharType="end"/>
      </w:r>
      <w:r>
        <w:rPr>
          <w:iCs/>
        </w:rPr>
        <w:fldChar w:fldCharType="end"/>
      </w:r>
      <w:r>
        <w:rPr>
          <w:rFonts w:hint="eastAsia"/>
          <w:iCs/>
        </w:rPr>
        <w:t>中，可以计算出对于单分量的不等式模型解：</w:t>
      </w:r>
    </w:p>
    <w:p w14:paraId="4A442363" w14:textId="643C674A" w:rsidR="0071366A" w:rsidRDefault="00000000">
      <w:pPr>
        <w:pStyle w:val="MTDisplayEquation"/>
      </w:pPr>
      <w:r>
        <w:tab/>
      </w:r>
      <w:r w:rsidR="00C6312D">
        <w:rPr>
          <w:noProof/>
          <w:position w:val="-24"/>
        </w:rPr>
        <w:object w:dxaOrig="1303" w:dyaOrig="700" w14:anchorId="2F16D99E">
          <v:shape id="_x0000_i1122" type="#_x0000_t75" alt="" style="width:65.3pt;height:35.65pt;mso-width-percent:0;mso-height-percent:0;mso-width-percent:0;mso-height-percent:0" o:ole="">
            <v:imagedata r:id="rId382" o:title=""/>
          </v:shape>
          <o:OLEObject Type="Embed" ProgID="Equation.DSMT4" ShapeID="_x0000_i1122" DrawAspect="Content" ObjectID="_1743528515" r:id="rId3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32</w:instrText>
        </w:r>
      </w:fldSimple>
      <w:r>
        <w:instrText>)</w:instrText>
      </w:r>
      <w:r>
        <w:fldChar w:fldCharType="end"/>
      </w:r>
    </w:p>
    <w:p w14:paraId="36ED3EEC" w14:textId="77777777" w:rsidR="0071366A" w:rsidRDefault="00000000">
      <w:pPr>
        <w:ind w:firstLineChars="0" w:firstLine="0"/>
      </w:pPr>
      <w:r>
        <w:rPr>
          <w:rFonts w:hint="eastAsia"/>
        </w:rPr>
        <w:t>其中，这个不等式隐含条件</w:t>
      </w:r>
      <w:r w:rsidR="00C6312D">
        <w:rPr>
          <w:noProof/>
          <w:position w:val="-12"/>
        </w:rPr>
        <w:object w:dxaOrig="917" w:dyaOrig="362" w14:anchorId="468B7C4C">
          <v:shape id="_x0000_i1121" type="#_x0000_t75" alt="" style="width:46pt;height:17.05pt;mso-width-percent:0;mso-height-percent:0;mso-width-percent:0;mso-height-percent:0" o:ole="">
            <v:imagedata r:id="rId384" o:title=""/>
          </v:shape>
          <o:OLEObject Type="Embed" ProgID="Equation.DSMT4" ShapeID="_x0000_i1121" DrawAspect="Content" ObjectID="_1743528516" r:id="rId385"/>
        </w:object>
      </w:r>
      <w:r>
        <w:rPr>
          <w:rFonts w:hint="eastAsia"/>
        </w:rPr>
        <w:t>。</w:t>
      </w:r>
    </w:p>
    <w:p w14:paraId="1C0D0721" w14:textId="77777777" w:rsidR="0071366A" w:rsidRDefault="00000000">
      <w:pPr>
        <w:pStyle w:val="3"/>
      </w:pPr>
      <w:bookmarkStart w:id="629" w:name="_Toc132901076"/>
      <w:r>
        <w:rPr>
          <w:rFonts w:hint="eastAsia"/>
        </w:rPr>
        <w:t>4</w:t>
      </w:r>
      <w:r>
        <w:t xml:space="preserve">.4.2 </w:t>
      </w:r>
      <w:r>
        <w:rPr>
          <w:rFonts w:hint="eastAsia"/>
        </w:rPr>
        <w:t>双分量情形</w:t>
      </w:r>
      <w:bookmarkEnd w:id="629"/>
    </w:p>
    <w:p w14:paraId="3AD74020" w14:textId="520678EF" w:rsidR="0071366A" w:rsidRDefault="00000000">
      <w:pPr>
        <w:ind w:firstLine="420"/>
      </w:pPr>
      <w:r>
        <w:rPr>
          <w:rFonts w:hint="eastAsia"/>
        </w:rPr>
        <w:t>由于连等式</w:t>
      </w:r>
      <w:r w:rsidR="00C6312D">
        <w:rPr>
          <w:noProof/>
          <w:position w:val="-30"/>
        </w:rPr>
        <w:object w:dxaOrig="3733" w:dyaOrig="740" w14:anchorId="4D2E9114">
          <v:shape id="_x0000_i1120" type="#_x0000_t75" alt="" style="width:185.55pt;height:36.35pt;mso-width-percent:0;mso-height-percent:0;mso-width-percent:0;mso-height-percent:0" o:ole="">
            <v:imagedata r:id="rId386" o:title=""/>
          </v:shape>
          <o:OLEObject Type="Embed" ProgID="Equation.DSMT4" ShapeID="_x0000_i1120" DrawAspect="Content" ObjectID="_1743528517" r:id="rId387"/>
        </w:object>
      </w:r>
      <w:r>
        <w:rPr>
          <w:rFonts w:hint="eastAsia"/>
        </w:rPr>
        <w:t>，通过附录</w:t>
      </w:r>
      <w:r>
        <w:rPr>
          <w:rFonts w:hint="eastAsia"/>
        </w:rPr>
        <w:t>B</w:t>
      </w:r>
      <w:r>
        <w:rPr>
          <w:rFonts w:hint="eastAsia"/>
        </w:rPr>
        <w:t>的证明过程可以推导出</w:t>
      </w:r>
      <w:r w:rsidR="00C6312D">
        <w:rPr>
          <w:noProof/>
          <w:position w:val="-32"/>
        </w:rPr>
        <w:object w:dxaOrig="4288" w:dyaOrig="901" w14:anchorId="13FF801B">
          <v:shape id="_x0000_i1119" type="#_x0000_t75" alt="" style="width:214.5pt;height:46pt;mso-width-percent:0;mso-height-percent:0;mso-width-percent:0;mso-height-percent:0" o:ole="">
            <v:imagedata r:id="rId388" o:title=""/>
          </v:shape>
          <o:OLEObject Type="Embed" ProgID="Equation.DSMT4" ShapeID="_x0000_i1119" DrawAspect="Content" ObjectID="_1743528518" r:id="rId389"/>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ins w:id="630" w:author="盛周 强" w:date="2023-04-20T16:40:00Z">
        <w:r w:rsidR="00ED5BD2" w:rsidRPr="00ED5BD2">
          <w:rPr>
            <w:iCs/>
          </w:rPr>
          <w:instrText>(</w:instrText>
        </w:r>
        <w:r w:rsidR="00ED5BD2" w:rsidRPr="00ED5BD2">
          <w:rPr>
            <w:iCs/>
            <w:rPrChange w:id="631" w:author="盛周 强" w:date="2023-04-20T16:40:00Z">
              <w:rPr>
                <w:noProof/>
              </w:rPr>
            </w:rPrChange>
          </w:rPr>
          <w:instrText>28</w:instrText>
        </w:r>
        <w:r w:rsidR="00ED5BD2" w:rsidRPr="00ED5BD2">
          <w:rPr>
            <w:iCs/>
          </w:rPr>
          <w:instrText>)</w:instrText>
        </w:r>
      </w:ins>
      <w:del w:id="632" w:author="盛周 强" w:date="2023-04-20T16:40:00Z">
        <w:r w:rsidDel="00ED5BD2">
          <w:rPr>
            <w:iCs/>
          </w:rPr>
          <w:delInstrText>(28)</w:delInstrText>
        </w:r>
      </w:del>
      <w:r>
        <w:rPr>
          <w:iCs/>
        </w:rPr>
        <w:fldChar w:fldCharType="end"/>
      </w:r>
      <w:r>
        <w:rPr>
          <w:iCs/>
        </w:rPr>
        <w:fldChar w:fldCharType="end"/>
      </w:r>
      <w:r>
        <w:rPr>
          <w:rFonts w:hint="eastAsia"/>
          <w:iCs/>
        </w:rPr>
        <w:t>可以被化解为：</w:t>
      </w:r>
    </w:p>
    <w:p w14:paraId="2E8356D7" w14:textId="3F463617" w:rsidR="0071366A" w:rsidRDefault="00000000">
      <w:pPr>
        <w:pStyle w:val="MTDisplayEquation"/>
      </w:pPr>
      <w:r>
        <w:tab/>
      </w:r>
      <w:r w:rsidR="00C6312D">
        <w:rPr>
          <w:noProof/>
          <w:position w:val="-42"/>
        </w:rPr>
        <w:object w:dxaOrig="6058" w:dyaOrig="941" w14:anchorId="43B5B2D3">
          <v:shape id="_x0000_i1118" type="#_x0000_t75" alt="" style="width:302.1pt;height:47.5pt;mso-width-percent:0;mso-height-percent:0;mso-width-percent:0;mso-height-percent:0" o:ole="">
            <v:imagedata r:id="rId390" o:title=""/>
          </v:shape>
          <o:OLEObject Type="Embed" ProgID="Equation.DSMT4" ShapeID="_x0000_i1118" DrawAspect="Content" ObjectID="_1743528519" r:id="rId3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3" w:name="ZEqnNum863258"/>
      <w:r>
        <w:instrText>(</w:instrText>
      </w:r>
      <w:fldSimple w:instr=" SEQ MTEqn \c \* Arabic \* MERGEFORMAT ">
        <w:r w:rsidR="00ED5BD2">
          <w:rPr>
            <w:noProof/>
          </w:rPr>
          <w:instrText>33</w:instrText>
        </w:r>
      </w:fldSimple>
      <w:r>
        <w:instrText>)</w:instrText>
      </w:r>
      <w:bookmarkEnd w:id="633"/>
      <w:r>
        <w:fldChar w:fldCharType="end"/>
      </w:r>
    </w:p>
    <w:p w14:paraId="7AE9E910" w14:textId="77777777" w:rsidR="0071366A" w:rsidRDefault="00000000">
      <w:pPr>
        <w:ind w:firstLineChars="0" w:firstLine="0"/>
      </w:pPr>
      <w:r>
        <w:rPr>
          <w:rFonts w:hint="eastAsia"/>
        </w:rPr>
        <w:t>其中，</w:t>
      </w:r>
      <w:r w:rsidR="00C6312D">
        <w:rPr>
          <w:noProof/>
          <w:position w:val="-12"/>
        </w:rPr>
        <w:object w:dxaOrig="1818" w:dyaOrig="402" w14:anchorId="4E1076BD">
          <v:shape id="_x0000_i1117" type="#_x0000_t75" alt="" style="width:91.3pt;height:19.3pt;mso-width-percent:0;mso-height-percent:0;mso-width-percent:0;mso-height-percent:0" o:ole="">
            <v:imagedata r:id="rId392" o:title=""/>
          </v:shape>
          <o:OLEObject Type="Embed" ProgID="Equation.DSMT4" ShapeID="_x0000_i1117" DrawAspect="Content" ObjectID="_1743528520" r:id="rId393"/>
        </w:object>
      </w:r>
      <w:r>
        <w:rPr>
          <w:rFonts w:hint="eastAsia"/>
        </w:rPr>
        <w:t>。</w:t>
      </w:r>
    </w:p>
    <w:p w14:paraId="1EB8DD30" w14:textId="0CECE5AA" w:rsidR="0071366A" w:rsidRDefault="00000000">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ins w:id="634" w:author="盛周 强" w:date="2023-04-20T16:40:00Z">
        <w:r w:rsidR="00ED5BD2" w:rsidRPr="00ED5BD2">
          <w:rPr>
            <w:iCs/>
          </w:rPr>
          <w:instrText>(</w:instrText>
        </w:r>
        <w:r w:rsidR="00ED5BD2" w:rsidRPr="00ED5BD2">
          <w:rPr>
            <w:iCs/>
            <w:rPrChange w:id="635" w:author="盛周 强" w:date="2023-04-20T16:40:00Z">
              <w:rPr>
                <w:noProof/>
              </w:rPr>
            </w:rPrChange>
          </w:rPr>
          <w:instrText>24</w:instrText>
        </w:r>
        <w:r w:rsidR="00ED5BD2" w:rsidRPr="00ED5BD2">
          <w:rPr>
            <w:iCs/>
          </w:rPr>
          <w:instrText>)</w:instrText>
        </w:r>
      </w:ins>
      <w:del w:id="636" w:author="盛周 强" w:date="2023-04-20T16:40:00Z">
        <w:r w:rsidDel="00ED5BD2">
          <w:rPr>
            <w:iCs/>
          </w:rPr>
          <w:delInstrText>(24)</w:delInstrText>
        </w:r>
      </w:del>
      <w:r>
        <w:rPr>
          <w:iCs/>
        </w:rPr>
        <w:fldChar w:fldCharType="end"/>
      </w:r>
      <w:r>
        <w:rPr>
          <w:iCs/>
        </w:rPr>
        <w:fldChar w:fldCharType="end"/>
      </w:r>
      <w:r>
        <w:rPr>
          <w:rFonts w:hint="eastAsia"/>
          <w:iCs/>
        </w:rPr>
        <w:t>和公式</w:t>
      </w:r>
      <w:r>
        <w:fldChar w:fldCharType="begin"/>
      </w:r>
      <w:r>
        <w:instrText xml:space="preserve"> GOTOBUTTON ZEqnNum863258  \* MERGEFORMAT </w:instrText>
      </w:r>
      <w:fldSimple w:instr=" REF ZEqnNum863258 \* Charformat \! \* MERGEFORMAT ">
        <w:r w:rsidR="00ED5BD2">
          <w:instrText>(33)</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ins w:id="637" w:author="盛周 强" w:date="2023-04-20T16:40:00Z">
        <w:r w:rsidR="00ED5BD2" w:rsidRPr="00ED5BD2">
          <w:rPr>
            <w:iCs/>
          </w:rPr>
          <w:instrText>(</w:instrText>
        </w:r>
        <w:r w:rsidR="00ED5BD2" w:rsidRPr="00ED5BD2">
          <w:rPr>
            <w:iCs/>
            <w:rPrChange w:id="638" w:author="盛周 强" w:date="2023-04-20T16:40:00Z">
              <w:rPr>
                <w:noProof/>
              </w:rPr>
            </w:rPrChange>
          </w:rPr>
          <w:instrText>7</w:instrText>
        </w:r>
        <w:r w:rsidR="00ED5BD2" w:rsidRPr="00ED5BD2">
          <w:rPr>
            <w:iCs/>
          </w:rPr>
          <w:instrText>)</w:instrText>
        </w:r>
      </w:ins>
      <w:del w:id="639" w:author="盛周 强" w:date="2023-04-20T16:40:00Z">
        <w:r w:rsidDel="00ED5BD2">
          <w:rPr>
            <w:iCs/>
          </w:rPr>
          <w:delInstrText>(7)</w:delInstrText>
        </w:r>
      </w:del>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0338CFF8" w:rsidR="0071366A" w:rsidRDefault="00000000">
      <w:pPr>
        <w:pStyle w:val="MTDisplayEquation"/>
      </w:pPr>
      <w:r>
        <w:lastRenderedPageBreak/>
        <w:tab/>
      </w:r>
      <w:r w:rsidR="00C6312D">
        <w:rPr>
          <w:noProof/>
          <w:position w:val="-148"/>
        </w:rPr>
        <w:object w:dxaOrig="7498" w:dyaOrig="3347" w14:anchorId="358B7BB1">
          <v:shape id="_x0000_i1116" type="#_x0000_t75" alt="" style="width:374.85pt;height:167.75pt;mso-width-percent:0;mso-height-percent:0;mso-width-percent:0;mso-height-percent:0" o:ole="">
            <v:imagedata r:id="rId394" o:title=""/>
          </v:shape>
          <o:OLEObject Type="Embed" ProgID="Equation.DSMT4" ShapeID="_x0000_i1116" DrawAspect="Content" ObjectID="_1743528521" r:id="rId3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0" w:name="ZEqnNum708977"/>
      <w:r>
        <w:instrText>(</w:instrText>
      </w:r>
      <w:fldSimple w:instr=" SEQ MTEqn \c \* Arabic \* MERGEFORMAT ">
        <w:r w:rsidR="00ED5BD2">
          <w:rPr>
            <w:noProof/>
          </w:rPr>
          <w:instrText>34</w:instrText>
        </w:r>
      </w:fldSimple>
      <w:r>
        <w:instrText>)</w:instrText>
      </w:r>
      <w:bookmarkEnd w:id="640"/>
      <w:r>
        <w:fldChar w:fldCharType="end"/>
      </w:r>
    </w:p>
    <w:p w14:paraId="454720A2" w14:textId="4BE049B2" w:rsidR="0071366A" w:rsidRDefault="00000000">
      <w:pPr>
        <w:ind w:firstLineChars="0" w:firstLine="0"/>
      </w:pPr>
      <w:r>
        <w:rPr>
          <w:rFonts w:hint="eastAsia"/>
        </w:rPr>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中找到：</w:t>
      </w:r>
    </w:p>
    <w:p w14:paraId="54BBB66D" w14:textId="7EB013E7" w:rsidR="0071366A" w:rsidRDefault="00000000">
      <w:pPr>
        <w:pStyle w:val="MTDisplayEquation"/>
      </w:pPr>
      <w:r>
        <w:tab/>
      </w:r>
      <w:r w:rsidR="00C6312D">
        <w:rPr>
          <w:noProof/>
          <w:position w:val="-24"/>
        </w:rPr>
        <w:object w:dxaOrig="1528" w:dyaOrig="619" w14:anchorId="6CA80F68">
          <v:shape id="_x0000_i1115" type="#_x0000_t75" alt="" style="width:77.2pt;height:30.45pt;mso-width-percent:0;mso-height-percent:0;mso-width-percent:0;mso-height-percent:0" o:ole="">
            <v:imagedata r:id="rId396" o:title=""/>
          </v:shape>
          <o:OLEObject Type="Embed" ProgID="Equation.DSMT4" ShapeID="_x0000_i1115" DrawAspect="Content" ObjectID="_1743528522"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1" w:name="ZEqnNum878319"/>
      <w:r>
        <w:instrText>(</w:instrText>
      </w:r>
      <w:fldSimple w:instr=" SEQ MTEqn \c \* Arabic \* MERGEFORMAT ">
        <w:r w:rsidR="00ED5BD2">
          <w:rPr>
            <w:noProof/>
          </w:rPr>
          <w:instrText>35</w:instrText>
        </w:r>
      </w:fldSimple>
      <w:r>
        <w:instrText>)</w:instrText>
      </w:r>
      <w:bookmarkEnd w:id="641"/>
      <w:r>
        <w:fldChar w:fldCharType="end"/>
      </w:r>
    </w:p>
    <w:p w14:paraId="05865171" w14:textId="2939628C" w:rsidR="0071366A" w:rsidRDefault="00000000">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ins w:id="642" w:author="盛周 强" w:date="2023-04-20T16:40:00Z">
        <w:r w:rsidR="00ED5BD2" w:rsidRPr="00ED5BD2">
          <w:rPr>
            <w:iCs/>
          </w:rPr>
          <w:instrText>(</w:instrText>
        </w:r>
        <w:r w:rsidR="00ED5BD2" w:rsidRPr="00ED5BD2">
          <w:rPr>
            <w:iCs/>
            <w:rPrChange w:id="643" w:author="盛周 强" w:date="2023-04-20T16:40:00Z">
              <w:rPr>
                <w:noProof/>
              </w:rPr>
            </w:rPrChange>
          </w:rPr>
          <w:instrText>34</w:instrText>
        </w:r>
        <w:r w:rsidR="00ED5BD2" w:rsidRPr="00ED5BD2">
          <w:rPr>
            <w:iCs/>
          </w:rPr>
          <w:instrText>)</w:instrText>
        </w:r>
      </w:ins>
      <w:del w:id="644" w:author="盛周 强" w:date="2023-04-20T16:40:00Z">
        <w:r w:rsidDel="00ED5BD2">
          <w:rPr>
            <w:iCs/>
          </w:rPr>
          <w:delInstrText>(34)</w:delInstrText>
        </w:r>
      </w:del>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ins w:id="645" w:author="盛周 强" w:date="2023-04-20T16:40:00Z">
        <w:r w:rsidR="00ED5BD2" w:rsidRPr="00ED5BD2">
          <w:rPr>
            <w:iCs/>
          </w:rPr>
          <w:instrText>(</w:instrText>
        </w:r>
        <w:r w:rsidR="00ED5BD2" w:rsidRPr="00ED5BD2">
          <w:rPr>
            <w:iCs/>
            <w:rPrChange w:id="646" w:author="盛周 强" w:date="2023-04-20T16:40:00Z">
              <w:rPr>
                <w:noProof/>
              </w:rPr>
            </w:rPrChange>
          </w:rPr>
          <w:instrText>35</w:instrText>
        </w:r>
        <w:r w:rsidR="00ED5BD2" w:rsidRPr="00ED5BD2">
          <w:rPr>
            <w:iCs/>
          </w:rPr>
          <w:instrText>)</w:instrText>
        </w:r>
      </w:ins>
      <w:del w:id="647" w:author="盛周 强" w:date="2023-04-20T16:40:00Z">
        <w:r w:rsidDel="00ED5BD2">
          <w:rPr>
            <w:iCs/>
          </w:rPr>
          <w:delInstrText>(35)</w:delInstrText>
        </w:r>
      </w:del>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ins w:id="648" w:author="盛周 强" w:date="2023-04-20T16:40:00Z">
        <w:r w:rsidR="00ED5BD2" w:rsidRPr="00ED5BD2">
          <w:rPr>
            <w:iCs/>
          </w:rPr>
          <w:instrText>(</w:instrText>
        </w:r>
        <w:r w:rsidR="00ED5BD2" w:rsidRPr="00ED5BD2">
          <w:rPr>
            <w:iCs/>
            <w:rPrChange w:id="649" w:author="盛周 强" w:date="2023-04-20T16:40:00Z">
              <w:rPr>
                <w:noProof/>
              </w:rPr>
            </w:rPrChange>
          </w:rPr>
          <w:instrText>10</w:instrText>
        </w:r>
        <w:r w:rsidR="00ED5BD2" w:rsidRPr="00ED5BD2">
          <w:rPr>
            <w:iCs/>
          </w:rPr>
          <w:instrText>)</w:instrText>
        </w:r>
      </w:ins>
      <w:del w:id="650" w:author="盛周 强" w:date="2023-04-20T16:40:00Z">
        <w:r w:rsidDel="00ED5BD2">
          <w:rPr>
            <w:iCs/>
          </w:rPr>
          <w:delInstrText>(10)</w:delInstrText>
        </w:r>
      </w:del>
      <w:r>
        <w:rPr>
          <w:iCs/>
        </w:rPr>
        <w:fldChar w:fldCharType="end"/>
      </w:r>
      <w:r>
        <w:rPr>
          <w:iCs/>
        </w:rPr>
        <w:fldChar w:fldCharType="end"/>
      </w:r>
      <w:r>
        <w:rPr>
          <w:rFonts w:hint="eastAsia"/>
        </w:rPr>
        <w:t>中，可以解出对于双分量不等式模型的解：</w:t>
      </w:r>
    </w:p>
    <w:p w14:paraId="0CEF15F9" w14:textId="21002004" w:rsidR="0071366A" w:rsidRDefault="00000000">
      <w:pPr>
        <w:pStyle w:val="MTDisplayEquation"/>
      </w:pPr>
      <w:r>
        <w:tab/>
      </w:r>
      <w:r w:rsidR="00C6312D">
        <w:rPr>
          <w:noProof/>
          <w:position w:val="-24"/>
        </w:rPr>
        <w:object w:dxaOrig="2381" w:dyaOrig="821" w14:anchorId="2C6B5387">
          <v:shape id="_x0000_i1114" type="#_x0000_t75" alt="" style="width:119.5pt;height:41.55pt;mso-width-percent:0;mso-height-percent:0;mso-width-percent:0;mso-height-percent:0" o:ole="">
            <v:imagedata r:id="rId398" o:title=""/>
          </v:shape>
          <o:OLEObject Type="Embed" ProgID="Equation.DSMT4" ShapeID="_x0000_i1114" DrawAspect="Content" ObjectID="_1743528523" r:id="rId3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36</w:instrText>
        </w:r>
      </w:fldSimple>
      <w:r>
        <w:instrText>)</w:instrText>
      </w:r>
      <w:r>
        <w:fldChar w:fldCharType="end"/>
      </w:r>
    </w:p>
    <w:p w14:paraId="33A1A2F1" w14:textId="77777777" w:rsidR="0071366A" w:rsidRDefault="00000000">
      <w:pPr>
        <w:ind w:firstLineChars="0" w:firstLine="0"/>
      </w:pPr>
      <w:r>
        <w:rPr>
          <w:rFonts w:hint="eastAsia"/>
        </w:rPr>
        <w:t>其中，这个不等式隐含着</w:t>
      </w:r>
      <w:r w:rsidR="00C6312D">
        <w:rPr>
          <w:noProof/>
          <w:position w:val="-12"/>
        </w:rPr>
        <w:object w:dxaOrig="1818" w:dyaOrig="402" w14:anchorId="05C0706A">
          <v:shape id="_x0000_i1113" type="#_x0000_t75" alt="" style="width:91.3pt;height:19.3pt;mso-width-percent:0;mso-height-percent:0;mso-width-percent:0;mso-height-percent:0" o:ole="">
            <v:imagedata r:id="rId400" o:title=""/>
          </v:shape>
          <o:OLEObject Type="Embed" ProgID="Equation.DSMT4" ShapeID="_x0000_i1113" DrawAspect="Content" ObjectID="_1743528524" r:id="rId401"/>
        </w:object>
      </w:r>
      <w:r>
        <w:rPr>
          <w:rFonts w:hint="eastAsia"/>
        </w:rPr>
        <w:t>。</w:t>
      </w:r>
    </w:p>
    <w:p w14:paraId="4A078998" w14:textId="38AD2C27" w:rsidR="0071366A" w:rsidRDefault="00000000">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ins w:id="651" w:author="盛周 强" w:date="2023-04-20T16:40:00Z">
        <w:r w:rsidR="00ED5BD2" w:rsidRPr="00B51425">
          <w:rPr>
            <w:rFonts w:cs="Times New Roman"/>
            <w:szCs w:val="21"/>
            <w:rPrChange w:id="652" w:author="盛周 强" w:date="2023-04-20T16:13:00Z">
              <w:rPr>
                <w:rFonts w:hint="eastAsia"/>
              </w:rPr>
            </w:rPrChange>
          </w:rPr>
          <w:t>表格</w:t>
        </w:r>
        <w:r w:rsidR="00ED5BD2" w:rsidRPr="00B51425">
          <w:rPr>
            <w:rFonts w:cs="Times New Roman"/>
            <w:szCs w:val="21"/>
            <w:rPrChange w:id="653" w:author="盛周 强" w:date="2023-04-20T16:13:00Z">
              <w:rPr>
                <w:rFonts w:hint="eastAsia"/>
              </w:rPr>
            </w:rPrChange>
          </w:rPr>
          <w:t xml:space="preserve"> </w:t>
        </w:r>
        <w:r w:rsidR="00ED5BD2">
          <w:rPr>
            <w:rFonts w:cs="Times New Roman"/>
            <w:noProof/>
            <w:szCs w:val="21"/>
          </w:rPr>
          <w:t>1</w:t>
        </w:r>
        <w:r w:rsidR="00ED5BD2" w:rsidRPr="00ED5BD2">
          <w:rPr>
            <w:rFonts w:cs="Times New Roman"/>
            <w:szCs w:val="21"/>
          </w:rPr>
          <w:t xml:space="preserve"> </w:t>
        </w:r>
        <w:r w:rsidR="00ED5BD2" w:rsidRPr="00B51425">
          <w:rPr>
            <w:rFonts w:cs="Times New Roman"/>
            <w:szCs w:val="21"/>
            <w:rPrChange w:id="654" w:author="盛周 强" w:date="2023-04-20T16:13:00Z">
              <w:rPr>
                <w:rFonts w:hint="eastAsia"/>
              </w:rPr>
            </w:rPrChange>
          </w:rPr>
          <w:t>含零期望平稳噪声的单</w:t>
        </w:r>
        <w:r w:rsidR="00ED5BD2" w:rsidRPr="00B51425">
          <w:rPr>
            <w:rFonts w:cs="Times New Roman"/>
            <w:szCs w:val="21"/>
            <w:rPrChange w:id="655" w:author="盛周 强" w:date="2023-04-20T16:13:00Z">
              <w:rPr>
                <w:rFonts w:hint="eastAsia"/>
              </w:rPr>
            </w:rPrChange>
          </w:rPr>
          <w:t>/</w:t>
        </w:r>
        <w:r w:rsidR="00ED5BD2" w:rsidRPr="00B51425">
          <w:rPr>
            <w:rFonts w:cs="Times New Roman"/>
            <w:szCs w:val="21"/>
            <w:rPrChange w:id="656" w:author="盛周 强" w:date="2023-04-20T16:13:00Z">
              <w:rPr>
                <w:rFonts w:hint="eastAsia"/>
              </w:rPr>
            </w:rPrChange>
          </w:rPr>
          <w:t>双分量</w:t>
        </w:r>
        <w:r w:rsidR="00ED5BD2" w:rsidRPr="00B51425">
          <w:rPr>
            <w:rFonts w:cs="Times New Roman"/>
            <w:szCs w:val="21"/>
            <w:rPrChange w:id="657" w:author="盛周 强" w:date="2023-04-20T16:13:00Z">
              <w:rPr>
                <w:rFonts w:hint="eastAsia"/>
              </w:rPr>
            </w:rPrChange>
          </w:rPr>
          <w:t>LFM</w:t>
        </w:r>
        <w:r w:rsidR="00ED5BD2" w:rsidRPr="00B51425">
          <w:rPr>
            <w:rFonts w:cs="Times New Roman"/>
            <w:szCs w:val="21"/>
            <w:rPrChange w:id="658" w:author="盛周 强" w:date="2023-04-20T16:13:00Z">
              <w:rPr>
                <w:rFonts w:hint="eastAsia"/>
              </w:rPr>
            </w:rPrChange>
          </w:rPr>
          <w:t>信号不等式模型解</w:t>
        </w:r>
      </w:ins>
      <w:del w:id="659" w:author="盛周 强" w:date="2023-04-20T16:40:00Z">
        <w:r w:rsidDel="00ED5BD2">
          <w:rPr>
            <w:rFonts w:hint="eastAsia"/>
          </w:rPr>
          <w:delText>表格</w:delText>
        </w:r>
        <w:r w:rsidDel="00ED5BD2">
          <w:rPr>
            <w:rFonts w:hint="eastAsia"/>
          </w:rPr>
          <w:delText xml:space="preserve"> </w:delText>
        </w:r>
        <w:r w:rsidDel="00ED5BD2">
          <w:delText xml:space="preserve">1 </w:delText>
        </w:r>
        <w:r w:rsidDel="00ED5BD2">
          <w:rPr>
            <w:rFonts w:hint="eastAsia"/>
          </w:rPr>
          <w:delText>含零期望平稳噪声的单</w:delText>
        </w:r>
        <w:r w:rsidDel="00ED5BD2">
          <w:rPr>
            <w:rFonts w:hint="eastAsia"/>
          </w:rPr>
          <w:delText>/</w:delText>
        </w:r>
        <w:r w:rsidDel="00ED5BD2">
          <w:rPr>
            <w:rFonts w:hint="eastAsia"/>
          </w:rPr>
          <w:delText>双分量</w:delText>
        </w:r>
        <w:r w:rsidDel="00ED5BD2">
          <w:rPr>
            <w:rFonts w:hint="eastAsia"/>
          </w:rPr>
          <w:delText>LFM</w:delText>
        </w:r>
        <w:r w:rsidDel="00ED5BD2">
          <w:rPr>
            <w:rFonts w:hint="eastAsia"/>
          </w:rPr>
          <w:delText>信号不等式模型解</w:delText>
        </w:r>
      </w:del>
      <w:r>
        <w:fldChar w:fldCharType="end"/>
      </w:r>
      <w:r>
        <w:rPr>
          <w:rFonts w:hint="eastAsia"/>
        </w:rPr>
        <w:t>是一个对不等式模型解和相关</w:t>
      </w:r>
      <w:r>
        <w:rPr>
          <w:rFonts w:hint="eastAsia"/>
        </w:rPr>
        <w:t>LCT</w:t>
      </w:r>
      <w:r>
        <w:rPr>
          <w:rFonts w:hint="eastAsia"/>
        </w:rPr>
        <w:t>自由变量约束的总结。</w:t>
      </w:r>
    </w:p>
    <w:p w14:paraId="1E366383" w14:textId="19CF67EA" w:rsidR="0071366A" w:rsidRPr="00B51425" w:rsidRDefault="00000000" w:rsidP="00B51425">
      <w:pPr>
        <w:pStyle w:val="a3"/>
        <w:keepNext/>
        <w:ind w:firstLineChars="0" w:firstLine="0"/>
        <w:jc w:val="center"/>
        <w:rPr>
          <w:rFonts w:ascii="Times New Roman" w:hAnsi="Times New Roman" w:cs="Times New Roman"/>
          <w:sz w:val="21"/>
          <w:szCs w:val="21"/>
          <w:rPrChange w:id="660" w:author="盛周 强" w:date="2023-04-20T16:13:00Z">
            <w:rPr/>
          </w:rPrChange>
        </w:rPr>
        <w:pPrChange w:id="661" w:author="盛周 强" w:date="2023-04-20T16:13:00Z">
          <w:pPr>
            <w:pStyle w:val="a3"/>
            <w:keepNext/>
            <w:ind w:firstLineChars="0" w:firstLine="0"/>
            <w:jc w:val="left"/>
          </w:pPr>
        </w:pPrChange>
      </w:pPr>
      <w:bookmarkStart w:id="662" w:name="_Ref131626102"/>
      <w:commentRangeStart w:id="663"/>
      <w:r w:rsidRPr="00B51425">
        <w:rPr>
          <w:rFonts w:ascii="Times New Roman" w:hAnsi="Times New Roman" w:cs="Times New Roman"/>
          <w:sz w:val="21"/>
          <w:szCs w:val="21"/>
          <w:rPrChange w:id="664" w:author="盛周 强" w:date="2023-04-20T16:13:00Z">
            <w:rPr>
              <w:rFonts w:hint="eastAsia"/>
            </w:rPr>
          </w:rPrChange>
        </w:rPr>
        <w:t>表格</w:t>
      </w:r>
      <w:r w:rsidRPr="00B51425">
        <w:rPr>
          <w:rFonts w:ascii="Times New Roman" w:hAnsi="Times New Roman" w:cs="Times New Roman"/>
          <w:sz w:val="21"/>
          <w:szCs w:val="21"/>
          <w:rPrChange w:id="665" w:author="盛周 强" w:date="2023-04-20T16:13:00Z">
            <w:rPr>
              <w:rFonts w:hint="eastAsia"/>
            </w:rPr>
          </w:rPrChange>
        </w:rPr>
        <w:t xml:space="preserve"> </w:t>
      </w:r>
      <w:r w:rsidRPr="00B51425">
        <w:rPr>
          <w:rFonts w:ascii="Times New Roman" w:hAnsi="Times New Roman" w:cs="Times New Roman"/>
          <w:sz w:val="21"/>
          <w:szCs w:val="21"/>
          <w:rPrChange w:id="666" w:author="盛周 强" w:date="2023-04-20T16:13:00Z">
            <w:rPr/>
          </w:rPrChange>
        </w:rPr>
        <w:fldChar w:fldCharType="begin"/>
      </w:r>
      <w:r w:rsidRPr="00B51425">
        <w:rPr>
          <w:rFonts w:ascii="Times New Roman" w:hAnsi="Times New Roman" w:cs="Times New Roman"/>
          <w:sz w:val="21"/>
          <w:szCs w:val="21"/>
          <w:rPrChange w:id="667" w:author="盛周 强" w:date="2023-04-20T16:13:00Z">
            <w:rPr/>
          </w:rPrChange>
        </w:rPr>
        <w:instrText xml:space="preserve"> </w:instrText>
      </w:r>
      <w:r w:rsidRPr="00B51425">
        <w:rPr>
          <w:rFonts w:ascii="Times New Roman" w:hAnsi="Times New Roman" w:cs="Times New Roman"/>
          <w:sz w:val="21"/>
          <w:szCs w:val="21"/>
          <w:rPrChange w:id="668" w:author="盛周 强" w:date="2023-04-20T16:13:00Z">
            <w:rPr>
              <w:rFonts w:hint="eastAsia"/>
            </w:rPr>
          </w:rPrChange>
        </w:rPr>
        <w:instrText xml:space="preserve">SEQ </w:instrText>
      </w:r>
      <w:r w:rsidRPr="00B51425">
        <w:rPr>
          <w:rFonts w:ascii="Times New Roman" w:hAnsi="Times New Roman" w:cs="Times New Roman"/>
          <w:sz w:val="21"/>
          <w:szCs w:val="21"/>
          <w:rPrChange w:id="669" w:author="盛周 强" w:date="2023-04-20T16:13:00Z">
            <w:rPr>
              <w:rFonts w:hint="eastAsia"/>
            </w:rPr>
          </w:rPrChange>
        </w:rPr>
        <w:instrText>表格</w:instrText>
      </w:r>
      <w:r w:rsidRPr="00B51425">
        <w:rPr>
          <w:rFonts w:ascii="Times New Roman" w:hAnsi="Times New Roman" w:cs="Times New Roman"/>
          <w:sz w:val="21"/>
          <w:szCs w:val="21"/>
          <w:rPrChange w:id="670" w:author="盛周 强" w:date="2023-04-20T16:13:00Z">
            <w:rPr>
              <w:rFonts w:hint="eastAsia"/>
            </w:rPr>
          </w:rPrChange>
        </w:rPr>
        <w:instrText xml:space="preserve"> \* ARABIC</w:instrText>
      </w:r>
      <w:r w:rsidRPr="00B51425">
        <w:rPr>
          <w:rFonts w:ascii="Times New Roman" w:hAnsi="Times New Roman" w:cs="Times New Roman"/>
          <w:sz w:val="21"/>
          <w:szCs w:val="21"/>
          <w:rPrChange w:id="671" w:author="盛周 强" w:date="2023-04-20T16:13:00Z">
            <w:rPr/>
          </w:rPrChange>
        </w:rPr>
        <w:instrText xml:space="preserve"> </w:instrText>
      </w:r>
      <w:r w:rsidRPr="00B51425">
        <w:rPr>
          <w:rFonts w:ascii="Times New Roman" w:hAnsi="Times New Roman" w:cs="Times New Roman"/>
          <w:sz w:val="21"/>
          <w:szCs w:val="21"/>
          <w:rPrChange w:id="672" w:author="盛周 强" w:date="2023-04-20T16:13:00Z">
            <w:rPr/>
          </w:rPrChange>
        </w:rPr>
        <w:fldChar w:fldCharType="separate"/>
      </w:r>
      <w:ins w:id="673" w:author="盛周 强" w:date="2023-04-20T16:40:00Z">
        <w:r w:rsidR="00ED5BD2">
          <w:rPr>
            <w:rFonts w:ascii="Times New Roman" w:hAnsi="Times New Roman" w:cs="Times New Roman"/>
            <w:noProof/>
            <w:sz w:val="21"/>
            <w:szCs w:val="21"/>
          </w:rPr>
          <w:t>1</w:t>
        </w:r>
      </w:ins>
      <w:del w:id="674" w:author="盛周 强" w:date="2023-04-20T16:40:00Z">
        <w:r w:rsidRPr="00B51425" w:rsidDel="00ED5BD2">
          <w:rPr>
            <w:rFonts w:ascii="Times New Roman" w:hAnsi="Times New Roman" w:cs="Times New Roman"/>
            <w:noProof/>
            <w:sz w:val="21"/>
            <w:szCs w:val="21"/>
            <w:rPrChange w:id="675" w:author="盛周 强" w:date="2023-04-20T16:13:00Z">
              <w:rPr/>
            </w:rPrChange>
          </w:rPr>
          <w:delText>1</w:delText>
        </w:r>
      </w:del>
      <w:r w:rsidRPr="00B51425">
        <w:rPr>
          <w:rFonts w:ascii="Times New Roman" w:hAnsi="Times New Roman" w:cs="Times New Roman"/>
          <w:sz w:val="21"/>
          <w:szCs w:val="21"/>
          <w:rPrChange w:id="676" w:author="盛周 强" w:date="2023-04-20T16:13:00Z">
            <w:rPr/>
          </w:rPrChange>
        </w:rPr>
        <w:fldChar w:fldCharType="end"/>
      </w:r>
      <w:r w:rsidRPr="00B51425">
        <w:rPr>
          <w:rFonts w:ascii="Times New Roman" w:hAnsi="Times New Roman" w:cs="Times New Roman"/>
          <w:sz w:val="21"/>
          <w:szCs w:val="21"/>
          <w:rPrChange w:id="677" w:author="盛周 强" w:date="2023-04-20T16:13:00Z">
            <w:rPr/>
          </w:rPrChange>
        </w:rPr>
        <w:t xml:space="preserve"> </w:t>
      </w:r>
      <w:r w:rsidRPr="00B51425">
        <w:rPr>
          <w:rFonts w:ascii="Times New Roman" w:hAnsi="Times New Roman" w:cs="Times New Roman"/>
          <w:sz w:val="21"/>
          <w:szCs w:val="21"/>
          <w:rPrChange w:id="678" w:author="盛周 强" w:date="2023-04-20T16:13:00Z">
            <w:rPr>
              <w:rFonts w:hint="eastAsia"/>
            </w:rPr>
          </w:rPrChange>
        </w:rPr>
        <w:t>含零期望平稳噪声的单</w:t>
      </w:r>
      <w:r w:rsidRPr="00B51425">
        <w:rPr>
          <w:rFonts w:ascii="Times New Roman" w:hAnsi="Times New Roman" w:cs="Times New Roman"/>
          <w:sz w:val="21"/>
          <w:szCs w:val="21"/>
          <w:rPrChange w:id="679" w:author="盛周 强" w:date="2023-04-20T16:13:00Z">
            <w:rPr>
              <w:rFonts w:hint="eastAsia"/>
            </w:rPr>
          </w:rPrChange>
        </w:rPr>
        <w:t>/</w:t>
      </w:r>
      <w:r w:rsidRPr="00B51425">
        <w:rPr>
          <w:rFonts w:ascii="Times New Roman" w:hAnsi="Times New Roman" w:cs="Times New Roman"/>
          <w:sz w:val="21"/>
          <w:szCs w:val="21"/>
          <w:rPrChange w:id="680" w:author="盛周 强" w:date="2023-04-20T16:13:00Z">
            <w:rPr>
              <w:rFonts w:hint="eastAsia"/>
            </w:rPr>
          </w:rPrChange>
        </w:rPr>
        <w:t>双分量</w:t>
      </w:r>
      <w:r w:rsidRPr="00B51425">
        <w:rPr>
          <w:rFonts w:ascii="Times New Roman" w:hAnsi="Times New Roman" w:cs="Times New Roman"/>
          <w:sz w:val="21"/>
          <w:szCs w:val="21"/>
          <w:rPrChange w:id="681" w:author="盛周 强" w:date="2023-04-20T16:13:00Z">
            <w:rPr>
              <w:rFonts w:hint="eastAsia"/>
            </w:rPr>
          </w:rPrChange>
        </w:rPr>
        <w:t>LFM</w:t>
      </w:r>
      <w:r w:rsidRPr="00B51425">
        <w:rPr>
          <w:rFonts w:ascii="Times New Roman" w:hAnsi="Times New Roman" w:cs="Times New Roman"/>
          <w:sz w:val="21"/>
          <w:szCs w:val="21"/>
          <w:rPrChange w:id="682" w:author="盛周 强" w:date="2023-04-20T16:13:00Z">
            <w:rPr>
              <w:rFonts w:hint="eastAsia"/>
            </w:rPr>
          </w:rPrChange>
        </w:rPr>
        <w:t>信号不等式模型解</w:t>
      </w:r>
      <w:bookmarkEnd w:id="662"/>
      <w:commentRangeEnd w:id="663"/>
      <w:r w:rsidRPr="00B51425">
        <w:rPr>
          <w:rFonts w:ascii="Times New Roman" w:hAnsi="Times New Roman" w:cs="Times New Roman"/>
          <w:sz w:val="21"/>
          <w:szCs w:val="21"/>
          <w:rPrChange w:id="683" w:author="盛周 强" w:date="2023-04-20T16:13:00Z">
            <w:rPr/>
          </w:rPrChange>
        </w:rPr>
        <w:commentReference w:id="663"/>
      </w:r>
    </w:p>
    <w:tbl>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Change w:id="684" w:author="盛周 强" w:date="2023-04-20T15:58:00Z">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98"/>
        <w:gridCol w:w="2550"/>
        <w:gridCol w:w="4156"/>
        <w:tblGridChange w:id="685">
          <w:tblGrid>
            <w:gridCol w:w="1798"/>
            <w:gridCol w:w="2550"/>
            <w:gridCol w:w="4156"/>
          </w:tblGrid>
        </w:tblGridChange>
      </w:tblGrid>
      <w:tr w:rsidR="0071366A" w14:paraId="5848A913" w14:textId="77777777" w:rsidTr="003E1853">
        <w:tc>
          <w:tcPr>
            <w:tcW w:w="1798" w:type="dxa"/>
            <w:tcBorders>
              <w:top w:val="single" w:sz="12" w:space="0" w:color="auto"/>
              <w:bottom w:val="single" w:sz="8" w:space="0" w:color="auto"/>
            </w:tcBorders>
            <w:vAlign w:val="center"/>
            <w:tcPrChange w:id="686" w:author="盛周 强" w:date="2023-04-20T15:58:00Z">
              <w:tcPr>
                <w:tcW w:w="1798" w:type="dxa"/>
                <w:tcBorders>
                  <w:top w:val="single" w:sz="12" w:space="0" w:color="auto"/>
                  <w:bottom w:val="single" w:sz="12" w:space="0" w:color="auto"/>
                </w:tcBorders>
                <w:vAlign w:val="center"/>
              </w:tcPr>
            </w:tcPrChange>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Change w:id="687" w:author="盛周 强" w:date="2023-04-20T15:58:00Z">
              <w:tcPr>
                <w:tcW w:w="2550" w:type="dxa"/>
                <w:tcBorders>
                  <w:top w:val="single" w:sz="12" w:space="0" w:color="auto"/>
                  <w:bottom w:val="single" w:sz="12" w:space="0" w:color="auto"/>
                </w:tcBorders>
                <w:vAlign w:val="center"/>
              </w:tcPr>
            </w:tcPrChange>
          </w:tcPr>
          <w:p w14:paraId="4F334B00" w14:textId="77777777" w:rsidR="0071366A" w:rsidRDefault="00000000">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Change w:id="688" w:author="盛周 强" w:date="2023-04-20T15:58:00Z">
              <w:tcPr>
                <w:tcW w:w="4156" w:type="dxa"/>
                <w:tcBorders>
                  <w:top w:val="single" w:sz="12" w:space="0" w:color="auto"/>
                  <w:bottom w:val="single" w:sz="12" w:space="0" w:color="auto"/>
                </w:tcBorders>
                <w:vAlign w:val="center"/>
              </w:tcPr>
            </w:tcPrChange>
          </w:tcPr>
          <w:p w14:paraId="7DD10F66" w14:textId="77777777" w:rsidR="0071366A" w:rsidRDefault="00000000">
            <w:pPr>
              <w:ind w:firstLineChars="0" w:firstLine="0"/>
              <w:jc w:val="center"/>
            </w:pPr>
            <w:r>
              <w:rPr>
                <w:rFonts w:hint="eastAsia"/>
              </w:rPr>
              <w:t>双分量</w:t>
            </w:r>
          </w:p>
        </w:tc>
      </w:tr>
      <w:tr w:rsidR="0071366A" w14:paraId="003DCAB0" w14:textId="77777777" w:rsidTr="003E1853">
        <w:tc>
          <w:tcPr>
            <w:tcW w:w="1798" w:type="dxa"/>
            <w:tcBorders>
              <w:top w:val="single" w:sz="8" w:space="0" w:color="auto"/>
            </w:tcBorders>
            <w:vAlign w:val="center"/>
            <w:tcPrChange w:id="689" w:author="盛周 强" w:date="2023-04-20T15:58:00Z">
              <w:tcPr>
                <w:tcW w:w="1798" w:type="dxa"/>
                <w:tcBorders>
                  <w:top w:val="single" w:sz="12" w:space="0" w:color="auto"/>
                </w:tcBorders>
                <w:vAlign w:val="center"/>
              </w:tcPr>
            </w:tcPrChange>
          </w:tcPr>
          <w:p w14:paraId="768B22D4" w14:textId="77777777" w:rsidR="0071366A" w:rsidRDefault="00000000">
            <w:pPr>
              <w:ind w:firstLineChars="0" w:firstLine="0"/>
              <w:jc w:val="center"/>
            </w:pPr>
            <w:r>
              <w:rPr>
                <w:rFonts w:hint="eastAsia"/>
              </w:rPr>
              <w:t>模型的解</w:t>
            </w:r>
          </w:p>
        </w:tc>
        <w:tc>
          <w:tcPr>
            <w:tcW w:w="2550" w:type="dxa"/>
            <w:tcBorders>
              <w:top w:val="single" w:sz="8" w:space="0" w:color="auto"/>
            </w:tcBorders>
            <w:vAlign w:val="center"/>
            <w:tcPrChange w:id="690" w:author="盛周 强" w:date="2023-04-20T15:58:00Z">
              <w:tcPr>
                <w:tcW w:w="2550" w:type="dxa"/>
                <w:tcBorders>
                  <w:top w:val="single" w:sz="12" w:space="0" w:color="auto"/>
                </w:tcBorders>
                <w:vAlign w:val="center"/>
              </w:tcPr>
            </w:tcPrChange>
          </w:tcPr>
          <w:p w14:paraId="52C4128E" w14:textId="77777777" w:rsidR="0071366A" w:rsidRDefault="00C6312D">
            <w:pPr>
              <w:ind w:firstLineChars="0" w:firstLine="0"/>
              <w:jc w:val="center"/>
            </w:pPr>
            <w:r>
              <w:rPr>
                <w:noProof/>
                <w:position w:val="-24"/>
              </w:rPr>
              <w:object w:dxaOrig="1303" w:dyaOrig="700" w14:anchorId="5B1C67C1">
                <v:shape id="_x0000_i1112" type="#_x0000_t75" alt="" style="width:65.3pt;height:35.65pt;mso-width-percent:0;mso-height-percent:0;mso-width-percent:0;mso-height-percent:0" o:ole="">
                  <v:imagedata r:id="rId402" o:title=""/>
                </v:shape>
                <o:OLEObject Type="Embed" ProgID="Equation.DSMT4" ShapeID="_x0000_i1112" DrawAspect="Content" ObjectID="_1743528525" r:id="rId403"/>
              </w:object>
            </w:r>
          </w:p>
        </w:tc>
        <w:tc>
          <w:tcPr>
            <w:tcW w:w="4156" w:type="dxa"/>
            <w:tcBorders>
              <w:top w:val="single" w:sz="8" w:space="0" w:color="auto"/>
            </w:tcBorders>
            <w:vAlign w:val="center"/>
            <w:tcPrChange w:id="691" w:author="盛周 强" w:date="2023-04-20T15:58:00Z">
              <w:tcPr>
                <w:tcW w:w="4156" w:type="dxa"/>
                <w:tcBorders>
                  <w:top w:val="single" w:sz="12" w:space="0" w:color="auto"/>
                </w:tcBorders>
                <w:vAlign w:val="center"/>
              </w:tcPr>
            </w:tcPrChange>
          </w:tcPr>
          <w:p w14:paraId="18FD4CA9" w14:textId="77777777" w:rsidR="0071366A" w:rsidRDefault="00C6312D">
            <w:pPr>
              <w:ind w:firstLineChars="0" w:firstLine="0"/>
              <w:jc w:val="center"/>
            </w:pPr>
            <w:r>
              <w:rPr>
                <w:noProof/>
                <w:position w:val="-24"/>
              </w:rPr>
              <w:object w:dxaOrig="2381" w:dyaOrig="821" w14:anchorId="2AE1A199">
                <v:shape id="_x0000_i1111" type="#_x0000_t75" alt="" style="width:119.5pt;height:41.55pt;mso-width-percent:0;mso-height-percent:0;mso-width-percent:0;mso-height-percent:0" o:ole="">
                  <v:imagedata r:id="rId404" o:title=""/>
                </v:shape>
                <o:OLEObject Type="Embed" ProgID="Equation.DSMT4" ShapeID="_x0000_i1111" DrawAspect="Content" ObjectID="_1743528526" r:id="rId405"/>
              </w:object>
            </w:r>
          </w:p>
        </w:tc>
      </w:tr>
      <w:tr w:rsidR="0071366A" w14:paraId="774D5CEB" w14:textId="77777777" w:rsidTr="003E1853">
        <w:tc>
          <w:tcPr>
            <w:tcW w:w="1798" w:type="dxa"/>
            <w:tcBorders>
              <w:bottom w:val="single" w:sz="12" w:space="0" w:color="auto"/>
            </w:tcBorders>
            <w:vAlign w:val="center"/>
            <w:tcPrChange w:id="692" w:author="盛周 强" w:date="2023-04-20T15:58:00Z">
              <w:tcPr>
                <w:tcW w:w="1798" w:type="dxa"/>
                <w:vAlign w:val="center"/>
              </w:tcPr>
            </w:tcPrChange>
          </w:tcPr>
          <w:p w14:paraId="5D956F31" w14:textId="77777777" w:rsidR="0071366A" w:rsidRDefault="00000000">
            <w:pPr>
              <w:ind w:firstLineChars="0" w:firstLine="0"/>
              <w:jc w:val="center"/>
            </w:pPr>
            <w:r>
              <w:rPr>
                <w:rFonts w:hint="eastAsia"/>
              </w:rPr>
              <w:t>参数约束</w:t>
            </w:r>
          </w:p>
        </w:tc>
        <w:tc>
          <w:tcPr>
            <w:tcW w:w="2550" w:type="dxa"/>
            <w:tcBorders>
              <w:bottom w:val="single" w:sz="12" w:space="0" w:color="auto"/>
            </w:tcBorders>
            <w:vAlign w:val="center"/>
            <w:tcPrChange w:id="693" w:author="盛周 强" w:date="2023-04-20T15:58:00Z">
              <w:tcPr>
                <w:tcW w:w="2550" w:type="dxa"/>
                <w:vAlign w:val="center"/>
              </w:tcPr>
            </w:tcPrChange>
          </w:tcPr>
          <w:p w14:paraId="48D79FEA" w14:textId="77777777" w:rsidR="0071366A" w:rsidRDefault="00C6312D">
            <w:pPr>
              <w:ind w:firstLineChars="0" w:firstLine="0"/>
              <w:jc w:val="center"/>
            </w:pPr>
            <w:r>
              <w:rPr>
                <w:noProof/>
                <w:position w:val="-46"/>
              </w:rPr>
              <w:object w:dxaOrig="1963" w:dyaOrig="1038" w14:anchorId="1A4B853B">
                <v:shape id="_x0000_i1110" type="#_x0000_t75" alt="" style="width:98pt;height:52.7pt;mso-width-percent:0;mso-height-percent:0;mso-width-percent:0;mso-height-percent:0" o:ole="">
                  <v:imagedata r:id="rId406" o:title=""/>
                </v:shape>
                <o:OLEObject Type="Embed" ProgID="Equation.DSMT4" ShapeID="_x0000_i1110" DrawAspect="Content" ObjectID="_1743528527" r:id="rId407"/>
              </w:object>
            </w:r>
          </w:p>
        </w:tc>
        <w:tc>
          <w:tcPr>
            <w:tcW w:w="4156" w:type="dxa"/>
            <w:tcBorders>
              <w:bottom w:val="single" w:sz="12" w:space="0" w:color="auto"/>
            </w:tcBorders>
            <w:vAlign w:val="center"/>
            <w:tcPrChange w:id="694" w:author="盛周 强" w:date="2023-04-20T15:58:00Z">
              <w:tcPr>
                <w:tcW w:w="4156" w:type="dxa"/>
                <w:vAlign w:val="center"/>
              </w:tcPr>
            </w:tcPrChange>
          </w:tcPr>
          <w:p w14:paraId="5AE8D2FE" w14:textId="77777777" w:rsidR="0071366A" w:rsidRDefault="00C6312D">
            <w:pPr>
              <w:ind w:firstLineChars="0" w:firstLine="0"/>
              <w:jc w:val="center"/>
            </w:pPr>
            <w:r>
              <w:rPr>
                <w:noProof/>
                <w:position w:val="-52"/>
              </w:rPr>
              <w:object w:dxaOrig="3942" w:dyaOrig="1158" w14:anchorId="09D360C5">
                <v:shape id="_x0000_i1109" type="#_x0000_t75" alt="" style="width:195.95pt;height:57.9pt;mso-width-percent:0;mso-height-percent:0;mso-width-percent:0;mso-height-percent:0" o:ole="">
                  <v:imagedata r:id="rId408" o:title=""/>
                </v:shape>
                <o:OLEObject Type="Embed" ProgID="Equation.DSMT4" ShapeID="_x0000_i1109" DrawAspect="Content" ObjectID="_1743528528" r:id="rId409"/>
              </w:object>
            </w:r>
          </w:p>
        </w:tc>
      </w:tr>
    </w:tbl>
    <w:p w14:paraId="6DF29E2D" w14:textId="77777777" w:rsidR="0071366A" w:rsidRDefault="00000000">
      <w:pPr>
        <w:pStyle w:val="1"/>
        <w:spacing w:before="156" w:after="156"/>
      </w:pPr>
      <w:bookmarkStart w:id="695" w:name="_Toc132901077"/>
      <w:r>
        <w:rPr>
          <w:rFonts w:hint="eastAsia"/>
        </w:rPr>
        <w:t>5</w:t>
      </w:r>
      <w:r>
        <w:t xml:space="preserve">. </w:t>
      </w:r>
      <w:r>
        <w:rPr>
          <w:rFonts w:hint="eastAsia"/>
        </w:rPr>
        <w:t>仿真模拟结果和讨论</w:t>
      </w:r>
      <w:bookmarkEnd w:id="695"/>
    </w:p>
    <w:p w14:paraId="0FAB1977" w14:textId="77777777" w:rsidR="0071366A" w:rsidRDefault="00000000">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000000">
      <w:pPr>
        <w:ind w:firstLine="420"/>
      </w:pPr>
      <w:r>
        <w:rPr>
          <w:rFonts w:hint="eastAsia"/>
        </w:rPr>
        <w:t>添加高斯白噪声</w:t>
      </w:r>
      <w:r w:rsidR="00C6312D">
        <w:rPr>
          <w:noProof/>
          <w:position w:val="-10"/>
        </w:rPr>
        <w:object w:dxaOrig="434" w:dyaOrig="314" w14:anchorId="075A0C12">
          <v:shape id="_x0000_i1108" type="#_x0000_t75" alt="" style="width:20.8pt;height:15.6pt;mso-width-percent:0;mso-height-percent:0;mso-width-percent:0;mso-height-percent:0" o:ole="">
            <v:imagedata r:id="rId410" o:title=""/>
          </v:shape>
          <o:OLEObject Type="Embed" ProgID="Equation.DSMT4" ShapeID="_x0000_i1108" DrawAspect="Content" ObjectID="_1743528529" r:id="rId411"/>
        </w:object>
      </w:r>
      <w:r>
        <w:rPr>
          <w:rFonts w:hint="eastAsia"/>
        </w:rPr>
        <w:t>的模拟单分量和双分量</w:t>
      </w:r>
      <w:r>
        <w:rPr>
          <w:rFonts w:hint="eastAsia"/>
        </w:rPr>
        <w:t>LFM</w:t>
      </w:r>
      <w:r>
        <w:rPr>
          <w:rFonts w:hint="eastAsia"/>
        </w:rPr>
        <w:t>信号分别为：</w:t>
      </w:r>
    </w:p>
    <w:p w14:paraId="307C94F6" w14:textId="6FCF44A6" w:rsidR="0071366A" w:rsidRDefault="00000000">
      <w:pPr>
        <w:pStyle w:val="MTDisplayEquation"/>
      </w:pPr>
      <w:r>
        <w:tab/>
      </w:r>
      <w:r w:rsidR="00C6312D">
        <w:rPr>
          <w:noProof/>
          <w:position w:val="-12"/>
        </w:rPr>
        <w:object w:dxaOrig="3282" w:dyaOrig="483" w14:anchorId="2EF05287">
          <v:shape id="_x0000_i1107" type="#_x0000_t75" alt="" style="width:163.3pt;height:23.75pt;mso-width-percent:0;mso-height-percent:0;mso-width-percent:0;mso-height-percent:0" o:ole="">
            <v:imagedata r:id="rId412" o:title=""/>
          </v:shape>
          <o:OLEObject Type="Embed" ProgID="Equation.DSMT4" ShapeID="_x0000_i1107" DrawAspect="Content" ObjectID="_1743528530" r:id="rId4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37</w:instrText>
        </w:r>
      </w:fldSimple>
      <w:r>
        <w:instrText>)</w:instrText>
      </w:r>
      <w:r>
        <w:fldChar w:fldCharType="end"/>
      </w:r>
    </w:p>
    <w:p w14:paraId="0907D6D5" w14:textId="3B3F70D7" w:rsidR="0071366A" w:rsidRDefault="00000000">
      <w:pPr>
        <w:pStyle w:val="MTDisplayEquation"/>
      </w:pPr>
      <w:r>
        <w:lastRenderedPageBreak/>
        <w:tab/>
      </w:r>
      <w:r w:rsidR="00C6312D">
        <w:rPr>
          <w:noProof/>
          <w:position w:val="-12"/>
        </w:rPr>
        <w:object w:dxaOrig="4577" w:dyaOrig="483" w14:anchorId="1D69C7CB">
          <v:shape id="_x0000_i1106" type="#_x0000_t75" alt="" style="width:229.35pt;height:23.75pt;mso-width-percent:0;mso-height-percent:0;mso-width-percent:0;mso-height-percent:0" o:ole="">
            <v:imagedata r:id="rId414" o:title=""/>
          </v:shape>
          <o:OLEObject Type="Embed" ProgID="Equation.DSMT4" ShapeID="_x0000_i1106" DrawAspect="Content" ObjectID="_1743528531" r:id="rId4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38</w:instrText>
        </w:r>
      </w:fldSimple>
      <w:r>
        <w:instrText>)</w:instrText>
      </w:r>
      <w:r>
        <w:fldChar w:fldCharType="end"/>
      </w:r>
    </w:p>
    <w:p w14:paraId="42A70E87" w14:textId="77777777" w:rsidR="0071366A" w:rsidRDefault="00000000">
      <w:pPr>
        <w:ind w:firstLineChars="0" w:firstLine="0"/>
      </w:pPr>
      <w:r>
        <w:tab/>
      </w:r>
      <w:r>
        <w:rPr>
          <w:rFonts w:hint="eastAsia"/>
        </w:rPr>
        <w:t>假设观测区间为</w:t>
      </w:r>
      <w:r w:rsidR="00C6312D">
        <w:rPr>
          <w:noProof/>
          <w:position w:val="-10"/>
        </w:rPr>
        <w:object w:dxaOrig="837" w:dyaOrig="314" w14:anchorId="7DFB743D">
          <v:shape id="_x0000_i1105" type="#_x0000_t75" alt="" style="width:41.55pt;height:15.6pt;mso-width-percent:0;mso-height-percent:0;mso-width-percent:0;mso-height-percent:0" o:ole="">
            <v:imagedata r:id="rId416" o:title=""/>
          </v:shape>
          <o:OLEObject Type="Embed" ProgID="Equation.DSMT4" ShapeID="_x0000_i1105" DrawAspect="Content" ObjectID="_1743528532" r:id="rId417"/>
        </w:object>
      </w:r>
      <w:r>
        <w:rPr>
          <w:rFonts w:hint="eastAsia"/>
        </w:rPr>
        <w:t>，对于单分量的采样频率为</w:t>
      </w:r>
      <w:r w:rsidR="00C6312D">
        <w:rPr>
          <w:noProof/>
          <w:position w:val="-6"/>
        </w:rPr>
        <w:object w:dxaOrig="603" w:dyaOrig="282" w14:anchorId="2AE49901">
          <v:shape id="_x0000_i1104" type="#_x0000_t75" alt="" style="width:30.45pt;height:14.1pt;mso-width-percent:0;mso-height-percent:0;mso-width-percent:0;mso-height-percent:0" o:ole="">
            <v:imagedata r:id="rId418" o:title=""/>
          </v:shape>
          <o:OLEObject Type="Embed" ProgID="Equation.DSMT4" ShapeID="_x0000_i1104" DrawAspect="Content" ObjectID="_1743528533" r:id="rId419"/>
        </w:object>
      </w:r>
      <w:r>
        <w:rPr>
          <w:rFonts w:hint="eastAsia"/>
        </w:rPr>
        <w:t>，对于双分量的采样频率为</w:t>
      </w:r>
      <w:r w:rsidR="00C6312D">
        <w:rPr>
          <w:noProof/>
          <w:position w:val="-6"/>
        </w:rPr>
        <w:object w:dxaOrig="603" w:dyaOrig="282" w14:anchorId="0444AEEA">
          <v:shape id="_x0000_i1103" type="#_x0000_t75" alt="" style="width:30.45pt;height:14.1pt;mso-width-percent:0;mso-height-percent:0;mso-width-percent:0;mso-height-percent:0" o:ole="">
            <v:imagedata r:id="rId420" o:title=""/>
          </v:shape>
          <o:OLEObject Type="Embed" ProgID="Equation.DSMT4" ShapeID="_x0000_i1103" DrawAspect="Content" ObjectID="_1743528534" r:id="rId421"/>
        </w:object>
      </w:r>
      <w:r>
        <w:rPr>
          <w:rFonts w:hint="eastAsia"/>
        </w:rPr>
        <w:t>。设定信号</w:t>
      </w:r>
      <w:r w:rsidR="00C6312D">
        <w:rPr>
          <w:noProof/>
          <w:position w:val="-10"/>
        </w:rPr>
        <w:object w:dxaOrig="483" w:dyaOrig="314" w14:anchorId="15CD031D">
          <v:shape id="_x0000_i1102" type="#_x0000_t75" alt="" style="width:23.75pt;height:15.6pt;mso-width-percent:0;mso-height-percent:0;mso-width-percent:0;mso-height-percent:0" o:ole="">
            <v:imagedata r:id="rId422" o:title=""/>
          </v:shape>
          <o:OLEObject Type="Embed" ProgID="Equation.DSMT4" ShapeID="_x0000_i1102" DrawAspect="Content" ObjectID="_1743528535" r:id="rId423"/>
        </w:object>
      </w:r>
      <w:r>
        <w:rPr>
          <w:rFonts w:hint="eastAsia"/>
        </w:rPr>
        <w:t>的输入信噪比为</w:t>
      </w:r>
      <w:r w:rsidR="00C6312D">
        <w:rPr>
          <w:noProof/>
          <w:position w:val="-28"/>
        </w:rPr>
        <w:object w:dxaOrig="1979" w:dyaOrig="837" w14:anchorId="1632A71A">
          <v:shape id="_x0000_i1101" type="#_x0000_t75" alt="" style="width:98pt;height:41.55pt;mso-width-percent:0;mso-height-percent:0;mso-width-percent:0;mso-height-percent:0" o:ole="">
            <v:imagedata r:id="rId424" o:title=""/>
          </v:shape>
          <o:OLEObject Type="Embed" ProgID="Equation.DSMT4" ShapeID="_x0000_i1101" DrawAspect="Content" ObjectID="_1743528536" r:id="rId425"/>
        </w:object>
      </w:r>
      <w:r>
        <w:rPr>
          <w:rFonts w:hint="eastAsia"/>
        </w:rPr>
        <w:t>，其中噪声</w:t>
      </w:r>
      <w:r w:rsidR="00C6312D">
        <w:rPr>
          <w:noProof/>
          <w:position w:val="-10"/>
        </w:rPr>
        <w:object w:dxaOrig="957" w:dyaOrig="314" w14:anchorId="62378440">
          <v:shape id="_x0000_i1100" type="#_x0000_t75" alt="" style="width:48.25pt;height:15.6pt;mso-width-percent:0;mso-height-percent:0;mso-width-percent:0;mso-height-percent:0" o:ole="">
            <v:imagedata r:id="rId426" o:title=""/>
          </v:shape>
          <o:OLEObject Type="Embed" ProgID="Equation.DSMT4" ShapeID="_x0000_i1100" DrawAspect="Content" ObjectID="_1743528537" r:id="rId427"/>
        </w:object>
      </w:r>
      <w:r>
        <w:rPr>
          <w:rFonts w:hint="eastAsia"/>
        </w:rPr>
        <w:t>等价于噪声功率谱密度与噪声带宽的乘积。在仿真模拟中，对于单分量的输入信噪比被假定为</w:t>
      </w:r>
      <w:r w:rsidR="00C6312D">
        <w:rPr>
          <w:noProof/>
          <w:position w:val="-6"/>
        </w:rPr>
        <w:object w:dxaOrig="724" w:dyaOrig="282" w14:anchorId="7D138BFC">
          <v:shape id="_x0000_i1099" type="#_x0000_t75" alt="" style="width:35.65pt;height:14.1pt;mso-width-percent:0;mso-height-percent:0;mso-width-percent:0;mso-height-percent:0" o:ole="">
            <v:imagedata r:id="rId428" o:title=""/>
          </v:shape>
          <o:OLEObject Type="Embed" ProgID="Equation.DSMT4" ShapeID="_x0000_i1099" DrawAspect="Content" ObjectID="_1743528538" r:id="rId429"/>
        </w:object>
      </w:r>
      <w:r>
        <w:rPr>
          <w:rFonts w:hint="eastAsia"/>
        </w:rPr>
        <w:t>，对于双分量的输入信噪比被假定为</w:t>
      </w:r>
      <w:r w:rsidR="00C6312D">
        <w:rPr>
          <w:noProof/>
          <w:position w:val="-6"/>
        </w:rPr>
        <w:object w:dxaOrig="603" w:dyaOrig="282" w14:anchorId="54B62F29">
          <v:shape id="_x0000_i1098" type="#_x0000_t75" alt="" style="width:30.45pt;height:14.1pt;mso-width-percent:0;mso-height-percent:0;mso-width-percent:0;mso-height-percent:0" o:ole="">
            <v:imagedata r:id="rId430" o:title=""/>
          </v:shape>
          <o:OLEObject Type="Embed" ProgID="Equation.DSMT4" ShapeID="_x0000_i1098" DrawAspect="Content" ObjectID="_1743528539" r:id="rId431"/>
        </w:object>
      </w:r>
      <w:r>
        <w:rPr>
          <w:rFonts w:hint="eastAsia"/>
        </w:rPr>
        <w:t>。</w:t>
      </w:r>
    </w:p>
    <w:p w14:paraId="1BFD111C" w14:textId="3BDADA69" w:rsidR="0071366A" w:rsidRDefault="00000000">
      <w:pPr>
        <w:ind w:firstLineChars="0" w:firstLine="0"/>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C6312D">
        <w:rPr>
          <w:noProof/>
          <w:position w:val="-24"/>
        </w:rPr>
        <w:object w:dxaOrig="1874" w:dyaOrig="700" w14:anchorId="40855534">
          <v:shape id="_x0000_i1097" type="#_x0000_t75" alt="" style="width:92.8pt;height:35.65pt;mso-width-percent:0;mso-height-percent:0;mso-width-percent:0;mso-height-percent:0" o:ole="">
            <v:imagedata r:id="rId432" o:title=""/>
          </v:shape>
          <o:OLEObject Type="Embed" ProgID="Equation.DSMT4" ShapeID="_x0000_i1097" DrawAspect="Content" ObjectID="_1743528540" r:id="rId433"/>
        </w:object>
      </w:r>
      <w:r w:rsidR="00C6312D">
        <w:rPr>
          <w:noProof/>
          <w:position w:val="-12"/>
        </w:rPr>
        <w:object w:dxaOrig="2204" w:dyaOrig="362" w14:anchorId="1989DA46">
          <v:shape id="_x0000_i1096" type="#_x0000_t75" alt="" style="width:109.85pt;height:17.05pt;mso-width-percent:0;mso-height-percent:0;mso-width-percent:0;mso-height-percent:0" o:ole="">
            <v:imagedata r:id="rId434" o:title=""/>
          </v:shape>
          <o:OLEObject Type="Embed" ProgID="Equation.DSMT4" ShapeID="_x0000_i1096" DrawAspect="Content" ObjectID="_1743528541" r:id="rId435"/>
        </w:object>
      </w:r>
      <w:r w:rsidR="00C6312D">
        <w:rPr>
          <w:noProof/>
          <w:position w:val="-30"/>
        </w:rPr>
        <w:object w:dxaOrig="1963" w:dyaOrig="676" w14:anchorId="62F4DF79">
          <v:shape id="_x0000_i1095" type="#_x0000_t75" alt="" style="width:98pt;height:34.15pt;mso-width-percent:0;mso-height-percent:0;mso-width-percent:0;mso-height-percent:0" o:ole="">
            <v:imagedata r:id="rId436" o:title=""/>
          </v:shape>
          <o:OLEObject Type="Embed" ProgID="Equation.DSMT4" ShapeID="_x0000_i1095" DrawAspect="Content" ObjectID="_1743528542" r:id="rId437"/>
        </w:object>
      </w:r>
      <w:r>
        <w:rPr>
          <w:rFonts w:hint="eastAsia"/>
        </w:rPr>
        <w:t>，和它相关的俯视图分别是图</w:t>
      </w:r>
      <w:r>
        <w:rPr>
          <w:rFonts w:hint="eastAsia"/>
        </w:rPr>
        <w:t>1</w:t>
      </w:r>
      <w:ins w:id="696" w:author="盛周 强" w:date="2023-04-20T16:17:00Z">
        <w:r w:rsidR="00BA3D7F">
          <w:rPr>
            <w:rFonts w:hint="eastAsia"/>
          </w:rPr>
          <w:t>(</w:t>
        </w:r>
      </w:ins>
      <w:del w:id="697" w:author="盛周 强" w:date="2023-04-20T16:17:00Z">
        <w:r w:rsidDel="00BA3D7F">
          <w:rPr>
            <w:rFonts w:hint="eastAsia"/>
          </w:rPr>
          <w:delText>（</w:delText>
        </w:r>
      </w:del>
      <w:r>
        <w:rPr>
          <w:rFonts w:hint="eastAsia"/>
        </w:rPr>
        <w:t>a</w:t>
      </w:r>
      <w:ins w:id="698" w:author="盛周 强" w:date="2023-04-20T16:17:00Z">
        <w:r w:rsidR="00BA3D7F">
          <w:rPr>
            <w:rFonts w:hint="eastAsia"/>
          </w:rPr>
          <w:t>）</w:t>
        </w:r>
      </w:ins>
      <w:del w:id="699" w:author="盛周 强" w:date="2023-04-20T16:17:00Z">
        <w:r w:rsidDel="00BA3D7F">
          <w:rPr>
            <w:rFonts w:hint="eastAsia"/>
          </w:rPr>
          <w:delText>）</w:delText>
        </w:r>
      </w:del>
      <w:r>
        <w:rPr>
          <w:rFonts w:hint="eastAsia"/>
        </w:rPr>
        <w:t>和图</w:t>
      </w:r>
      <w:r>
        <w:rPr>
          <w:rFonts w:hint="eastAsia"/>
        </w:rPr>
        <w:t>1</w:t>
      </w:r>
      <w:ins w:id="700" w:author="盛周 强" w:date="2023-04-20T16:17:00Z">
        <w:r w:rsidR="00BA3D7F">
          <w:rPr>
            <w:rFonts w:hint="eastAsia"/>
          </w:rPr>
          <w:t>(</w:t>
        </w:r>
      </w:ins>
      <w:del w:id="701" w:author="盛周 强" w:date="2023-04-20T16:17:00Z">
        <w:r w:rsidDel="00BA3D7F">
          <w:rPr>
            <w:rFonts w:hint="eastAsia"/>
          </w:rPr>
          <w:delText>（</w:delText>
        </w:r>
      </w:del>
      <w:r>
        <w:rPr>
          <w:rFonts w:hint="eastAsia"/>
        </w:rPr>
        <w:t>b</w:t>
      </w:r>
      <w:ins w:id="702" w:author="盛周 强" w:date="2023-04-20T16:17:00Z">
        <w:r w:rsidR="00BA3D7F">
          <w:rPr>
            <w:rFonts w:hint="eastAsia"/>
          </w:rPr>
          <w:t>）</w:t>
        </w:r>
      </w:ins>
      <w:del w:id="703" w:author="盛周 强" w:date="2023-04-20T16:17:00Z">
        <w:r w:rsidDel="00BA3D7F">
          <w:rPr>
            <w:rFonts w:hint="eastAsia"/>
          </w:rPr>
          <w:delText>）</w:delText>
        </w:r>
      </w:del>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选择，和它相关的俯视图分别是图</w:t>
      </w:r>
      <w:r>
        <w:rPr>
          <w:rFonts w:hint="eastAsia"/>
        </w:rPr>
        <w:t>1</w:t>
      </w:r>
      <w:ins w:id="704" w:author="盛周 强" w:date="2023-04-20T16:17:00Z">
        <w:r w:rsidR="00BA3D7F">
          <w:rPr>
            <w:rFonts w:hint="eastAsia"/>
          </w:rPr>
          <w:t>(</w:t>
        </w:r>
      </w:ins>
      <w:del w:id="705" w:author="盛周 强" w:date="2023-04-20T16:17:00Z">
        <w:r w:rsidDel="00BA3D7F">
          <w:rPr>
            <w:rFonts w:hint="eastAsia"/>
          </w:rPr>
          <w:delText>（</w:delText>
        </w:r>
      </w:del>
      <w:r>
        <w:rPr>
          <w:rFonts w:hint="eastAsia"/>
        </w:rPr>
        <w:t>c</w:t>
      </w:r>
      <w:ins w:id="706" w:author="盛周 强" w:date="2023-04-20T16:17:00Z">
        <w:r w:rsidR="00BA3D7F">
          <w:rPr>
            <w:rFonts w:hint="eastAsia"/>
          </w:rPr>
          <w:t>）</w:t>
        </w:r>
      </w:ins>
      <w:del w:id="707" w:author="盛周 强" w:date="2023-04-20T16:17:00Z">
        <w:r w:rsidDel="00BA3D7F">
          <w:rPr>
            <w:rFonts w:hint="eastAsia"/>
          </w:rPr>
          <w:delText>）</w:delText>
        </w:r>
      </w:del>
      <w:r>
        <w:rPr>
          <w:rFonts w:hint="eastAsia"/>
        </w:rPr>
        <w:t>和图</w:t>
      </w:r>
      <w:r>
        <w:rPr>
          <w:rFonts w:hint="eastAsia"/>
        </w:rPr>
        <w:t>1</w:t>
      </w:r>
      <w:ins w:id="708" w:author="盛周 强" w:date="2023-04-20T16:18:00Z">
        <w:r w:rsidR="00BA3D7F">
          <w:rPr>
            <w:rFonts w:hint="eastAsia"/>
          </w:rPr>
          <w:t>(</w:t>
        </w:r>
      </w:ins>
      <w:del w:id="709" w:author="盛周 强" w:date="2023-04-20T16:18:00Z">
        <w:r w:rsidDel="00BA3D7F">
          <w:rPr>
            <w:rFonts w:hint="eastAsia"/>
          </w:rPr>
          <w:delText>（</w:delText>
        </w:r>
      </w:del>
      <w:r>
        <w:t>d</w:t>
      </w:r>
      <w:ins w:id="710" w:author="盛周 强" w:date="2023-04-20T16:18:00Z">
        <w:r w:rsidR="00BA3D7F">
          <w:rPr>
            <w:rFonts w:hint="eastAsia"/>
          </w:rPr>
          <w:t>）</w:t>
        </w:r>
      </w:ins>
      <w:del w:id="711" w:author="盛周 强" w:date="2023-04-20T16:18:00Z">
        <w:r w:rsidDel="00BA3D7F">
          <w:rPr>
            <w:rFonts w:hint="eastAsia"/>
          </w:rPr>
          <w:delText>）</w:delText>
        </w:r>
      </w:del>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选择，和它相关的俯视图分别是图</w:t>
      </w:r>
      <w:r>
        <w:rPr>
          <w:rFonts w:hint="eastAsia"/>
        </w:rPr>
        <w:t>1</w:t>
      </w:r>
      <w:ins w:id="712" w:author="盛周 强" w:date="2023-04-20T16:18:00Z">
        <w:r w:rsidR="00BA3D7F">
          <w:rPr>
            <w:rFonts w:hint="eastAsia"/>
          </w:rPr>
          <w:t>(</w:t>
        </w:r>
      </w:ins>
      <w:del w:id="713" w:author="盛周 强" w:date="2023-04-20T16:18:00Z">
        <w:r w:rsidDel="00BA3D7F">
          <w:rPr>
            <w:rFonts w:hint="eastAsia"/>
          </w:rPr>
          <w:delText>（</w:delText>
        </w:r>
      </w:del>
      <w:r>
        <w:rPr>
          <w:rFonts w:hint="eastAsia"/>
        </w:rPr>
        <w:t>e</w:t>
      </w:r>
      <w:ins w:id="714" w:author="盛周 强" w:date="2023-04-20T16:18:00Z">
        <w:r w:rsidR="00BA3D7F">
          <w:rPr>
            <w:rFonts w:hint="eastAsia"/>
          </w:rPr>
          <w:t>）</w:t>
        </w:r>
      </w:ins>
      <w:del w:id="715" w:author="盛周 强" w:date="2023-04-20T16:18:00Z">
        <w:r w:rsidDel="00BA3D7F">
          <w:rPr>
            <w:rFonts w:hint="eastAsia"/>
          </w:rPr>
          <w:delText>）</w:delText>
        </w:r>
      </w:del>
      <w:r>
        <w:rPr>
          <w:rFonts w:hint="eastAsia"/>
        </w:rPr>
        <w:t>和图</w:t>
      </w:r>
      <w:r>
        <w:rPr>
          <w:rFonts w:hint="eastAsia"/>
        </w:rPr>
        <w:t>1</w:t>
      </w:r>
      <w:ins w:id="716" w:author="盛周 强" w:date="2023-04-20T16:18:00Z">
        <w:r w:rsidR="00BA3D7F">
          <w:rPr>
            <w:rFonts w:hint="eastAsia"/>
          </w:rPr>
          <w:t>(</w:t>
        </w:r>
      </w:ins>
      <w:del w:id="717" w:author="盛周 强" w:date="2023-04-20T16:18:00Z">
        <w:r w:rsidDel="00BA3D7F">
          <w:rPr>
            <w:rFonts w:hint="eastAsia"/>
          </w:rPr>
          <w:delText>（</w:delText>
        </w:r>
      </w:del>
      <w:r>
        <w:rPr>
          <w:rFonts w:hint="eastAsia"/>
        </w:rPr>
        <w:t>f</w:t>
      </w:r>
      <w:ins w:id="718" w:author="盛周 强" w:date="2023-04-20T16:18:00Z">
        <w:r w:rsidR="00BA3D7F">
          <w:rPr>
            <w:rFonts w:hint="eastAsia"/>
          </w:rPr>
          <w:t>）</w:t>
        </w:r>
      </w:ins>
      <w:del w:id="719" w:author="盛周 强" w:date="2023-04-20T16:18:00Z">
        <w:r w:rsidDel="00BA3D7F">
          <w:rPr>
            <w:rFonts w:hint="eastAsia"/>
          </w:rPr>
          <w:delText>）</w:delText>
        </w:r>
      </w:del>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rPr>
          <w:rFonts w:hint="eastAsia"/>
        </w:rPr>
        <w:t>选择，和它相关的俯视图分别是图</w:t>
      </w:r>
      <w:r>
        <w:rPr>
          <w:rFonts w:hint="eastAsia"/>
        </w:rPr>
        <w:t>1</w:t>
      </w:r>
      <w:ins w:id="720" w:author="盛周 强" w:date="2023-04-20T16:18:00Z">
        <w:r w:rsidR="00BA3D7F">
          <w:rPr>
            <w:rFonts w:hint="eastAsia"/>
          </w:rPr>
          <w:t>(</w:t>
        </w:r>
      </w:ins>
      <w:del w:id="721" w:author="盛周 强" w:date="2023-04-20T16:18:00Z">
        <w:r w:rsidDel="00BA3D7F">
          <w:rPr>
            <w:rFonts w:hint="eastAsia"/>
          </w:rPr>
          <w:delText>（</w:delText>
        </w:r>
      </w:del>
      <w:r>
        <w:rPr>
          <w:rFonts w:hint="eastAsia"/>
        </w:rPr>
        <w:t>g</w:t>
      </w:r>
      <w:ins w:id="722" w:author="盛周 强" w:date="2023-04-20T16:18:00Z">
        <w:r w:rsidR="00BA3D7F">
          <w:rPr>
            <w:rFonts w:hint="eastAsia"/>
          </w:rPr>
          <w:t>）</w:t>
        </w:r>
      </w:ins>
      <w:del w:id="723" w:author="盛周 强" w:date="2023-04-20T16:18:00Z">
        <w:r w:rsidDel="00BA3D7F">
          <w:rPr>
            <w:rFonts w:hint="eastAsia"/>
          </w:rPr>
          <w:delText>）</w:delText>
        </w:r>
      </w:del>
      <w:r>
        <w:rPr>
          <w:rFonts w:hint="eastAsia"/>
        </w:rPr>
        <w:t>和图</w:t>
      </w:r>
      <w:r>
        <w:rPr>
          <w:rFonts w:hint="eastAsia"/>
        </w:rPr>
        <w:t>1</w:t>
      </w:r>
      <w:ins w:id="724" w:author="盛周 强" w:date="2023-04-20T16:19:00Z">
        <w:r w:rsidR="00BA3D7F">
          <w:rPr>
            <w:rFonts w:hint="eastAsia"/>
          </w:rPr>
          <w:t>(</w:t>
        </w:r>
      </w:ins>
      <w:del w:id="725" w:author="盛周 强" w:date="2023-04-20T16:19:00Z">
        <w:r w:rsidDel="00BA3D7F">
          <w:rPr>
            <w:rFonts w:hint="eastAsia"/>
          </w:rPr>
          <w:delText>（</w:delText>
        </w:r>
      </w:del>
      <w:r>
        <w:rPr>
          <w:rFonts w:hint="eastAsia"/>
        </w:rPr>
        <w:t>h</w:t>
      </w:r>
      <w:ins w:id="726" w:author="盛周 强" w:date="2023-04-20T16:19:00Z">
        <w:r w:rsidR="00BA3D7F">
          <w:rPr>
            <w:rFonts w:hint="eastAsia"/>
          </w:rPr>
          <w:t>）</w:t>
        </w:r>
      </w:ins>
      <w:del w:id="727" w:author="盛周 强" w:date="2023-04-20T16:19:00Z">
        <w:r w:rsidDel="00BA3D7F">
          <w:rPr>
            <w:rFonts w:hint="eastAsia"/>
          </w:rPr>
          <w:delText>）</w:delText>
        </w:r>
      </w:del>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选择，和它相关的俯视图分别是图</w:t>
      </w:r>
      <w:r>
        <w:rPr>
          <w:rFonts w:hint="eastAsia"/>
        </w:rPr>
        <w:t>1</w:t>
      </w:r>
      <w:ins w:id="728" w:author="盛周 强" w:date="2023-04-20T16:19:00Z">
        <w:r w:rsidR="00BA3D7F">
          <w:rPr>
            <w:rFonts w:hint="eastAsia"/>
          </w:rPr>
          <w:t>(</w:t>
        </w:r>
      </w:ins>
      <w:del w:id="729" w:author="盛周 强" w:date="2023-04-20T16:19:00Z">
        <w:r w:rsidDel="00BA3D7F">
          <w:rPr>
            <w:rFonts w:hint="eastAsia"/>
          </w:rPr>
          <w:delText>（</w:delText>
        </w:r>
      </w:del>
      <w:r>
        <w:t>i</w:t>
      </w:r>
      <w:ins w:id="730" w:author="盛周 强" w:date="2023-04-20T16:19:00Z">
        <w:r w:rsidR="00BA3D7F">
          <w:rPr>
            <w:rFonts w:hint="eastAsia"/>
          </w:rPr>
          <w:t>）</w:t>
        </w:r>
      </w:ins>
      <w:del w:id="731" w:author="盛周 强" w:date="2023-04-20T16:19:00Z">
        <w:r w:rsidDel="00BA3D7F">
          <w:rPr>
            <w:rFonts w:hint="eastAsia"/>
          </w:rPr>
          <w:delText>）</w:delText>
        </w:r>
      </w:del>
      <w:r>
        <w:rPr>
          <w:rFonts w:hint="eastAsia"/>
        </w:rPr>
        <w:t>和图</w:t>
      </w:r>
      <w:r>
        <w:rPr>
          <w:rFonts w:hint="eastAsia"/>
        </w:rPr>
        <w:t>1</w:t>
      </w:r>
      <w:ins w:id="732" w:author="盛周 强" w:date="2023-04-20T16:19:00Z">
        <w:r w:rsidR="00BA3D7F">
          <w:rPr>
            <w:rFonts w:hint="eastAsia"/>
          </w:rPr>
          <w:t>(</w:t>
        </w:r>
      </w:ins>
      <w:del w:id="733" w:author="盛周 强" w:date="2023-04-20T16:19:00Z">
        <w:r w:rsidDel="00BA3D7F">
          <w:rPr>
            <w:rFonts w:hint="eastAsia"/>
          </w:rPr>
          <w:delText>（</w:delText>
        </w:r>
      </w:del>
      <w:r>
        <w:t>j</w:t>
      </w:r>
      <w:ins w:id="734" w:author="盛周 强" w:date="2023-04-20T16:19:00Z">
        <w:r w:rsidR="00BA3D7F">
          <w:rPr>
            <w:rFonts w:hint="eastAsia"/>
          </w:rPr>
          <w:t>）</w:t>
        </w:r>
      </w:ins>
      <w:del w:id="735" w:author="盛周 强" w:date="2023-04-20T16:19:00Z">
        <w:r w:rsidDel="00BA3D7F">
          <w:rPr>
            <w:rFonts w:hint="eastAsia"/>
          </w:rPr>
          <w:delText>）</w:delText>
        </w:r>
      </w:del>
      <w:r>
        <w:rPr>
          <w:rFonts w:hint="eastAsia"/>
        </w:rPr>
        <w:t>。</w:t>
      </w:r>
      <w:r>
        <w:rPr>
          <w:rFonts w:hint="eastAsia"/>
        </w:rPr>
        <w:t>WD</w:t>
      </w:r>
      <w:r>
        <w:rPr>
          <w:rFonts w:hint="eastAsia"/>
        </w:rPr>
        <w:t>，和它相关的俯视图分别是图</w:t>
      </w:r>
      <w:r>
        <w:rPr>
          <w:rFonts w:hint="eastAsia"/>
        </w:rPr>
        <w:t>1</w:t>
      </w:r>
      <w:ins w:id="736" w:author="盛周 强" w:date="2023-04-20T16:19:00Z">
        <w:r w:rsidR="00BA3D7F">
          <w:rPr>
            <w:rFonts w:hint="eastAsia"/>
          </w:rPr>
          <w:t>(</w:t>
        </w:r>
      </w:ins>
      <w:del w:id="737" w:author="盛周 强" w:date="2023-04-20T16:19:00Z">
        <w:r w:rsidDel="00BA3D7F">
          <w:rPr>
            <w:rFonts w:hint="eastAsia"/>
          </w:rPr>
          <w:delText>（</w:delText>
        </w:r>
      </w:del>
      <w:r>
        <w:t>k</w:t>
      </w:r>
      <w:ins w:id="738" w:author="盛周 强" w:date="2023-04-20T16:19:00Z">
        <w:r w:rsidR="00BA3D7F">
          <w:rPr>
            <w:rFonts w:hint="eastAsia"/>
          </w:rPr>
          <w:t>）</w:t>
        </w:r>
      </w:ins>
      <w:del w:id="739" w:author="盛周 强" w:date="2023-04-20T16:19:00Z">
        <w:r w:rsidDel="00BA3D7F">
          <w:rPr>
            <w:rFonts w:hint="eastAsia"/>
          </w:rPr>
          <w:delText>）</w:delText>
        </w:r>
      </w:del>
      <w:r>
        <w:rPr>
          <w:rFonts w:hint="eastAsia"/>
        </w:rPr>
        <w:t>和图</w:t>
      </w:r>
      <w:r>
        <w:rPr>
          <w:rFonts w:hint="eastAsia"/>
        </w:rPr>
        <w:t>1</w:t>
      </w:r>
      <w:ins w:id="740" w:author="盛周 强" w:date="2023-04-20T16:19:00Z">
        <w:r w:rsidR="00BA3D7F">
          <w:rPr>
            <w:rFonts w:hint="eastAsia"/>
          </w:rPr>
          <w:t>(</w:t>
        </w:r>
      </w:ins>
      <w:del w:id="741" w:author="盛周 强" w:date="2023-04-20T16:19:00Z">
        <w:r w:rsidDel="00BA3D7F">
          <w:rPr>
            <w:rFonts w:hint="eastAsia"/>
          </w:rPr>
          <w:delText>（</w:delText>
        </w:r>
      </w:del>
      <w:r>
        <w:t>l</w:t>
      </w:r>
      <w:ins w:id="742" w:author="盛周 强" w:date="2023-04-20T16:19:00Z">
        <w:r w:rsidR="00BA3D7F">
          <w:rPr>
            <w:rFonts w:hint="eastAsia"/>
          </w:rPr>
          <w:t>）</w:t>
        </w:r>
      </w:ins>
      <w:del w:id="743" w:author="盛周 强" w:date="2023-04-20T16:19:00Z">
        <w:r w:rsidDel="00BA3D7F">
          <w:rPr>
            <w:rFonts w:hint="eastAsia"/>
          </w:rPr>
          <w:delText>）</w:delText>
        </w:r>
      </w:del>
      <w:r>
        <w:rPr>
          <w:rFonts w:hint="eastAsia"/>
        </w:rPr>
        <w:t>。</w:t>
      </w:r>
    </w:p>
    <w:p w14:paraId="5E4EEC97"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000000">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000000">
            <w:pPr>
              <w:ind w:firstLineChars="0" w:firstLine="0"/>
              <w:jc w:val="center"/>
            </w:pPr>
            <w:r>
              <w:rPr>
                <w:rFonts w:hint="eastAsia"/>
              </w:rPr>
              <w:t>(</w:t>
            </w:r>
            <w:r>
              <w:t>a)</w:t>
            </w:r>
          </w:p>
        </w:tc>
        <w:tc>
          <w:tcPr>
            <w:tcW w:w="4247" w:type="dxa"/>
          </w:tcPr>
          <w:p w14:paraId="3AEF2AE1" w14:textId="77777777" w:rsidR="0071366A" w:rsidRDefault="00000000">
            <w:pPr>
              <w:ind w:firstLineChars="0" w:firstLine="0"/>
            </w:pPr>
            <w:r>
              <w:rPr>
                <w:noProof/>
              </w:rPr>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000000">
            <w:pPr>
              <w:ind w:firstLineChars="0" w:firstLine="0"/>
              <w:jc w:val="center"/>
            </w:pPr>
            <w:r>
              <w:rPr>
                <w:rFonts w:hint="eastAsia"/>
              </w:rPr>
              <w:t>(</w:t>
            </w:r>
            <w:r>
              <w:t>b)</w:t>
            </w:r>
          </w:p>
        </w:tc>
      </w:tr>
      <w:tr w:rsidR="0071366A" w14:paraId="7295E90C" w14:textId="77777777">
        <w:tc>
          <w:tcPr>
            <w:tcW w:w="4247" w:type="dxa"/>
          </w:tcPr>
          <w:p w14:paraId="0E5FC634" w14:textId="77777777" w:rsidR="0071366A" w:rsidRDefault="00000000">
            <w:pPr>
              <w:ind w:firstLineChars="0" w:firstLine="0"/>
            </w:pPr>
            <w:r>
              <w:rPr>
                <w:noProof/>
              </w:rPr>
              <w:lastRenderedPageBreak/>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000000">
            <w:pPr>
              <w:ind w:firstLineChars="0" w:firstLine="0"/>
              <w:jc w:val="center"/>
            </w:pPr>
            <w:r>
              <w:rPr>
                <w:rFonts w:hint="eastAsia"/>
              </w:rPr>
              <w:t>(</w:t>
            </w:r>
            <w:r>
              <w:t>c)</w:t>
            </w:r>
          </w:p>
        </w:tc>
        <w:tc>
          <w:tcPr>
            <w:tcW w:w="4247" w:type="dxa"/>
          </w:tcPr>
          <w:p w14:paraId="357E79DD" w14:textId="77777777" w:rsidR="0071366A" w:rsidRDefault="00000000">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000000">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000000">
            <w:pPr>
              <w:ind w:firstLineChars="0" w:firstLine="0"/>
            </w:pPr>
            <w:r>
              <w:rPr>
                <w:noProof/>
              </w:rPr>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000000">
            <w:pPr>
              <w:ind w:firstLineChars="0" w:firstLine="0"/>
              <w:jc w:val="center"/>
            </w:pPr>
            <w:r>
              <w:rPr>
                <w:rFonts w:hint="eastAsia"/>
              </w:rPr>
              <w:t>(</w:t>
            </w:r>
            <w:r>
              <w:t>e)</w:t>
            </w:r>
          </w:p>
        </w:tc>
        <w:tc>
          <w:tcPr>
            <w:tcW w:w="4247" w:type="dxa"/>
          </w:tcPr>
          <w:p w14:paraId="4788C965" w14:textId="77777777" w:rsidR="0071366A" w:rsidRDefault="00000000">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000000">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000000">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000000">
            <w:pPr>
              <w:ind w:firstLineChars="0" w:firstLine="0"/>
              <w:jc w:val="center"/>
            </w:pPr>
            <w:r>
              <w:rPr>
                <w:rFonts w:hint="eastAsia"/>
              </w:rPr>
              <w:t>(</w:t>
            </w:r>
            <w:r>
              <w:t>g)</w:t>
            </w:r>
          </w:p>
        </w:tc>
        <w:tc>
          <w:tcPr>
            <w:tcW w:w="4247" w:type="dxa"/>
          </w:tcPr>
          <w:p w14:paraId="6EE58F45" w14:textId="77777777" w:rsidR="0071366A" w:rsidRDefault="00000000">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000000">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000000">
            <w:pPr>
              <w:ind w:firstLineChars="0" w:firstLine="0"/>
            </w:pPr>
            <w:r>
              <w:rPr>
                <w:noProof/>
              </w:rPr>
              <w:lastRenderedPageBreak/>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000000">
            <w:pPr>
              <w:ind w:firstLineChars="0" w:firstLine="0"/>
              <w:jc w:val="center"/>
            </w:pPr>
            <w:r>
              <w:rPr>
                <w:rFonts w:hint="eastAsia"/>
              </w:rPr>
              <w:t>(</w:t>
            </w:r>
            <w:r>
              <w:t>i)</w:t>
            </w:r>
          </w:p>
        </w:tc>
        <w:tc>
          <w:tcPr>
            <w:tcW w:w="4247" w:type="dxa"/>
          </w:tcPr>
          <w:p w14:paraId="19AC5971" w14:textId="77777777" w:rsidR="0071366A" w:rsidRDefault="00000000">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000000">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000000">
            <w:pPr>
              <w:ind w:firstLineChars="0" w:firstLine="0"/>
            </w:pPr>
            <w:r>
              <w:rPr>
                <w:noProof/>
              </w:rPr>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000000">
            <w:pPr>
              <w:ind w:firstLineChars="0" w:firstLine="0"/>
              <w:jc w:val="center"/>
            </w:pPr>
            <w:r>
              <w:rPr>
                <w:rFonts w:hint="eastAsia"/>
              </w:rPr>
              <w:t>(</w:t>
            </w:r>
            <w:r>
              <w:t>k)</w:t>
            </w:r>
          </w:p>
        </w:tc>
        <w:tc>
          <w:tcPr>
            <w:tcW w:w="4247" w:type="dxa"/>
          </w:tcPr>
          <w:p w14:paraId="58A80E66" w14:textId="77777777" w:rsidR="0071366A" w:rsidRDefault="00000000">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000000">
            <w:pPr>
              <w:ind w:firstLineChars="0" w:firstLine="0"/>
              <w:jc w:val="center"/>
            </w:pPr>
            <w:r>
              <w:rPr>
                <w:rFonts w:hint="eastAsia"/>
              </w:rPr>
              <w:t>(</w:t>
            </w:r>
            <w:r>
              <w:t>l)</w:t>
            </w:r>
          </w:p>
        </w:tc>
      </w:tr>
    </w:tbl>
    <w:p w14:paraId="5AEAADB6" w14:textId="23EC1089" w:rsidR="0071366A" w:rsidRDefault="00000000">
      <w:pPr>
        <w:ind w:firstLineChars="0" w:firstLine="0"/>
        <w:rPr>
          <w:szCs w:val="21"/>
        </w:rPr>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ins w:id="744" w:author="盛周 强" w:date="2023-04-20T16:19:00Z">
        <w:r w:rsidR="00BA3D7F">
          <w:rPr>
            <w:rFonts w:hint="eastAsia"/>
            <w:szCs w:val="21"/>
          </w:rPr>
          <w:t>(</w:t>
        </w:r>
      </w:ins>
      <w:del w:id="745" w:author="盛周 强" w:date="2023-04-20T16:19:00Z">
        <w:r w:rsidDel="00BA3D7F">
          <w:rPr>
            <w:rFonts w:hint="eastAsia"/>
            <w:szCs w:val="21"/>
          </w:rPr>
          <w:delText>（</w:delText>
        </w:r>
      </w:del>
      <w:r>
        <w:rPr>
          <w:rFonts w:hint="eastAsia"/>
          <w:szCs w:val="21"/>
        </w:rPr>
        <w:t>a</w:t>
      </w:r>
      <w:ins w:id="746" w:author="盛周 强" w:date="2023-04-20T16:19:00Z">
        <w:r w:rsidR="00BA3D7F">
          <w:rPr>
            <w:rFonts w:hint="eastAsia"/>
            <w:szCs w:val="21"/>
          </w:rPr>
          <w:t>）</w:t>
        </w:r>
      </w:ins>
      <w:del w:id="747" w:author="盛周 强" w:date="2023-04-20T16:19:00Z">
        <w:r w:rsidDel="00BA3D7F">
          <w:rPr>
            <w:rFonts w:hint="eastAsia"/>
            <w:szCs w:val="21"/>
          </w:rPr>
          <w:delText>）</w:delText>
        </w:r>
      </w:del>
      <w:r>
        <w:rPr>
          <w:rFonts w:hint="eastAsia"/>
          <w:szCs w:val="21"/>
        </w:rPr>
        <w:t>I</w:t>
      </w:r>
      <w:r>
        <w:rPr>
          <w:szCs w:val="21"/>
        </w:rPr>
        <w:t>CFWD</w:t>
      </w:r>
      <w:r>
        <w:rPr>
          <w:rFonts w:hint="eastAsia"/>
          <w:szCs w:val="21"/>
        </w:rPr>
        <w:t>，参数矩阵为：</w:t>
      </w:r>
      <w:r w:rsidR="00C6312D">
        <w:rPr>
          <w:noProof/>
          <w:position w:val="-12"/>
          <w:sz w:val="18"/>
          <w:szCs w:val="18"/>
        </w:rPr>
        <w:object w:dxaOrig="2679" w:dyaOrig="362" w14:anchorId="41F8DA9B">
          <v:shape id="_x0000_i1094" type="#_x0000_t75" alt="" style="width:133.6pt;height:17.05pt;mso-width-percent:0;mso-height-percent:0;mso-width-percent:0;mso-height-percent:0" o:ole="">
            <v:imagedata r:id="rId450" o:title=""/>
          </v:shape>
          <o:OLEObject Type="Embed" ProgID="Equation.DSMT4" ShapeID="_x0000_i1094" DrawAspect="Content" ObjectID="_1743528543" r:id="rId451"/>
        </w:object>
      </w:r>
      <w:r>
        <w:rPr>
          <w:rFonts w:hint="eastAsia"/>
          <w:szCs w:val="21"/>
        </w:rPr>
        <w:t>和</w:t>
      </w:r>
      <w:r w:rsidR="00C6312D">
        <w:rPr>
          <w:noProof/>
          <w:position w:val="-10"/>
          <w:szCs w:val="21"/>
        </w:rPr>
        <w:object w:dxaOrig="1561" w:dyaOrig="314" w14:anchorId="24B6BF80">
          <v:shape id="_x0000_i1093" type="#_x0000_t75" alt="" style="width:78.7pt;height:15.6pt;mso-width-percent:0;mso-height-percent:0;mso-width-percent:0;mso-height-percent:0" o:ole="">
            <v:imagedata r:id="rId452" o:title=""/>
          </v:shape>
          <o:OLEObject Type="Embed" ProgID="Equation.DSMT4" ShapeID="_x0000_i1093" DrawAspect="Content" ObjectID="_1743528544" r:id="rId453"/>
        </w:object>
      </w:r>
      <w:r>
        <w:rPr>
          <w:rFonts w:hint="eastAsia"/>
          <w:szCs w:val="21"/>
        </w:rPr>
        <w:t>；</w:t>
      </w:r>
      <w:ins w:id="748" w:author="盛周 强" w:date="2023-04-20T16:19:00Z">
        <w:r w:rsidR="00BA3D7F">
          <w:rPr>
            <w:rFonts w:hint="eastAsia"/>
            <w:szCs w:val="21"/>
          </w:rPr>
          <w:t>(</w:t>
        </w:r>
      </w:ins>
      <w:del w:id="749" w:author="盛周 强" w:date="2023-04-20T16:19:00Z">
        <w:r w:rsidDel="00BA3D7F">
          <w:rPr>
            <w:rFonts w:hint="eastAsia"/>
            <w:szCs w:val="21"/>
          </w:rPr>
          <w:delText>（</w:delText>
        </w:r>
      </w:del>
      <w:r>
        <w:rPr>
          <w:rFonts w:hint="eastAsia"/>
          <w:szCs w:val="21"/>
        </w:rPr>
        <w:t>b</w:t>
      </w:r>
      <w:ins w:id="750" w:author="盛周 强" w:date="2023-04-20T16:19:00Z">
        <w:r w:rsidR="00BA3D7F">
          <w:rPr>
            <w:rFonts w:hint="eastAsia"/>
            <w:szCs w:val="21"/>
          </w:rPr>
          <w:t>）</w:t>
        </w:r>
      </w:ins>
      <w:del w:id="751" w:author="盛周 强" w:date="2023-04-20T16:19:00Z">
        <w:r w:rsidDel="00BA3D7F">
          <w:rPr>
            <w:rFonts w:hint="eastAsia"/>
            <w:szCs w:val="21"/>
          </w:rPr>
          <w:delText>）</w:delText>
        </w:r>
      </w:del>
      <w:r>
        <w:rPr>
          <w:rFonts w:hint="eastAsia"/>
          <w:szCs w:val="21"/>
        </w:rPr>
        <w:t>对</w:t>
      </w:r>
      <w:ins w:id="752" w:author="盛周 强" w:date="2023-04-20T16:19:00Z">
        <w:r w:rsidR="00BA3D7F">
          <w:rPr>
            <w:rFonts w:hint="eastAsia"/>
            <w:szCs w:val="21"/>
          </w:rPr>
          <w:t>(</w:t>
        </w:r>
      </w:ins>
      <w:del w:id="753" w:author="盛周 强" w:date="2023-04-20T16:19:00Z">
        <w:r w:rsidDel="00BA3D7F">
          <w:rPr>
            <w:rFonts w:hint="eastAsia"/>
            <w:szCs w:val="21"/>
          </w:rPr>
          <w:delText>（</w:delText>
        </w:r>
      </w:del>
      <w:r>
        <w:rPr>
          <w:rFonts w:hint="eastAsia"/>
          <w:szCs w:val="21"/>
        </w:rPr>
        <w:t>a</w:t>
      </w:r>
      <w:ins w:id="754" w:author="盛周 强" w:date="2023-04-20T16:19:00Z">
        <w:r w:rsidR="00BA3D7F">
          <w:rPr>
            <w:rFonts w:hint="eastAsia"/>
            <w:szCs w:val="21"/>
          </w:rPr>
          <w:t>）</w:t>
        </w:r>
      </w:ins>
      <w:del w:id="755" w:author="盛周 强" w:date="2023-04-20T16:19:00Z">
        <w:r w:rsidDel="00BA3D7F">
          <w:rPr>
            <w:rFonts w:hint="eastAsia"/>
            <w:szCs w:val="21"/>
          </w:rPr>
          <w:delText>）</w:delText>
        </w:r>
      </w:del>
      <w:r>
        <w:rPr>
          <w:rFonts w:hint="eastAsia"/>
          <w:szCs w:val="21"/>
        </w:rPr>
        <w:t>的俯视图；</w:t>
      </w:r>
      <w:ins w:id="756" w:author="盛周 强" w:date="2023-04-20T16:15:00Z">
        <w:r w:rsidR="00BA3D7F">
          <w:rPr>
            <w:rFonts w:hint="eastAsia"/>
            <w:szCs w:val="21"/>
          </w:rPr>
          <w:t>（</w:t>
        </w:r>
      </w:ins>
      <w:del w:id="757" w:author="盛周 强" w:date="2023-04-20T16:15:00Z">
        <w:r w:rsidDel="00BA3D7F">
          <w:rPr>
            <w:rFonts w:hint="eastAsia"/>
            <w:szCs w:val="21"/>
          </w:rPr>
          <w:delText>（</w:delText>
        </w:r>
      </w:del>
      <w:r>
        <w:rPr>
          <w:rFonts w:hint="eastAsia"/>
          <w:szCs w:val="21"/>
        </w:rPr>
        <w:t>c</w:t>
      </w:r>
      <w:ins w:id="758" w:author="盛周 强" w:date="2023-04-20T16:19:00Z">
        <w:r w:rsidR="00BA3D7F">
          <w:rPr>
            <w:rFonts w:hint="eastAsia"/>
            <w:szCs w:val="21"/>
          </w:rPr>
          <w:t>）</w:t>
        </w:r>
      </w:ins>
      <w:del w:id="759" w:author="盛周 强" w:date="2023-04-20T16:19:00Z">
        <w:r w:rsidDel="00BA3D7F">
          <w:rPr>
            <w:rFonts w:hint="eastAsia"/>
            <w:szCs w:val="21"/>
          </w:rPr>
          <w:delText>）</w:delText>
        </w:r>
      </w:del>
      <w:r>
        <w:rPr>
          <w:rFonts w:hint="eastAsia"/>
          <w:szCs w:val="21"/>
        </w:rPr>
        <w:t>C</w:t>
      </w:r>
      <w:r>
        <w:rPr>
          <w:szCs w:val="21"/>
        </w:rPr>
        <w:t>ICFWD</w:t>
      </w:r>
      <w:r>
        <w:rPr>
          <w:rFonts w:hint="eastAsia"/>
          <w:szCs w:val="21"/>
        </w:rPr>
        <w:t>，参数矩阵为：</w:t>
      </w:r>
      <w:r w:rsidR="00C6312D">
        <w:rPr>
          <w:noProof/>
          <w:position w:val="-12"/>
          <w:szCs w:val="21"/>
        </w:rPr>
        <w:object w:dxaOrig="1907" w:dyaOrig="362" w14:anchorId="5802AC61">
          <v:shape id="_x0000_i1092" type="#_x0000_t75" alt="" style="width:95.75pt;height:17.05pt;mso-width-percent:0;mso-height-percent:0;mso-width-percent:0;mso-height-percent:0" o:ole="">
            <v:imagedata r:id="rId454" o:title=""/>
          </v:shape>
          <o:OLEObject Type="Embed" ProgID="Equation.DSMT4" ShapeID="_x0000_i1092" DrawAspect="Content" ObjectID="_1743528545" r:id="rId455"/>
        </w:object>
      </w:r>
      <w:r>
        <w:rPr>
          <w:rFonts w:hint="eastAsia"/>
          <w:szCs w:val="21"/>
        </w:rPr>
        <w:t>，</w:t>
      </w:r>
      <w:r w:rsidR="00C6312D">
        <w:rPr>
          <w:noProof/>
          <w:position w:val="-12"/>
          <w:szCs w:val="21"/>
        </w:rPr>
        <w:object w:dxaOrig="1923" w:dyaOrig="362" w14:anchorId="3F47FA0E">
          <v:shape id="_x0000_i1091" type="#_x0000_t75" alt="" style="width:95.75pt;height:17.05pt;mso-width-percent:0;mso-height-percent:0;mso-width-percent:0;mso-height-percent:0" o:ole="">
            <v:imagedata r:id="rId456" o:title=""/>
          </v:shape>
          <o:OLEObject Type="Embed" ProgID="Equation.DSMT4" ShapeID="_x0000_i1091" DrawAspect="Content" ObjectID="_1743528546" r:id="rId457"/>
        </w:object>
      </w:r>
      <w:r>
        <w:rPr>
          <w:rFonts w:hint="eastAsia"/>
          <w:szCs w:val="21"/>
        </w:rPr>
        <w:t>和</w:t>
      </w:r>
      <w:r w:rsidR="00C6312D">
        <w:rPr>
          <w:noProof/>
          <w:position w:val="-10"/>
          <w:szCs w:val="21"/>
        </w:rPr>
        <w:object w:dxaOrig="1319" w:dyaOrig="314" w14:anchorId="460A79F8">
          <v:shape id="_x0000_i1090" type="#_x0000_t75" alt="" style="width:65.3pt;height:15.6pt;mso-width-percent:0;mso-height-percent:0;mso-width-percent:0;mso-height-percent:0" o:ole="">
            <v:imagedata r:id="rId458" o:title=""/>
          </v:shape>
          <o:OLEObject Type="Embed" ProgID="Equation.DSMT4" ShapeID="_x0000_i1090" DrawAspect="Content" ObjectID="_1743528547" r:id="rId459"/>
        </w:object>
      </w:r>
      <w:r>
        <w:rPr>
          <w:rFonts w:hint="eastAsia"/>
          <w:szCs w:val="21"/>
        </w:rPr>
        <w:t>；</w:t>
      </w:r>
      <w:ins w:id="760" w:author="盛周 强" w:date="2023-04-20T16:20:00Z">
        <w:r w:rsidR="00BA3D7F">
          <w:rPr>
            <w:rFonts w:hint="eastAsia"/>
            <w:szCs w:val="21"/>
          </w:rPr>
          <w:t>(</w:t>
        </w:r>
      </w:ins>
      <w:del w:id="761" w:author="盛周 强" w:date="2023-04-20T16:20:00Z">
        <w:r w:rsidDel="00BA3D7F">
          <w:rPr>
            <w:rFonts w:hint="eastAsia"/>
            <w:szCs w:val="21"/>
          </w:rPr>
          <w:delText>（</w:delText>
        </w:r>
      </w:del>
      <w:r>
        <w:rPr>
          <w:rFonts w:hint="eastAsia"/>
          <w:szCs w:val="21"/>
        </w:rPr>
        <w:t>d</w:t>
      </w:r>
      <w:ins w:id="762" w:author="盛周 强" w:date="2023-04-20T16:20:00Z">
        <w:r w:rsidR="00BA3D7F">
          <w:rPr>
            <w:rFonts w:hint="eastAsia"/>
            <w:szCs w:val="21"/>
          </w:rPr>
          <w:t>）</w:t>
        </w:r>
      </w:ins>
      <w:del w:id="763" w:author="盛周 强" w:date="2023-04-20T16:20:00Z">
        <w:r w:rsidDel="00BA3D7F">
          <w:rPr>
            <w:rFonts w:hint="eastAsia"/>
            <w:szCs w:val="21"/>
          </w:rPr>
          <w:delText>）</w:delText>
        </w:r>
      </w:del>
      <w:r>
        <w:rPr>
          <w:rFonts w:hint="eastAsia"/>
          <w:szCs w:val="21"/>
        </w:rPr>
        <w:t>对</w:t>
      </w:r>
      <w:ins w:id="764" w:author="盛周 强" w:date="2023-04-20T16:19:00Z">
        <w:r w:rsidR="00BA3D7F">
          <w:rPr>
            <w:szCs w:val="21"/>
          </w:rPr>
          <w:t>(</w:t>
        </w:r>
      </w:ins>
      <w:del w:id="765" w:author="盛周 强" w:date="2023-04-20T16:19:00Z">
        <w:r w:rsidDel="00BA3D7F">
          <w:rPr>
            <w:rFonts w:hint="eastAsia"/>
            <w:szCs w:val="21"/>
          </w:rPr>
          <w:delText>（</w:delText>
        </w:r>
      </w:del>
      <w:r>
        <w:rPr>
          <w:rFonts w:hint="eastAsia"/>
          <w:szCs w:val="21"/>
        </w:rPr>
        <w:t>c</w:t>
      </w:r>
      <w:ins w:id="766" w:author="盛周 强" w:date="2023-04-20T16:19:00Z">
        <w:r w:rsidR="00BA3D7F">
          <w:rPr>
            <w:rFonts w:hint="eastAsia"/>
            <w:szCs w:val="21"/>
          </w:rPr>
          <w:t>）</w:t>
        </w:r>
      </w:ins>
      <w:del w:id="767" w:author="盛周 强" w:date="2023-04-20T16:19:00Z">
        <w:r w:rsidDel="00BA3D7F">
          <w:rPr>
            <w:rFonts w:hint="eastAsia"/>
            <w:szCs w:val="21"/>
          </w:rPr>
          <w:delText>）</w:delText>
        </w:r>
      </w:del>
      <w:r>
        <w:rPr>
          <w:rFonts w:hint="eastAsia"/>
          <w:szCs w:val="21"/>
        </w:rPr>
        <w:t>的俯视图；</w:t>
      </w:r>
      <w:ins w:id="768" w:author="盛周 强" w:date="2023-04-20T16:20:00Z">
        <w:r w:rsidR="00BA3D7F">
          <w:rPr>
            <w:rFonts w:hint="eastAsia"/>
            <w:szCs w:val="21"/>
          </w:rPr>
          <w:t>(</w:t>
        </w:r>
      </w:ins>
      <w:del w:id="769" w:author="盛周 强" w:date="2023-04-20T16:20:00Z">
        <w:r w:rsidDel="00BA3D7F">
          <w:rPr>
            <w:rFonts w:hint="eastAsia"/>
            <w:szCs w:val="21"/>
          </w:rPr>
          <w:delText>（</w:delText>
        </w:r>
      </w:del>
      <w:r>
        <w:rPr>
          <w:rFonts w:hint="eastAsia"/>
          <w:szCs w:val="21"/>
        </w:rPr>
        <w:t>e</w:t>
      </w:r>
      <w:ins w:id="770" w:author="盛周 强" w:date="2023-04-20T16:20:00Z">
        <w:r w:rsidR="00BA3D7F">
          <w:rPr>
            <w:rFonts w:hint="eastAsia"/>
            <w:szCs w:val="21"/>
          </w:rPr>
          <w:t>）</w:t>
        </w:r>
      </w:ins>
      <w:del w:id="771" w:author="盛周 强" w:date="2023-04-20T16:20:00Z">
        <w:r w:rsidDel="00BA3D7F">
          <w:rPr>
            <w:rFonts w:hint="eastAsia"/>
            <w:szCs w:val="21"/>
          </w:rPr>
          <w:delText>）</w:delText>
        </w:r>
      </w:del>
      <w:r>
        <w:rPr>
          <w:rFonts w:hint="eastAsia"/>
          <w:szCs w:val="21"/>
        </w:rPr>
        <w:t>A</w:t>
      </w:r>
      <w:r>
        <w:rPr>
          <w:szCs w:val="21"/>
        </w:rPr>
        <w:t>CWD</w:t>
      </w:r>
      <w:r>
        <w:rPr>
          <w:rFonts w:hint="eastAsia"/>
          <w:szCs w:val="21"/>
        </w:rPr>
        <w:t>，参数矩阵为</w:t>
      </w:r>
      <w:r w:rsidR="00C6312D">
        <w:rPr>
          <w:noProof/>
          <w:position w:val="-12"/>
          <w:szCs w:val="21"/>
        </w:rPr>
        <w:object w:dxaOrig="2277" w:dyaOrig="362" w14:anchorId="39D0E543">
          <v:shape id="_x0000_i1089" type="#_x0000_t75" alt="" style="width:113.55pt;height:17.05pt;mso-width-percent:0;mso-height-percent:0;mso-width-percent:0;mso-height-percent:0" o:ole="">
            <v:imagedata r:id="rId460" o:title=""/>
          </v:shape>
          <o:OLEObject Type="Embed" ProgID="Equation.DSMT4" ShapeID="_x0000_i1089" DrawAspect="Content" ObjectID="_1743528548" r:id="rId461"/>
        </w:object>
      </w:r>
      <w:r>
        <w:rPr>
          <w:rFonts w:hint="eastAsia"/>
          <w:szCs w:val="21"/>
        </w:rPr>
        <w:t>；</w:t>
      </w:r>
      <w:ins w:id="772" w:author="盛周 强" w:date="2023-04-20T16:20:00Z">
        <w:r w:rsidR="00BA3D7F">
          <w:rPr>
            <w:rFonts w:hint="eastAsia"/>
            <w:szCs w:val="21"/>
          </w:rPr>
          <w:t>(</w:t>
        </w:r>
      </w:ins>
      <w:del w:id="773" w:author="盛周 强" w:date="2023-04-20T16:20:00Z">
        <w:r w:rsidDel="00BA3D7F">
          <w:rPr>
            <w:rFonts w:hint="eastAsia"/>
            <w:szCs w:val="21"/>
          </w:rPr>
          <w:delText>（</w:delText>
        </w:r>
      </w:del>
      <w:r>
        <w:rPr>
          <w:rFonts w:hint="eastAsia"/>
          <w:szCs w:val="21"/>
        </w:rPr>
        <w:t>f</w:t>
      </w:r>
      <w:ins w:id="774" w:author="盛周 强" w:date="2023-04-20T16:20:00Z">
        <w:r w:rsidR="00BA3D7F">
          <w:rPr>
            <w:rFonts w:hint="eastAsia"/>
            <w:szCs w:val="21"/>
          </w:rPr>
          <w:t>）</w:t>
        </w:r>
      </w:ins>
      <w:del w:id="775" w:author="盛周 强" w:date="2023-04-20T16:20:00Z">
        <w:r w:rsidDel="00BA3D7F">
          <w:rPr>
            <w:rFonts w:hint="eastAsia"/>
            <w:szCs w:val="21"/>
          </w:rPr>
          <w:delText>）</w:delText>
        </w:r>
      </w:del>
      <w:r>
        <w:rPr>
          <w:rFonts w:hint="eastAsia"/>
          <w:szCs w:val="21"/>
        </w:rPr>
        <w:t>对</w:t>
      </w:r>
      <w:ins w:id="776" w:author="盛周 强" w:date="2023-04-20T16:20:00Z">
        <w:r w:rsidR="00BA3D7F">
          <w:rPr>
            <w:rFonts w:hint="eastAsia"/>
            <w:szCs w:val="21"/>
          </w:rPr>
          <w:t>(</w:t>
        </w:r>
      </w:ins>
      <w:del w:id="777" w:author="盛周 强" w:date="2023-04-20T16:20:00Z">
        <w:r w:rsidDel="00BA3D7F">
          <w:rPr>
            <w:rFonts w:hint="eastAsia"/>
            <w:szCs w:val="21"/>
          </w:rPr>
          <w:delText>（</w:delText>
        </w:r>
      </w:del>
      <w:r>
        <w:rPr>
          <w:rFonts w:hint="eastAsia"/>
          <w:szCs w:val="21"/>
        </w:rPr>
        <w:t>e</w:t>
      </w:r>
      <w:ins w:id="778" w:author="盛周 强" w:date="2023-04-20T16:20:00Z">
        <w:r w:rsidR="00BA3D7F">
          <w:rPr>
            <w:rFonts w:hint="eastAsia"/>
            <w:szCs w:val="21"/>
          </w:rPr>
          <w:t>）</w:t>
        </w:r>
      </w:ins>
      <w:del w:id="779" w:author="盛周 强" w:date="2023-04-20T16:20:00Z">
        <w:r w:rsidDel="00BA3D7F">
          <w:rPr>
            <w:rFonts w:hint="eastAsia"/>
            <w:szCs w:val="21"/>
          </w:rPr>
          <w:delText>）</w:delText>
        </w:r>
      </w:del>
      <w:r>
        <w:rPr>
          <w:rFonts w:hint="eastAsia"/>
          <w:szCs w:val="21"/>
        </w:rPr>
        <w:t>的俯视图；</w:t>
      </w:r>
      <w:ins w:id="780" w:author="盛周 强" w:date="2023-04-20T16:20:00Z">
        <w:r w:rsidR="00BA3D7F">
          <w:rPr>
            <w:rFonts w:hint="eastAsia"/>
            <w:szCs w:val="21"/>
          </w:rPr>
          <w:t>(</w:t>
        </w:r>
      </w:ins>
      <w:del w:id="781" w:author="盛周 强" w:date="2023-04-20T16:20:00Z">
        <w:r w:rsidDel="00BA3D7F">
          <w:rPr>
            <w:rFonts w:hint="eastAsia"/>
            <w:szCs w:val="21"/>
          </w:rPr>
          <w:delText>（</w:delText>
        </w:r>
      </w:del>
      <w:r>
        <w:rPr>
          <w:rFonts w:hint="eastAsia"/>
          <w:szCs w:val="21"/>
        </w:rPr>
        <w:t>g</w:t>
      </w:r>
      <w:ins w:id="782" w:author="盛周 强" w:date="2023-04-20T16:20:00Z">
        <w:r w:rsidR="00BA3D7F">
          <w:rPr>
            <w:rFonts w:hint="eastAsia"/>
            <w:szCs w:val="21"/>
          </w:rPr>
          <w:t>）</w:t>
        </w:r>
      </w:ins>
      <w:del w:id="783" w:author="盛周 强" w:date="2023-04-20T16:20:00Z">
        <w:r w:rsidDel="00BA3D7F">
          <w:rPr>
            <w:rFonts w:hint="eastAsia"/>
            <w:szCs w:val="21"/>
          </w:rPr>
          <w:delText>）</w:delText>
        </w:r>
      </w:del>
      <w:r>
        <w:rPr>
          <w:rFonts w:hint="eastAsia"/>
          <w:szCs w:val="21"/>
        </w:rPr>
        <w:t>KFWD</w:t>
      </w:r>
      <w:r>
        <w:rPr>
          <w:rFonts w:hint="eastAsia"/>
          <w:szCs w:val="21"/>
        </w:rPr>
        <w:t>，参数矩阵为</w:t>
      </w:r>
      <w:r w:rsidR="00C6312D">
        <w:rPr>
          <w:noProof/>
          <w:position w:val="-12"/>
          <w:szCs w:val="21"/>
        </w:rPr>
        <w:object w:dxaOrig="2277" w:dyaOrig="362" w14:anchorId="40FF6AAA">
          <v:shape id="_x0000_i1088" type="#_x0000_t75" alt="" style="width:113.55pt;height:17.05pt;mso-width-percent:0;mso-height-percent:0;mso-width-percent:0;mso-height-percent:0" o:ole="">
            <v:imagedata r:id="rId462" o:title=""/>
          </v:shape>
          <o:OLEObject Type="Embed" ProgID="Equation.DSMT4" ShapeID="_x0000_i1088" DrawAspect="Content" ObjectID="_1743528549" r:id="rId463"/>
        </w:object>
      </w:r>
      <w:r>
        <w:rPr>
          <w:rFonts w:hint="eastAsia"/>
          <w:szCs w:val="21"/>
        </w:rPr>
        <w:t>；</w:t>
      </w:r>
      <w:ins w:id="784" w:author="盛周 强" w:date="2023-04-20T16:20:00Z">
        <w:r w:rsidR="00BA3D7F">
          <w:rPr>
            <w:rFonts w:hint="eastAsia"/>
            <w:szCs w:val="21"/>
          </w:rPr>
          <w:t>(</w:t>
        </w:r>
      </w:ins>
      <w:del w:id="785" w:author="盛周 强" w:date="2023-04-20T16:20:00Z">
        <w:r w:rsidDel="00BA3D7F">
          <w:rPr>
            <w:rFonts w:hint="eastAsia"/>
            <w:szCs w:val="21"/>
          </w:rPr>
          <w:delText>（</w:delText>
        </w:r>
      </w:del>
      <w:r>
        <w:rPr>
          <w:rFonts w:hint="eastAsia"/>
          <w:szCs w:val="21"/>
        </w:rPr>
        <w:t>h</w:t>
      </w:r>
      <w:ins w:id="786" w:author="盛周 强" w:date="2023-04-20T16:20:00Z">
        <w:r w:rsidR="00BA3D7F">
          <w:rPr>
            <w:rFonts w:hint="eastAsia"/>
            <w:szCs w:val="21"/>
          </w:rPr>
          <w:t>）</w:t>
        </w:r>
      </w:ins>
      <w:del w:id="787" w:author="盛周 强" w:date="2023-04-20T16:20:00Z">
        <w:r w:rsidDel="00BA3D7F">
          <w:rPr>
            <w:rFonts w:hint="eastAsia"/>
            <w:szCs w:val="21"/>
          </w:rPr>
          <w:delText>）</w:delText>
        </w:r>
      </w:del>
      <w:r>
        <w:rPr>
          <w:rFonts w:hint="eastAsia"/>
          <w:szCs w:val="21"/>
        </w:rPr>
        <w:t>对</w:t>
      </w:r>
      <w:ins w:id="788" w:author="盛周 强" w:date="2023-04-20T16:20:00Z">
        <w:r w:rsidR="00BA3D7F">
          <w:rPr>
            <w:rFonts w:hint="eastAsia"/>
            <w:szCs w:val="21"/>
          </w:rPr>
          <w:t>(</w:t>
        </w:r>
      </w:ins>
      <w:del w:id="789" w:author="盛周 强" w:date="2023-04-20T16:20:00Z">
        <w:r w:rsidDel="00BA3D7F">
          <w:rPr>
            <w:rFonts w:hint="eastAsia"/>
            <w:szCs w:val="21"/>
          </w:rPr>
          <w:delText>（</w:delText>
        </w:r>
      </w:del>
      <w:r>
        <w:rPr>
          <w:rFonts w:hint="eastAsia"/>
          <w:szCs w:val="21"/>
        </w:rPr>
        <w:t>g</w:t>
      </w:r>
      <w:ins w:id="790" w:author="盛周 强" w:date="2023-04-20T16:20:00Z">
        <w:r w:rsidR="00BA3D7F">
          <w:rPr>
            <w:rFonts w:hint="eastAsia"/>
            <w:szCs w:val="21"/>
          </w:rPr>
          <w:t>）</w:t>
        </w:r>
      </w:ins>
      <w:del w:id="791" w:author="盛周 强" w:date="2023-04-20T16:20:00Z">
        <w:r w:rsidDel="00BA3D7F">
          <w:rPr>
            <w:rFonts w:hint="eastAsia"/>
            <w:szCs w:val="21"/>
          </w:rPr>
          <w:delText>）</w:delText>
        </w:r>
      </w:del>
      <w:r>
        <w:rPr>
          <w:rFonts w:hint="eastAsia"/>
          <w:szCs w:val="21"/>
        </w:rPr>
        <w:t>的俯视图；</w:t>
      </w:r>
      <w:ins w:id="792" w:author="盛周 强" w:date="2023-04-20T16:20:00Z">
        <w:r w:rsidR="00BA3D7F">
          <w:rPr>
            <w:rFonts w:hint="eastAsia"/>
            <w:szCs w:val="21"/>
          </w:rPr>
          <w:t>(</w:t>
        </w:r>
      </w:ins>
      <w:del w:id="793" w:author="盛周 强" w:date="2023-04-20T16:20:00Z">
        <w:r w:rsidDel="00BA3D7F">
          <w:rPr>
            <w:rFonts w:hint="eastAsia"/>
            <w:szCs w:val="21"/>
          </w:rPr>
          <w:delText>（</w:delText>
        </w:r>
      </w:del>
      <w:r>
        <w:rPr>
          <w:rFonts w:hint="eastAsia"/>
          <w:szCs w:val="21"/>
        </w:rPr>
        <w:t>i</w:t>
      </w:r>
      <w:ins w:id="794" w:author="盛周 强" w:date="2023-04-20T16:20:00Z">
        <w:r w:rsidR="00BA3D7F">
          <w:rPr>
            <w:rFonts w:hint="eastAsia"/>
            <w:szCs w:val="21"/>
          </w:rPr>
          <w:t>）</w:t>
        </w:r>
      </w:ins>
      <w:del w:id="795" w:author="盛周 强" w:date="2023-04-20T16:20:00Z">
        <w:r w:rsidDel="00BA3D7F">
          <w:rPr>
            <w:rFonts w:hint="eastAsia"/>
            <w:szCs w:val="21"/>
          </w:rPr>
          <w:delText>）</w:delText>
        </w:r>
      </w:del>
      <w:r>
        <w:rPr>
          <w:rFonts w:hint="eastAsia"/>
          <w:szCs w:val="21"/>
        </w:rPr>
        <w:t>C</w:t>
      </w:r>
      <w:r>
        <w:rPr>
          <w:szCs w:val="21"/>
        </w:rPr>
        <w:t>RWD</w:t>
      </w:r>
      <w:r>
        <w:rPr>
          <w:rFonts w:hint="eastAsia"/>
          <w:szCs w:val="21"/>
        </w:rPr>
        <w:t>，参数矩阵为</w:t>
      </w:r>
      <w:r w:rsidR="00C6312D">
        <w:rPr>
          <w:noProof/>
          <w:position w:val="-12"/>
          <w:szCs w:val="21"/>
        </w:rPr>
        <w:object w:dxaOrig="2775" w:dyaOrig="362" w14:anchorId="22A8A855">
          <v:shape id="_x0000_i1087" type="#_x0000_t75" alt="" style="width:140.3pt;height:17.05pt;mso-width-percent:0;mso-height-percent:0;mso-width-percent:0;mso-height-percent:0" o:ole="">
            <v:imagedata r:id="rId464" o:title=""/>
          </v:shape>
          <o:OLEObject Type="Embed" ProgID="Equation.DSMT4" ShapeID="_x0000_i1087" DrawAspect="Content" ObjectID="_1743528550" r:id="rId465"/>
        </w:object>
      </w:r>
      <w:r>
        <w:rPr>
          <w:rFonts w:hint="eastAsia"/>
          <w:szCs w:val="21"/>
        </w:rPr>
        <w:t>；</w:t>
      </w:r>
      <w:ins w:id="796" w:author="盛周 强" w:date="2023-04-20T16:20:00Z">
        <w:r w:rsidR="00BA3D7F">
          <w:rPr>
            <w:rFonts w:hint="eastAsia"/>
            <w:szCs w:val="21"/>
          </w:rPr>
          <w:t>(</w:t>
        </w:r>
      </w:ins>
      <w:del w:id="797" w:author="盛周 强" w:date="2023-04-20T16:20:00Z">
        <w:r w:rsidDel="00BA3D7F">
          <w:rPr>
            <w:rFonts w:hint="eastAsia"/>
            <w:szCs w:val="21"/>
          </w:rPr>
          <w:delText>（</w:delText>
        </w:r>
      </w:del>
      <w:r>
        <w:rPr>
          <w:rFonts w:hint="eastAsia"/>
          <w:szCs w:val="21"/>
        </w:rPr>
        <w:t>j</w:t>
      </w:r>
      <w:ins w:id="798" w:author="盛周 强" w:date="2023-04-20T16:20:00Z">
        <w:r w:rsidR="00BA3D7F">
          <w:rPr>
            <w:rFonts w:hint="eastAsia"/>
            <w:szCs w:val="21"/>
          </w:rPr>
          <w:t>）</w:t>
        </w:r>
      </w:ins>
      <w:del w:id="799" w:author="盛周 强" w:date="2023-04-20T16:20:00Z">
        <w:r w:rsidDel="00BA3D7F">
          <w:rPr>
            <w:rFonts w:hint="eastAsia"/>
            <w:szCs w:val="21"/>
          </w:rPr>
          <w:delText>）</w:delText>
        </w:r>
      </w:del>
      <w:r>
        <w:rPr>
          <w:rFonts w:hint="eastAsia"/>
          <w:szCs w:val="21"/>
        </w:rPr>
        <w:t>对</w:t>
      </w:r>
      <w:ins w:id="800" w:author="盛周 强" w:date="2023-04-20T16:20:00Z">
        <w:r w:rsidR="00BA3D7F">
          <w:rPr>
            <w:rFonts w:hint="eastAsia"/>
            <w:szCs w:val="21"/>
          </w:rPr>
          <w:t>(</w:t>
        </w:r>
      </w:ins>
      <w:del w:id="801" w:author="盛周 强" w:date="2023-04-20T16:20:00Z">
        <w:r w:rsidDel="00BA3D7F">
          <w:rPr>
            <w:rFonts w:hint="eastAsia"/>
            <w:szCs w:val="21"/>
          </w:rPr>
          <w:delText>（</w:delText>
        </w:r>
      </w:del>
      <w:r>
        <w:rPr>
          <w:rFonts w:hint="eastAsia"/>
          <w:szCs w:val="21"/>
        </w:rPr>
        <w:t>i</w:t>
      </w:r>
      <w:ins w:id="802" w:author="盛周 强" w:date="2023-04-20T16:20:00Z">
        <w:r w:rsidR="00BA3D7F">
          <w:rPr>
            <w:rFonts w:hint="eastAsia"/>
            <w:szCs w:val="21"/>
          </w:rPr>
          <w:t>）</w:t>
        </w:r>
      </w:ins>
      <w:del w:id="803" w:author="盛周 强" w:date="2023-04-20T16:20:00Z">
        <w:r w:rsidDel="00BA3D7F">
          <w:rPr>
            <w:rFonts w:hint="eastAsia"/>
            <w:szCs w:val="21"/>
          </w:rPr>
          <w:delText>）</w:delText>
        </w:r>
      </w:del>
      <w:r>
        <w:rPr>
          <w:rFonts w:hint="eastAsia"/>
          <w:szCs w:val="21"/>
        </w:rPr>
        <w:t>的俯视图；</w:t>
      </w:r>
      <w:ins w:id="804" w:author="盛周 强" w:date="2023-04-20T16:20:00Z">
        <w:r w:rsidR="00BA3D7F">
          <w:rPr>
            <w:rFonts w:hint="eastAsia"/>
            <w:szCs w:val="21"/>
          </w:rPr>
          <w:t>(</w:t>
        </w:r>
      </w:ins>
      <w:del w:id="805" w:author="盛周 强" w:date="2023-04-20T16:20:00Z">
        <w:r w:rsidDel="00BA3D7F">
          <w:rPr>
            <w:rFonts w:hint="eastAsia"/>
            <w:szCs w:val="21"/>
          </w:rPr>
          <w:delText>（</w:delText>
        </w:r>
      </w:del>
      <w:r>
        <w:rPr>
          <w:rFonts w:hint="eastAsia"/>
          <w:szCs w:val="21"/>
        </w:rPr>
        <w:t>k</w:t>
      </w:r>
      <w:ins w:id="806" w:author="盛周 强" w:date="2023-04-20T16:20:00Z">
        <w:r w:rsidR="00BA3D7F">
          <w:rPr>
            <w:rFonts w:hint="eastAsia"/>
            <w:szCs w:val="21"/>
          </w:rPr>
          <w:t>）</w:t>
        </w:r>
      </w:ins>
      <w:del w:id="807" w:author="盛周 强" w:date="2023-04-20T16:20:00Z">
        <w:r w:rsidDel="00BA3D7F">
          <w:rPr>
            <w:rFonts w:hint="eastAsia"/>
            <w:szCs w:val="21"/>
          </w:rPr>
          <w:delText>）</w:delText>
        </w:r>
      </w:del>
      <w:r>
        <w:rPr>
          <w:rFonts w:hint="eastAsia"/>
          <w:szCs w:val="21"/>
        </w:rPr>
        <w:t>W</w:t>
      </w:r>
      <w:r>
        <w:rPr>
          <w:szCs w:val="21"/>
        </w:rPr>
        <w:t>D</w:t>
      </w:r>
      <w:r>
        <w:rPr>
          <w:rFonts w:hint="eastAsia"/>
          <w:szCs w:val="21"/>
        </w:rPr>
        <w:t>；</w:t>
      </w:r>
      <w:ins w:id="808" w:author="盛周 强" w:date="2023-04-20T16:20:00Z">
        <w:r w:rsidR="00BA3D7F">
          <w:rPr>
            <w:rFonts w:hint="eastAsia"/>
            <w:szCs w:val="21"/>
          </w:rPr>
          <w:t>(</w:t>
        </w:r>
      </w:ins>
      <w:del w:id="809" w:author="盛周 强" w:date="2023-04-20T16:20:00Z">
        <w:r w:rsidDel="00BA3D7F">
          <w:rPr>
            <w:rFonts w:hint="eastAsia"/>
            <w:szCs w:val="21"/>
          </w:rPr>
          <w:delText>（</w:delText>
        </w:r>
      </w:del>
      <w:r>
        <w:rPr>
          <w:rFonts w:hint="eastAsia"/>
          <w:szCs w:val="21"/>
        </w:rPr>
        <w:t>l</w:t>
      </w:r>
      <w:ins w:id="810" w:author="盛周 强" w:date="2023-04-20T16:20:00Z">
        <w:r w:rsidR="00BA3D7F">
          <w:rPr>
            <w:rFonts w:hint="eastAsia"/>
            <w:szCs w:val="21"/>
          </w:rPr>
          <w:t>）</w:t>
        </w:r>
      </w:ins>
      <w:del w:id="811" w:author="盛周 强" w:date="2023-04-20T16:20:00Z">
        <w:r w:rsidDel="00BA3D7F">
          <w:rPr>
            <w:rFonts w:hint="eastAsia"/>
            <w:szCs w:val="21"/>
          </w:rPr>
          <w:delText>）</w:delText>
        </w:r>
      </w:del>
      <w:r>
        <w:rPr>
          <w:rFonts w:hint="eastAsia"/>
          <w:szCs w:val="21"/>
        </w:rPr>
        <w:t>对</w:t>
      </w:r>
      <w:ins w:id="812" w:author="盛周 强" w:date="2023-04-20T16:20:00Z">
        <w:r w:rsidR="00BA3D7F">
          <w:rPr>
            <w:rFonts w:hint="eastAsia"/>
            <w:szCs w:val="21"/>
          </w:rPr>
          <w:t>(</w:t>
        </w:r>
      </w:ins>
      <w:del w:id="813" w:author="盛周 强" w:date="2023-04-20T16:20:00Z">
        <w:r w:rsidDel="00BA3D7F">
          <w:rPr>
            <w:rFonts w:hint="eastAsia"/>
            <w:szCs w:val="21"/>
          </w:rPr>
          <w:delText>（</w:delText>
        </w:r>
      </w:del>
      <w:r>
        <w:rPr>
          <w:rFonts w:hint="eastAsia"/>
          <w:szCs w:val="21"/>
        </w:rPr>
        <w:t>k</w:t>
      </w:r>
      <w:ins w:id="814" w:author="盛周 强" w:date="2023-04-20T16:20:00Z">
        <w:r w:rsidR="00BA3D7F">
          <w:rPr>
            <w:rFonts w:hint="eastAsia"/>
            <w:szCs w:val="21"/>
          </w:rPr>
          <w:t>）</w:t>
        </w:r>
      </w:ins>
      <w:del w:id="815" w:author="盛周 强" w:date="2023-04-20T16:20:00Z">
        <w:r w:rsidDel="00BA3D7F">
          <w:rPr>
            <w:rFonts w:hint="eastAsia"/>
            <w:szCs w:val="21"/>
          </w:rPr>
          <w:delText>）</w:delText>
        </w:r>
      </w:del>
      <w:r>
        <w:rPr>
          <w:rFonts w:hint="eastAsia"/>
          <w:szCs w:val="21"/>
        </w:rPr>
        <w:t>的俯视图。</w:t>
      </w:r>
    </w:p>
    <w:p w14:paraId="1C4BC330" w14:textId="77777777" w:rsidR="0071366A" w:rsidRDefault="00000000">
      <w:pPr>
        <w:ind w:firstLineChars="0" w:firstLine="0"/>
      </w:pPr>
      <w:commentRangeStart w:id="816"/>
      <w:commentRangeStart w:id="817"/>
      <w:commentRangeEnd w:id="816"/>
      <w:r>
        <w:commentReference w:id="816"/>
      </w:r>
      <w:commentRangeEnd w:id="817"/>
      <w:r w:rsidR="000C5CEC">
        <w:rPr>
          <w:rStyle w:val="aff"/>
        </w:rPr>
        <w:commentReference w:id="817"/>
      </w:r>
    </w:p>
    <w:p w14:paraId="08337781" w14:textId="77777777" w:rsidR="0071366A" w:rsidRDefault="0071366A">
      <w:pPr>
        <w:ind w:firstLineChars="0" w:firstLine="0"/>
      </w:pPr>
    </w:p>
    <w:p w14:paraId="397C3C85" w14:textId="4376E910" w:rsidR="0071366A" w:rsidRDefault="00000000">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C6312D">
        <w:rPr>
          <w:noProof/>
          <w:position w:val="-24"/>
        </w:rPr>
        <w:object w:dxaOrig="3355" w:dyaOrig="796" w14:anchorId="53C1970D">
          <v:shape id="_x0000_i1086" type="#_x0000_t75" alt="" style="width:167.75pt;height:39.35pt;mso-width-percent:0;mso-height-percent:0;mso-width-percent:0;mso-height-percent:0" o:ole="">
            <v:imagedata r:id="rId466" o:title=""/>
          </v:shape>
          <o:OLEObject Type="Embed" ProgID="Equation.DSMT4" ShapeID="_x0000_i1086" DrawAspect="Content" ObjectID="_1743528551" r:id="rId467"/>
        </w:object>
      </w:r>
      <w:r w:rsidR="00C6312D">
        <w:rPr>
          <w:noProof/>
          <w:position w:val="-12"/>
        </w:rPr>
        <w:object w:dxaOrig="1722" w:dyaOrig="402" w14:anchorId="089E2E7D">
          <v:shape id="_x0000_i1085" type="#_x0000_t75" alt="" style="width:86.1pt;height:19.3pt;mso-width-percent:0;mso-height-percent:0;mso-width-percent:0;mso-height-percent:0" o:ole="">
            <v:imagedata r:id="rId468" o:title=""/>
          </v:shape>
          <o:OLEObject Type="Embed" ProgID="Equation.DSMT4" ShapeID="_x0000_i1085" DrawAspect="Content" ObjectID="_1743528552" r:id="rId469"/>
        </w:object>
      </w:r>
      <w:r w:rsidR="00C6312D">
        <w:rPr>
          <w:noProof/>
          <w:position w:val="-12"/>
        </w:rPr>
        <w:object w:dxaOrig="1907" w:dyaOrig="402" w14:anchorId="51AC7EA5">
          <v:shape id="_x0000_i1084" type="#_x0000_t75" alt="" style="width:95.75pt;height:19.3pt;mso-width-percent:0;mso-height-percent:0;mso-width-percent:0;mso-height-percent:0" o:ole="">
            <v:imagedata r:id="rId470" o:title=""/>
          </v:shape>
          <o:OLEObject Type="Embed" ProgID="Equation.DSMT4" ShapeID="_x0000_i1084" DrawAspect="Content" ObjectID="_1743528553" r:id="rId471"/>
        </w:object>
      </w:r>
      <w:r w:rsidR="00C6312D">
        <w:rPr>
          <w:noProof/>
          <w:position w:val="-30"/>
        </w:rPr>
        <w:object w:dxaOrig="2043" w:dyaOrig="740" w14:anchorId="3935DF2A">
          <v:shape id="_x0000_i1083" type="#_x0000_t75" alt="" style="width:102.45pt;height:36.35pt;mso-width-percent:0;mso-height-percent:0;mso-width-percent:0;mso-height-percent:0" o:ole="">
            <v:imagedata r:id="rId472" o:title=""/>
          </v:shape>
          <o:OLEObject Type="Embed" ProgID="Equation.DSMT4" ShapeID="_x0000_i1083" DrawAspect="Content" ObjectID="_1743528554" r:id="rId473"/>
        </w:object>
      </w:r>
      <w:r w:rsidR="00C6312D">
        <w:rPr>
          <w:noProof/>
          <w:position w:val="-30"/>
        </w:rPr>
        <w:object w:dxaOrig="1995" w:dyaOrig="724" w14:anchorId="1708A5E4">
          <v:shape id="_x0000_i1082" type="#_x0000_t75" alt="" style="width:99.45pt;height:35.65pt;mso-width-percent:0;mso-height-percent:0;mso-width-percent:0;mso-height-percent:0" o:ole="">
            <v:imagedata r:id="rId474" o:title=""/>
          </v:shape>
          <o:OLEObject Type="Embed" ProgID="Equation.DSMT4" ShapeID="_x0000_i1082" DrawAspect="Content" ObjectID="_1743528555" r:id="rId475"/>
        </w:object>
      </w:r>
      <w:r>
        <w:rPr>
          <w:rFonts w:hint="eastAsia"/>
        </w:rPr>
        <w:t>和它相关的俯视图分别是图</w:t>
      </w:r>
      <w:r>
        <w:rPr>
          <w:rFonts w:hint="eastAsia"/>
        </w:rPr>
        <w:t>2</w:t>
      </w:r>
      <w:ins w:id="818" w:author="盛周 强" w:date="2023-04-20T16:21:00Z">
        <w:r w:rsidR="00BA3D7F">
          <w:rPr>
            <w:rFonts w:hint="eastAsia"/>
          </w:rPr>
          <w:t>(</w:t>
        </w:r>
      </w:ins>
      <w:commentRangeStart w:id="819"/>
      <w:del w:id="820" w:author="盛周 强" w:date="2023-04-20T16:21:00Z">
        <w:r w:rsidDel="00BA3D7F">
          <w:rPr>
            <w:rFonts w:hint="eastAsia"/>
          </w:rPr>
          <w:delText>（</w:delText>
        </w:r>
      </w:del>
      <w:r>
        <w:rPr>
          <w:rFonts w:hint="eastAsia"/>
        </w:rPr>
        <w:t>a</w:t>
      </w:r>
      <w:ins w:id="821" w:author="盛周 强" w:date="2023-04-20T16:21:00Z">
        <w:r w:rsidR="00BA3D7F">
          <w:rPr>
            <w:rFonts w:hint="eastAsia"/>
          </w:rPr>
          <w:t>）</w:t>
        </w:r>
      </w:ins>
      <w:del w:id="822" w:author="盛周 强" w:date="2023-04-20T16:21:00Z">
        <w:r w:rsidDel="00BA3D7F">
          <w:rPr>
            <w:rFonts w:hint="eastAsia"/>
          </w:rPr>
          <w:delText>）</w:delText>
        </w:r>
      </w:del>
      <w:commentRangeEnd w:id="819"/>
      <w:r>
        <w:commentReference w:id="819"/>
      </w:r>
      <w:r>
        <w:rPr>
          <w:rFonts w:hint="eastAsia"/>
        </w:rPr>
        <w:t>和图</w:t>
      </w:r>
      <w:r>
        <w:rPr>
          <w:rFonts w:hint="eastAsia"/>
        </w:rPr>
        <w:t>2</w:t>
      </w:r>
      <w:ins w:id="823" w:author="盛周 强" w:date="2023-04-20T16:21:00Z">
        <w:r w:rsidR="00BA3D7F">
          <w:rPr>
            <w:rFonts w:hint="eastAsia"/>
          </w:rPr>
          <w:t>(</w:t>
        </w:r>
      </w:ins>
      <w:del w:id="824" w:author="盛周 强" w:date="2023-04-20T16:21:00Z">
        <w:r w:rsidDel="00BA3D7F">
          <w:rPr>
            <w:rFonts w:hint="eastAsia"/>
          </w:rPr>
          <w:delText>（</w:delText>
        </w:r>
      </w:del>
      <w:r>
        <w:rPr>
          <w:rFonts w:hint="eastAsia"/>
        </w:rPr>
        <w:t>b</w:t>
      </w:r>
      <w:ins w:id="825" w:author="盛周 强" w:date="2023-04-20T16:21:00Z">
        <w:r w:rsidR="00BA3D7F">
          <w:rPr>
            <w:rFonts w:hint="eastAsia"/>
          </w:rPr>
          <w:t>）</w:t>
        </w:r>
      </w:ins>
      <w:del w:id="826" w:author="盛周 强" w:date="2023-04-20T16:21:00Z">
        <w:r w:rsidDel="00BA3D7F">
          <w:rPr>
            <w:rFonts w:hint="eastAsia"/>
          </w:rPr>
          <w:delText>）</w:delText>
        </w:r>
      </w:del>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ED5BD2">
        <w:t>[29]</w:t>
      </w:r>
      <w:r>
        <w:fldChar w:fldCharType="end"/>
      </w:r>
      <w:r>
        <w:rPr>
          <w:rFonts w:hint="eastAsia"/>
        </w:rPr>
        <w:t>选择，和它相关的俯视图分别是图</w:t>
      </w:r>
      <w:r>
        <w:rPr>
          <w:rFonts w:hint="eastAsia"/>
        </w:rPr>
        <w:t>2</w:t>
      </w:r>
      <w:ins w:id="827" w:author="盛周 强" w:date="2023-04-20T16:21:00Z">
        <w:r w:rsidR="00BA3D7F">
          <w:rPr>
            <w:rFonts w:hint="eastAsia"/>
          </w:rPr>
          <w:t>(</w:t>
        </w:r>
      </w:ins>
      <w:del w:id="828" w:author="盛周 强" w:date="2023-04-20T16:21:00Z">
        <w:r w:rsidDel="00BA3D7F">
          <w:rPr>
            <w:rFonts w:hint="eastAsia"/>
          </w:rPr>
          <w:delText>（</w:delText>
        </w:r>
      </w:del>
      <w:r>
        <w:rPr>
          <w:rFonts w:hint="eastAsia"/>
        </w:rPr>
        <w:t>c</w:t>
      </w:r>
      <w:ins w:id="829" w:author="盛周 强" w:date="2023-04-20T16:21:00Z">
        <w:r w:rsidR="00BA3D7F">
          <w:rPr>
            <w:rFonts w:hint="eastAsia"/>
          </w:rPr>
          <w:t>）</w:t>
        </w:r>
      </w:ins>
      <w:del w:id="830" w:author="盛周 强" w:date="2023-04-20T16:21:00Z">
        <w:r w:rsidDel="00BA3D7F">
          <w:rPr>
            <w:rFonts w:hint="eastAsia"/>
          </w:rPr>
          <w:delText>）</w:delText>
        </w:r>
      </w:del>
      <w:r>
        <w:rPr>
          <w:rFonts w:hint="eastAsia"/>
        </w:rPr>
        <w:t>和图</w:t>
      </w:r>
      <w:r>
        <w:rPr>
          <w:rFonts w:hint="eastAsia"/>
        </w:rPr>
        <w:t>2</w:t>
      </w:r>
      <w:ins w:id="831" w:author="盛周 强" w:date="2023-04-20T16:21:00Z">
        <w:r w:rsidR="00BA3D7F">
          <w:rPr>
            <w:rFonts w:hint="eastAsia"/>
          </w:rPr>
          <w:t>(</w:t>
        </w:r>
      </w:ins>
      <w:del w:id="832" w:author="盛周 强" w:date="2023-04-20T16:21:00Z">
        <w:r w:rsidDel="00BA3D7F">
          <w:rPr>
            <w:rFonts w:hint="eastAsia"/>
          </w:rPr>
          <w:delText>（</w:delText>
        </w:r>
      </w:del>
      <w:r>
        <w:t>d</w:t>
      </w:r>
      <w:ins w:id="833" w:author="盛周 强" w:date="2023-04-20T16:21:00Z">
        <w:r w:rsidR="00BA3D7F">
          <w:rPr>
            <w:rFonts w:hint="eastAsia"/>
          </w:rPr>
          <w:t>）</w:t>
        </w:r>
      </w:ins>
      <w:del w:id="834" w:author="盛周 强" w:date="2023-04-20T16:21:00Z">
        <w:r w:rsidDel="00BA3D7F">
          <w:rPr>
            <w:rFonts w:hint="eastAsia"/>
          </w:rPr>
          <w:delText>）</w:delText>
        </w:r>
      </w:del>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ED5BD2">
        <w:t>[2]</w:t>
      </w:r>
      <w:r>
        <w:fldChar w:fldCharType="end"/>
      </w:r>
      <w:r>
        <w:rPr>
          <w:rFonts w:hint="eastAsia"/>
        </w:rPr>
        <w:t>选择，和它相关的俯视图分别是图</w:t>
      </w:r>
      <w:r>
        <w:rPr>
          <w:rFonts w:hint="eastAsia"/>
        </w:rPr>
        <w:t>2</w:t>
      </w:r>
      <w:ins w:id="835" w:author="盛周 强" w:date="2023-04-20T16:21:00Z">
        <w:r w:rsidR="000C4401">
          <w:rPr>
            <w:rFonts w:hint="eastAsia"/>
          </w:rPr>
          <w:t>(</w:t>
        </w:r>
      </w:ins>
      <w:del w:id="836" w:author="盛周 强" w:date="2023-04-20T16:21:00Z">
        <w:r w:rsidDel="000C4401">
          <w:rPr>
            <w:rFonts w:hint="eastAsia"/>
          </w:rPr>
          <w:delText>（</w:delText>
        </w:r>
      </w:del>
      <w:r>
        <w:rPr>
          <w:rFonts w:hint="eastAsia"/>
        </w:rPr>
        <w:t>e</w:t>
      </w:r>
      <w:ins w:id="837" w:author="盛周 强" w:date="2023-04-20T16:21:00Z">
        <w:r w:rsidR="000C4401">
          <w:rPr>
            <w:rFonts w:hint="eastAsia"/>
          </w:rPr>
          <w:t>）</w:t>
        </w:r>
      </w:ins>
      <w:del w:id="838" w:author="盛周 强" w:date="2023-04-20T16:21:00Z">
        <w:r w:rsidDel="000C4401">
          <w:rPr>
            <w:rFonts w:hint="eastAsia"/>
          </w:rPr>
          <w:delText>）</w:delText>
        </w:r>
      </w:del>
      <w:r>
        <w:rPr>
          <w:rFonts w:hint="eastAsia"/>
        </w:rPr>
        <w:t>和图</w:t>
      </w:r>
      <w:r>
        <w:rPr>
          <w:rFonts w:hint="eastAsia"/>
        </w:rPr>
        <w:t>2</w:t>
      </w:r>
      <w:ins w:id="839" w:author="盛周 强" w:date="2023-04-20T16:21:00Z">
        <w:r w:rsidR="000C4401">
          <w:rPr>
            <w:rFonts w:hint="eastAsia"/>
          </w:rPr>
          <w:t>(</w:t>
        </w:r>
      </w:ins>
      <w:del w:id="840" w:author="盛周 强" w:date="2023-04-20T16:21:00Z">
        <w:r w:rsidDel="000C4401">
          <w:rPr>
            <w:rFonts w:hint="eastAsia"/>
          </w:rPr>
          <w:delText>（</w:delText>
        </w:r>
      </w:del>
      <w:r>
        <w:rPr>
          <w:rFonts w:hint="eastAsia"/>
        </w:rPr>
        <w:t>f</w:t>
      </w:r>
      <w:ins w:id="841" w:author="盛周 强" w:date="2023-04-20T16:21:00Z">
        <w:r w:rsidR="000C4401">
          <w:rPr>
            <w:rFonts w:hint="eastAsia"/>
          </w:rPr>
          <w:t>）</w:t>
        </w:r>
      </w:ins>
      <w:del w:id="842" w:author="盛周 强" w:date="2023-04-20T16:21:00Z">
        <w:r w:rsidDel="000C4401">
          <w:rPr>
            <w:rFonts w:hint="eastAsia"/>
          </w:rPr>
          <w:delText>）</w:delText>
        </w:r>
      </w:del>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ED5BD2">
        <w:t>[23]</w:t>
      </w:r>
      <w:r>
        <w:fldChar w:fldCharType="end"/>
      </w:r>
      <w:r>
        <w:rPr>
          <w:rFonts w:hint="eastAsia"/>
        </w:rPr>
        <w:t>选择，和它相关的俯视图分别是图</w:t>
      </w:r>
      <w:r>
        <w:rPr>
          <w:rFonts w:hint="eastAsia"/>
        </w:rPr>
        <w:t>2</w:t>
      </w:r>
      <w:ins w:id="843" w:author="盛周 强" w:date="2023-04-20T16:21:00Z">
        <w:r w:rsidR="000C4401">
          <w:rPr>
            <w:rFonts w:hint="eastAsia"/>
          </w:rPr>
          <w:t>(</w:t>
        </w:r>
      </w:ins>
      <w:del w:id="844" w:author="盛周 强" w:date="2023-04-20T16:21:00Z">
        <w:r w:rsidDel="000C4401">
          <w:rPr>
            <w:rFonts w:hint="eastAsia"/>
          </w:rPr>
          <w:delText>（</w:delText>
        </w:r>
      </w:del>
      <w:r>
        <w:rPr>
          <w:rFonts w:hint="eastAsia"/>
        </w:rPr>
        <w:t>g</w:t>
      </w:r>
      <w:ins w:id="845" w:author="盛周 强" w:date="2023-04-20T16:21:00Z">
        <w:r w:rsidR="000C4401">
          <w:rPr>
            <w:rFonts w:hint="eastAsia"/>
          </w:rPr>
          <w:t>）</w:t>
        </w:r>
      </w:ins>
      <w:del w:id="846" w:author="盛周 强" w:date="2023-04-20T16:21:00Z">
        <w:r w:rsidDel="000C4401">
          <w:rPr>
            <w:rFonts w:hint="eastAsia"/>
          </w:rPr>
          <w:delText>）</w:delText>
        </w:r>
      </w:del>
      <w:r>
        <w:rPr>
          <w:rFonts w:hint="eastAsia"/>
        </w:rPr>
        <w:t>和图</w:t>
      </w:r>
      <w:r>
        <w:rPr>
          <w:rFonts w:hint="eastAsia"/>
        </w:rPr>
        <w:t>2</w:t>
      </w:r>
      <w:ins w:id="847" w:author="盛周 强" w:date="2023-04-20T16:21:00Z">
        <w:r w:rsidR="000C4401">
          <w:rPr>
            <w:rFonts w:hint="eastAsia"/>
          </w:rPr>
          <w:t>(</w:t>
        </w:r>
      </w:ins>
      <w:del w:id="848" w:author="盛周 强" w:date="2023-04-20T16:21:00Z">
        <w:r w:rsidDel="000C4401">
          <w:rPr>
            <w:rFonts w:hint="eastAsia"/>
          </w:rPr>
          <w:delText>（</w:delText>
        </w:r>
      </w:del>
      <w:r>
        <w:rPr>
          <w:rFonts w:hint="eastAsia"/>
        </w:rPr>
        <w:t>h</w:t>
      </w:r>
      <w:ins w:id="849" w:author="盛周 强" w:date="2023-04-20T16:21:00Z">
        <w:r w:rsidR="000C4401">
          <w:rPr>
            <w:rFonts w:hint="eastAsia"/>
          </w:rPr>
          <w:t>）</w:t>
        </w:r>
      </w:ins>
      <w:del w:id="850" w:author="盛周 强" w:date="2023-04-20T16:21:00Z">
        <w:r w:rsidDel="000C4401">
          <w:rPr>
            <w:rFonts w:hint="eastAsia"/>
          </w:rPr>
          <w:delText>）</w:delText>
        </w:r>
      </w:del>
      <w:r>
        <w:rPr>
          <w:rFonts w:hint="eastAsia"/>
        </w:rPr>
        <w:t>。</w:t>
      </w:r>
      <w:r>
        <w:rPr>
          <w:rFonts w:hint="eastAsia"/>
        </w:rPr>
        <w:t>WD</w:t>
      </w:r>
      <w:r>
        <w:rPr>
          <w:rFonts w:hint="eastAsia"/>
        </w:rPr>
        <w:t>，和它相关的俯视图分别是图</w:t>
      </w:r>
      <w:r>
        <w:rPr>
          <w:rFonts w:hint="eastAsia"/>
        </w:rPr>
        <w:t>2</w:t>
      </w:r>
      <w:ins w:id="851" w:author="盛周 强" w:date="2023-04-20T16:22:00Z">
        <w:r w:rsidR="000C4401">
          <w:rPr>
            <w:rFonts w:hint="eastAsia"/>
          </w:rPr>
          <w:t>(</w:t>
        </w:r>
      </w:ins>
      <w:del w:id="852" w:author="盛周 强" w:date="2023-04-20T16:22:00Z">
        <w:r w:rsidDel="000C4401">
          <w:rPr>
            <w:rFonts w:hint="eastAsia"/>
          </w:rPr>
          <w:delText>（</w:delText>
        </w:r>
      </w:del>
      <w:r>
        <w:rPr>
          <w:rFonts w:hint="eastAsia"/>
        </w:rPr>
        <w:t>i</w:t>
      </w:r>
      <w:ins w:id="853" w:author="盛周 强" w:date="2023-04-20T16:22:00Z">
        <w:r w:rsidR="000C4401">
          <w:rPr>
            <w:rFonts w:hint="eastAsia"/>
          </w:rPr>
          <w:t>）</w:t>
        </w:r>
      </w:ins>
      <w:del w:id="854" w:author="盛周 强" w:date="2023-04-20T16:22:00Z">
        <w:r w:rsidDel="000C4401">
          <w:rPr>
            <w:rFonts w:hint="eastAsia"/>
          </w:rPr>
          <w:delText>）</w:delText>
        </w:r>
      </w:del>
      <w:r>
        <w:rPr>
          <w:rFonts w:hint="eastAsia"/>
        </w:rPr>
        <w:t>和图</w:t>
      </w:r>
      <w:r>
        <w:rPr>
          <w:rFonts w:hint="eastAsia"/>
        </w:rPr>
        <w:t>2</w:t>
      </w:r>
      <w:ins w:id="855" w:author="盛周 强" w:date="2023-04-20T16:21:00Z">
        <w:r w:rsidR="000C4401">
          <w:rPr>
            <w:rFonts w:hint="eastAsia"/>
          </w:rPr>
          <w:t>(</w:t>
        </w:r>
      </w:ins>
      <w:del w:id="856" w:author="盛周 强" w:date="2023-04-20T16:21:00Z">
        <w:r w:rsidDel="000C4401">
          <w:rPr>
            <w:rFonts w:hint="eastAsia"/>
          </w:rPr>
          <w:delText>（</w:delText>
        </w:r>
      </w:del>
      <w:r>
        <w:t>j</w:t>
      </w:r>
      <w:ins w:id="857" w:author="盛周 强" w:date="2023-04-20T16:21:00Z">
        <w:r w:rsidR="000C4401">
          <w:rPr>
            <w:rFonts w:hint="eastAsia"/>
          </w:rPr>
          <w:t>）</w:t>
        </w:r>
      </w:ins>
      <w:del w:id="858" w:author="盛周 强" w:date="2023-04-20T16:21:00Z">
        <w:r w:rsidDel="000C4401">
          <w:rPr>
            <w:rFonts w:hint="eastAsia"/>
          </w:rPr>
          <w:delText>）</w:delText>
        </w:r>
      </w:del>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ED5BD2">
        <w:t>[26]</w:t>
      </w:r>
      <w:r>
        <w:fldChar w:fldCharType="end"/>
      </w:r>
      <w:r>
        <w:rPr>
          <w:rFonts w:hint="eastAsia"/>
        </w:rPr>
        <w:t>。</w:t>
      </w:r>
    </w:p>
    <w:p w14:paraId="6B7FF1B6"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000000">
            <w:pPr>
              <w:ind w:firstLineChars="0" w:firstLine="0"/>
            </w:pPr>
            <w:r>
              <w:rPr>
                <w:noProof/>
              </w:rPr>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000000">
            <w:pPr>
              <w:ind w:firstLineChars="0" w:firstLine="0"/>
              <w:jc w:val="center"/>
            </w:pPr>
            <w:r>
              <w:rPr>
                <w:rFonts w:hint="eastAsia"/>
              </w:rPr>
              <w:t>(</w:t>
            </w:r>
            <w:r>
              <w:t>a)</w:t>
            </w:r>
          </w:p>
        </w:tc>
        <w:tc>
          <w:tcPr>
            <w:tcW w:w="4247" w:type="dxa"/>
          </w:tcPr>
          <w:p w14:paraId="6DDBABF8" w14:textId="77777777" w:rsidR="0071366A" w:rsidRDefault="00000000">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000000">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000000">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000000">
            <w:pPr>
              <w:ind w:firstLineChars="0" w:firstLine="0"/>
              <w:jc w:val="center"/>
            </w:pPr>
            <w:r>
              <w:rPr>
                <w:rFonts w:hint="eastAsia"/>
              </w:rPr>
              <w:t>(</w:t>
            </w:r>
            <w:r>
              <w:t>c)</w:t>
            </w:r>
          </w:p>
        </w:tc>
        <w:tc>
          <w:tcPr>
            <w:tcW w:w="4247" w:type="dxa"/>
          </w:tcPr>
          <w:p w14:paraId="271065F2" w14:textId="77777777" w:rsidR="0071366A" w:rsidRDefault="00000000">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000000">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000000">
            <w:pPr>
              <w:ind w:firstLineChars="0" w:firstLine="0"/>
            </w:pPr>
            <w:r>
              <w:rPr>
                <w:noProof/>
              </w:rPr>
              <w:lastRenderedPageBreak/>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000000">
            <w:pPr>
              <w:ind w:firstLineChars="0" w:firstLine="0"/>
              <w:jc w:val="center"/>
            </w:pPr>
            <w:r>
              <w:rPr>
                <w:rFonts w:hint="eastAsia"/>
              </w:rPr>
              <w:t>(</w:t>
            </w:r>
            <w:r>
              <w:t>e)</w:t>
            </w:r>
          </w:p>
        </w:tc>
        <w:tc>
          <w:tcPr>
            <w:tcW w:w="4247" w:type="dxa"/>
          </w:tcPr>
          <w:p w14:paraId="04A86AC9" w14:textId="77777777" w:rsidR="0071366A" w:rsidRDefault="00000000">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000000">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000000">
            <w:pPr>
              <w:ind w:firstLineChars="0" w:firstLine="0"/>
            </w:pPr>
            <w:r>
              <w:rPr>
                <w:noProof/>
              </w:rPr>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000000">
            <w:pPr>
              <w:ind w:firstLineChars="0" w:firstLine="0"/>
              <w:jc w:val="center"/>
            </w:pPr>
            <w:r>
              <w:rPr>
                <w:rFonts w:hint="eastAsia"/>
              </w:rPr>
              <w:t>(</w:t>
            </w:r>
            <w:r>
              <w:t>g)</w:t>
            </w:r>
          </w:p>
        </w:tc>
        <w:tc>
          <w:tcPr>
            <w:tcW w:w="4247" w:type="dxa"/>
          </w:tcPr>
          <w:p w14:paraId="0EFB0D26" w14:textId="77777777" w:rsidR="0071366A" w:rsidRDefault="00000000">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000000">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000000">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000000">
            <w:pPr>
              <w:ind w:firstLineChars="0" w:firstLine="0"/>
              <w:jc w:val="center"/>
            </w:pPr>
            <w:r>
              <w:rPr>
                <w:rFonts w:hint="eastAsia"/>
              </w:rPr>
              <w:t>(</w:t>
            </w:r>
            <w:r>
              <w:t>i)</w:t>
            </w:r>
          </w:p>
        </w:tc>
        <w:tc>
          <w:tcPr>
            <w:tcW w:w="4247" w:type="dxa"/>
          </w:tcPr>
          <w:p w14:paraId="6B165CBC" w14:textId="77777777" w:rsidR="0071366A" w:rsidRDefault="00000000">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000000">
            <w:pPr>
              <w:ind w:firstLineChars="0" w:firstLine="0"/>
              <w:jc w:val="center"/>
            </w:pPr>
            <w:r>
              <w:rPr>
                <w:rFonts w:hint="eastAsia"/>
              </w:rPr>
              <w:t>(</w:t>
            </w:r>
            <w:r>
              <w:t>j)</w:t>
            </w:r>
          </w:p>
        </w:tc>
      </w:tr>
    </w:tbl>
    <w:p w14:paraId="51229FEF" w14:textId="13216ED0" w:rsidR="0071366A" w:rsidRDefault="00000000">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ins w:id="859" w:author="盛周 强" w:date="2023-04-20T16:22:00Z">
        <w:r w:rsidR="000C4401">
          <w:rPr>
            <w:rFonts w:hint="eastAsia"/>
            <w:szCs w:val="21"/>
          </w:rPr>
          <w:t>(</w:t>
        </w:r>
      </w:ins>
      <w:del w:id="860" w:author="盛周 强" w:date="2023-04-20T16:22:00Z">
        <w:r w:rsidDel="000C4401">
          <w:rPr>
            <w:rFonts w:hint="eastAsia"/>
            <w:szCs w:val="21"/>
          </w:rPr>
          <w:delText>（</w:delText>
        </w:r>
      </w:del>
      <w:r>
        <w:rPr>
          <w:rFonts w:hint="eastAsia"/>
          <w:szCs w:val="21"/>
        </w:rPr>
        <w:t>a</w:t>
      </w:r>
      <w:ins w:id="861" w:author="盛周 强" w:date="2023-04-20T16:22:00Z">
        <w:r w:rsidR="000C4401">
          <w:rPr>
            <w:rFonts w:hint="eastAsia"/>
            <w:szCs w:val="21"/>
          </w:rPr>
          <w:t>）</w:t>
        </w:r>
      </w:ins>
      <w:del w:id="862" w:author="盛周 强" w:date="2023-04-20T16:22:00Z">
        <w:r w:rsidDel="000C4401">
          <w:rPr>
            <w:rFonts w:hint="eastAsia"/>
            <w:szCs w:val="21"/>
          </w:rPr>
          <w:delText>）</w:delText>
        </w:r>
      </w:del>
      <w:r>
        <w:rPr>
          <w:rFonts w:hint="eastAsia"/>
          <w:szCs w:val="21"/>
        </w:rPr>
        <w:t>I</w:t>
      </w:r>
      <w:r>
        <w:rPr>
          <w:szCs w:val="21"/>
        </w:rPr>
        <w:t>CFWD</w:t>
      </w:r>
      <w:r>
        <w:rPr>
          <w:rFonts w:hint="eastAsia"/>
          <w:szCs w:val="21"/>
        </w:rPr>
        <w:t>，参数矩阵为：</w:t>
      </w:r>
      <w:r w:rsidR="00C6312D">
        <w:rPr>
          <w:noProof/>
          <w:position w:val="-12"/>
          <w:sz w:val="18"/>
          <w:szCs w:val="18"/>
        </w:rPr>
        <w:object w:dxaOrig="2800" w:dyaOrig="362" w14:anchorId="6CD028BD">
          <v:shape id="_x0000_i1081" type="#_x0000_t75" alt="" style="width:140.3pt;height:17.05pt;mso-width-percent:0;mso-height-percent:0;mso-width-percent:0;mso-height-percent:0" o:ole="">
            <v:imagedata r:id="rId486" o:title=""/>
          </v:shape>
          <o:OLEObject Type="Embed" ProgID="Equation.DSMT4" ShapeID="_x0000_i1081" DrawAspect="Content" ObjectID="_1743528556" r:id="rId487"/>
        </w:object>
      </w:r>
      <w:r>
        <w:rPr>
          <w:rFonts w:hint="eastAsia"/>
          <w:szCs w:val="21"/>
        </w:rPr>
        <w:t>和</w:t>
      </w:r>
      <w:r w:rsidR="00C6312D">
        <w:rPr>
          <w:noProof/>
          <w:position w:val="-10"/>
          <w:szCs w:val="21"/>
        </w:rPr>
        <w:object w:dxaOrig="2341" w:dyaOrig="314" w14:anchorId="51A44F43">
          <v:shape id="_x0000_i1080" type="#_x0000_t75" alt="" style="width:118pt;height:15.6pt;mso-width-percent:0;mso-height-percent:0;mso-width-percent:0;mso-height-percent:0" o:ole="">
            <v:imagedata r:id="rId488" o:title=""/>
          </v:shape>
          <o:OLEObject Type="Embed" ProgID="Equation.DSMT4" ShapeID="_x0000_i1080" DrawAspect="Content" ObjectID="_1743528557" r:id="rId489"/>
        </w:object>
      </w:r>
      <w:r>
        <w:rPr>
          <w:rFonts w:hint="eastAsia"/>
          <w:szCs w:val="21"/>
        </w:rPr>
        <w:t>；</w:t>
      </w:r>
      <w:ins w:id="863" w:author="盛周 强" w:date="2023-04-20T16:22:00Z">
        <w:r w:rsidR="000C4401">
          <w:rPr>
            <w:rFonts w:hint="eastAsia"/>
            <w:szCs w:val="21"/>
          </w:rPr>
          <w:t>(</w:t>
        </w:r>
      </w:ins>
      <w:del w:id="864" w:author="盛周 强" w:date="2023-04-20T16:22:00Z">
        <w:r w:rsidDel="000C4401">
          <w:rPr>
            <w:rFonts w:hint="eastAsia"/>
            <w:szCs w:val="21"/>
          </w:rPr>
          <w:delText>（</w:delText>
        </w:r>
      </w:del>
      <w:r>
        <w:rPr>
          <w:rFonts w:hint="eastAsia"/>
          <w:szCs w:val="21"/>
        </w:rPr>
        <w:t>b</w:t>
      </w:r>
      <w:ins w:id="865" w:author="盛周 强" w:date="2023-04-20T16:22:00Z">
        <w:r w:rsidR="000C4401">
          <w:rPr>
            <w:rFonts w:hint="eastAsia"/>
            <w:szCs w:val="21"/>
          </w:rPr>
          <w:t>）</w:t>
        </w:r>
      </w:ins>
      <w:del w:id="866" w:author="盛周 强" w:date="2023-04-20T16:22:00Z">
        <w:r w:rsidDel="000C4401">
          <w:rPr>
            <w:rFonts w:hint="eastAsia"/>
            <w:szCs w:val="21"/>
          </w:rPr>
          <w:delText>）</w:delText>
        </w:r>
      </w:del>
      <w:r>
        <w:rPr>
          <w:rFonts w:hint="eastAsia"/>
          <w:szCs w:val="21"/>
        </w:rPr>
        <w:t>对</w:t>
      </w:r>
      <w:ins w:id="867" w:author="盛周 强" w:date="2023-04-20T16:22:00Z">
        <w:r w:rsidR="000C4401">
          <w:rPr>
            <w:rFonts w:hint="eastAsia"/>
            <w:szCs w:val="21"/>
          </w:rPr>
          <w:t>(</w:t>
        </w:r>
      </w:ins>
      <w:del w:id="868" w:author="盛周 强" w:date="2023-04-20T16:22:00Z">
        <w:r w:rsidDel="000C4401">
          <w:rPr>
            <w:rFonts w:hint="eastAsia"/>
            <w:szCs w:val="21"/>
          </w:rPr>
          <w:delText>（</w:delText>
        </w:r>
      </w:del>
      <w:r>
        <w:rPr>
          <w:rFonts w:hint="eastAsia"/>
          <w:szCs w:val="21"/>
        </w:rPr>
        <w:t>a</w:t>
      </w:r>
      <w:ins w:id="869" w:author="盛周 强" w:date="2023-04-20T16:22:00Z">
        <w:r w:rsidR="000C4401">
          <w:rPr>
            <w:rFonts w:hint="eastAsia"/>
            <w:szCs w:val="21"/>
          </w:rPr>
          <w:t>）</w:t>
        </w:r>
      </w:ins>
      <w:del w:id="870" w:author="盛周 强" w:date="2023-04-20T16:22:00Z">
        <w:r w:rsidDel="000C4401">
          <w:rPr>
            <w:rFonts w:hint="eastAsia"/>
            <w:szCs w:val="21"/>
          </w:rPr>
          <w:delText>）</w:delText>
        </w:r>
      </w:del>
      <w:r>
        <w:rPr>
          <w:rFonts w:hint="eastAsia"/>
          <w:szCs w:val="21"/>
        </w:rPr>
        <w:t>的俯视图；</w:t>
      </w:r>
      <w:ins w:id="871" w:author="盛周 强" w:date="2023-04-20T16:22:00Z">
        <w:r w:rsidR="000C4401">
          <w:rPr>
            <w:rFonts w:hint="eastAsia"/>
            <w:szCs w:val="21"/>
          </w:rPr>
          <w:t>(</w:t>
        </w:r>
      </w:ins>
      <w:del w:id="872" w:author="盛周 强" w:date="2023-04-20T16:22:00Z">
        <w:r w:rsidDel="000C4401">
          <w:rPr>
            <w:rFonts w:hint="eastAsia"/>
            <w:szCs w:val="21"/>
          </w:rPr>
          <w:delText>（</w:delText>
        </w:r>
      </w:del>
      <w:r>
        <w:rPr>
          <w:rFonts w:hint="eastAsia"/>
          <w:szCs w:val="21"/>
        </w:rPr>
        <w:t>c</w:t>
      </w:r>
      <w:ins w:id="873" w:author="盛周 强" w:date="2023-04-20T16:22:00Z">
        <w:r w:rsidR="000C4401">
          <w:rPr>
            <w:rFonts w:hint="eastAsia"/>
            <w:szCs w:val="21"/>
          </w:rPr>
          <w:t>）</w:t>
        </w:r>
      </w:ins>
      <w:del w:id="874" w:author="盛周 强" w:date="2023-04-20T16:22:00Z">
        <w:r w:rsidDel="000C4401">
          <w:rPr>
            <w:rFonts w:hint="eastAsia"/>
            <w:szCs w:val="21"/>
          </w:rPr>
          <w:delText>）</w:delText>
        </w:r>
      </w:del>
      <w:r>
        <w:rPr>
          <w:rFonts w:hint="eastAsia"/>
          <w:szCs w:val="21"/>
        </w:rPr>
        <w:t>C</w:t>
      </w:r>
      <w:r>
        <w:rPr>
          <w:szCs w:val="21"/>
        </w:rPr>
        <w:t>ICFWD</w:t>
      </w:r>
      <w:r>
        <w:rPr>
          <w:rFonts w:hint="eastAsia"/>
          <w:szCs w:val="21"/>
        </w:rPr>
        <w:t>，参数矩阵为：</w:t>
      </w:r>
      <w:r w:rsidR="00C6312D">
        <w:rPr>
          <w:noProof/>
          <w:position w:val="-12"/>
          <w:szCs w:val="21"/>
        </w:rPr>
        <w:object w:dxaOrig="1947" w:dyaOrig="362" w14:anchorId="3983D0E6">
          <v:shape id="_x0000_i1079" type="#_x0000_t75" alt="" style="width:96.5pt;height:17.05pt;mso-width-percent:0;mso-height-percent:0;mso-width-percent:0;mso-height-percent:0" o:ole="">
            <v:imagedata r:id="rId490" o:title=""/>
          </v:shape>
          <o:OLEObject Type="Embed" ProgID="Equation.DSMT4" ShapeID="_x0000_i1079" DrawAspect="Content" ObjectID="_1743528558" r:id="rId491"/>
        </w:object>
      </w:r>
      <w:r>
        <w:rPr>
          <w:rFonts w:hint="eastAsia"/>
          <w:szCs w:val="21"/>
        </w:rPr>
        <w:t>，</w:t>
      </w:r>
      <w:r w:rsidR="00C6312D">
        <w:rPr>
          <w:noProof/>
          <w:position w:val="-12"/>
          <w:szCs w:val="21"/>
        </w:rPr>
        <w:object w:dxaOrig="2084" w:dyaOrig="362" w14:anchorId="4BBAC125">
          <v:shape id="_x0000_i1078" type="#_x0000_t75" alt="" style="width:104.65pt;height:17.05pt;mso-width-percent:0;mso-height-percent:0;mso-width-percent:0;mso-height-percent:0" o:ole="">
            <v:imagedata r:id="rId492" o:title=""/>
          </v:shape>
          <o:OLEObject Type="Embed" ProgID="Equation.DSMT4" ShapeID="_x0000_i1078" DrawAspect="Content" ObjectID="_1743528559" r:id="rId493"/>
        </w:object>
      </w:r>
      <w:r>
        <w:rPr>
          <w:rFonts w:hint="eastAsia"/>
          <w:szCs w:val="21"/>
        </w:rPr>
        <w:t>和</w:t>
      </w:r>
      <w:r w:rsidR="00C6312D">
        <w:rPr>
          <w:noProof/>
          <w:position w:val="-10"/>
          <w:szCs w:val="21"/>
        </w:rPr>
        <w:object w:dxaOrig="1995" w:dyaOrig="314" w14:anchorId="26BD392D">
          <v:shape id="_x0000_i1077" type="#_x0000_t75" alt="" style="width:99.45pt;height:15.6pt;mso-width-percent:0;mso-height-percent:0;mso-width-percent:0;mso-height-percent:0" o:ole="">
            <v:imagedata r:id="rId494" o:title=""/>
          </v:shape>
          <o:OLEObject Type="Embed" ProgID="Equation.DSMT4" ShapeID="_x0000_i1077" DrawAspect="Content" ObjectID="_1743528560" r:id="rId495"/>
        </w:object>
      </w:r>
      <w:r>
        <w:rPr>
          <w:rFonts w:hint="eastAsia"/>
          <w:szCs w:val="21"/>
        </w:rPr>
        <w:t>；</w:t>
      </w:r>
      <w:ins w:id="875" w:author="盛周 强" w:date="2023-04-20T16:22:00Z">
        <w:r w:rsidR="000C4401">
          <w:rPr>
            <w:rFonts w:hint="eastAsia"/>
            <w:szCs w:val="21"/>
          </w:rPr>
          <w:t>(</w:t>
        </w:r>
      </w:ins>
      <w:del w:id="876" w:author="盛周 强" w:date="2023-04-20T16:22:00Z">
        <w:r w:rsidDel="000C4401">
          <w:rPr>
            <w:rFonts w:hint="eastAsia"/>
            <w:szCs w:val="21"/>
          </w:rPr>
          <w:delText>（</w:delText>
        </w:r>
      </w:del>
      <w:r>
        <w:rPr>
          <w:rFonts w:hint="eastAsia"/>
          <w:szCs w:val="21"/>
        </w:rPr>
        <w:t>d</w:t>
      </w:r>
      <w:ins w:id="877" w:author="盛周 强" w:date="2023-04-20T16:22:00Z">
        <w:r w:rsidR="000C4401">
          <w:rPr>
            <w:rFonts w:hint="eastAsia"/>
            <w:szCs w:val="21"/>
          </w:rPr>
          <w:t>）</w:t>
        </w:r>
      </w:ins>
      <w:del w:id="878" w:author="盛周 强" w:date="2023-04-20T16:22:00Z">
        <w:r w:rsidDel="000C4401">
          <w:rPr>
            <w:rFonts w:hint="eastAsia"/>
            <w:szCs w:val="21"/>
          </w:rPr>
          <w:delText>）</w:delText>
        </w:r>
      </w:del>
      <w:r>
        <w:rPr>
          <w:rFonts w:hint="eastAsia"/>
          <w:szCs w:val="21"/>
        </w:rPr>
        <w:t>对</w:t>
      </w:r>
      <w:ins w:id="879" w:author="盛周 强" w:date="2023-04-20T16:22:00Z">
        <w:r w:rsidR="000C4401">
          <w:rPr>
            <w:rFonts w:hint="eastAsia"/>
            <w:szCs w:val="21"/>
          </w:rPr>
          <w:t>(</w:t>
        </w:r>
      </w:ins>
      <w:del w:id="880" w:author="盛周 强" w:date="2023-04-20T16:22:00Z">
        <w:r w:rsidDel="000C4401">
          <w:rPr>
            <w:rFonts w:hint="eastAsia"/>
            <w:szCs w:val="21"/>
          </w:rPr>
          <w:delText>（</w:delText>
        </w:r>
      </w:del>
      <w:r>
        <w:rPr>
          <w:rFonts w:hint="eastAsia"/>
          <w:szCs w:val="21"/>
        </w:rPr>
        <w:t>c</w:t>
      </w:r>
      <w:ins w:id="881" w:author="盛周 强" w:date="2023-04-20T16:22:00Z">
        <w:r w:rsidR="000C4401">
          <w:rPr>
            <w:rFonts w:hint="eastAsia"/>
            <w:szCs w:val="21"/>
          </w:rPr>
          <w:t>）</w:t>
        </w:r>
      </w:ins>
      <w:del w:id="882" w:author="盛周 强" w:date="2023-04-20T16:22:00Z">
        <w:r w:rsidDel="000C4401">
          <w:rPr>
            <w:rFonts w:hint="eastAsia"/>
            <w:szCs w:val="21"/>
          </w:rPr>
          <w:delText>）</w:delText>
        </w:r>
      </w:del>
      <w:r>
        <w:rPr>
          <w:rFonts w:hint="eastAsia"/>
          <w:szCs w:val="21"/>
        </w:rPr>
        <w:t>的俯视图；</w:t>
      </w:r>
      <w:ins w:id="883" w:author="盛周 强" w:date="2023-04-20T16:22:00Z">
        <w:r w:rsidR="000C4401">
          <w:rPr>
            <w:rFonts w:hint="eastAsia"/>
            <w:szCs w:val="21"/>
          </w:rPr>
          <w:t>(</w:t>
        </w:r>
      </w:ins>
      <w:del w:id="884" w:author="盛周 强" w:date="2023-04-20T16:22:00Z">
        <w:r w:rsidDel="000C4401">
          <w:rPr>
            <w:rFonts w:hint="eastAsia"/>
            <w:szCs w:val="21"/>
          </w:rPr>
          <w:delText>（</w:delText>
        </w:r>
      </w:del>
      <w:r>
        <w:rPr>
          <w:rFonts w:hint="eastAsia"/>
          <w:szCs w:val="21"/>
        </w:rPr>
        <w:t>e</w:t>
      </w:r>
      <w:ins w:id="885" w:author="盛周 强" w:date="2023-04-20T16:22:00Z">
        <w:r w:rsidR="000C4401">
          <w:rPr>
            <w:rFonts w:hint="eastAsia"/>
            <w:szCs w:val="21"/>
          </w:rPr>
          <w:t>）</w:t>
        </w:r>
      </w:ins>
      <w:del w:id="886" w:author="盛周 强" w:date="2023-04-20T16:22:00Z">
        <w:r w:rsidDel="000C4401">
          <w:rPr>
            <w:rFonts w:hint="eastAsia"/>
            <w:szCs w:val="21"/>
          </w:rPr>
          <w:delText>）</w:delText>
        </w:r>
      </w:del>
      <w:r>
        <w:rPr>
          <w:rFonts w:hint="eastAsia"/>
          <w:szCs w:val="21"/>
        </w:rPr>
        <w:t>A</w:t>
      </w:r>
      <w:r>
        <w:rPr>
          <w:szCs w:val="21"/>
        </w:rPr>
        <w:t>CWD</w:t>
      </w:r>
      <w:r>
        <w:rPr>
          <w:rFonts w:hint="eastAsia"/>
          <w:szCs w:val="21"/>
        </w:rPr>
        <w:t>，参数矩阵为</w:t>
      </w:r>
      <w:r w:rsidR="00C6312D">
        <w:rPr>
          <w:noProof/>
          <w:position w:val="-12"/>
          <w:szCs w:val="21"/>
        </w:rPr>
        <w:object w:dxaOrig="3347" w:dyaOrig="362" w14:anchorId="20C0BC37">
          <v:shape id="_x0000_i1076" type="#_x0000_t75" alt="" style="width:167.75pt;height:17.05pt;mso-width-percent:0;mso-height-percent:0;mso-width-percent:0;mso-height-percent:0" o:ole="">
            <v:imagedata r:id="rId496" o:title=""/>
          </v:shape>
          <o:OLEObject Type="Embed" ProgID="Equation.DSMT4" ShapeID="_x0000_i1076" DrawAspect="Content" ObjectID="_1743528561" r:id="rId497"/>
        </w:object>
      </w:r>
      <w:r>
        <w:rPr>
          <w:rFonts w:hint="eastAsia"/>
          <w:szCs w:val="21"/>
        </w:rPr>
        <w:t>；</w:t>
      </w:r>
      <w:ins w:id="887" w:author="盛周 强" w:date="2023-04-20T16:22:00Z">
        <w:r w:rsidR="000C4401">
          <w:rPr>
            <w:rFonts w:hint="eastAsia"/>
            <w:szCs w:val="21"/>
          </w:rPr>
          <w:t>(</w:t>
        </w:r>
      </w:ins>
      <w:del w:id="888" w:author="盛周 强" w:date="2023-04-20T16:22:00Z">
        <w:r w:rsidDel="000C4401">
          <w:rPr>
            <w:rFonts w:hint="eastAsia"/>
            <w:szCs w:val="21"/>
          </w:rPr>
          <w:delText>（</w:delText>
        </w:r>
      </w:del>
      <w:r>
        <w:rPr>
          <w:rFonts w:hint="eastAsia"/>
          <w:szCs w:val="21"/>
        </w:rPr>
        <w:t>f</w:t>
      </w:r>
      <w:ins w:id="889" w:author="盛周 强" w:date="2023-04-20T16:22:00Z">
        <w:r w:rsidR="000C4401">
          <w:rPr>
            <w:rFonts w:hint="eastAsia"/>
            <w:szCs w:val="21"/>
          </w:rPr>
          <w:t>）</w:t>
        </w:r>
      </w:ins>
      <w:del w:id="890" w:author="盛周 强" w:date="2023-04-20T16:22:00Z">
        <w:r w:rsidDel="000C4401">
          <w:rPr>
            <w:rFonts w:hint="eastAsia"/>
            <w:szCs w:val="21"/>
          </w:rPr>
          <w:delText>）</w:delText>
        </w:r>
      </w:del>
      <w:r>
        <w:rPr>
          <w:rFonts w:hint="eastAsia"/>
          <w:szCs w:val="21"/>
        </w:rPr>
        <w:t>对</w:t>
      </w:r>
      <w:ins w:id="891" w:author="盛周 强" w:date="2023-04-20T16:22:00Z">
        <w:r w:rsidR="000C4401">
          <w:rPr>
            <w:rFonts w:hint="eastAsia"/>
            <w:szCs w:val="21"/>
          </w:rPr>
          <w:t>(</w:t>
        </w:r>
      </w:ins>
      <w:del w:id="892" w:author="盛周 强" w:date="2023-04-20T16:22:00Z">
        <w:r w:rsidDel="000C4401">
          <w:rPr>
            <w:rFonts w:hint="eastAsia"/>
            <w:szCs w:val="21"/>
          </w:rPr>
          <w:delText>（</w:delText>
        </w:r>
      </w:del>
      <w:r>
        <w:rPr>
          <w:rFonts w:hint="eastAsia"/>
          <w:szCs w:val="21"/>
        </w:rPr>
        <w:t>e</w:t>
      </w:r>
      <w:ins w:id="893" w:author="盛周 强" w:date="2023-04-20T16:22:00Z">
        <w:r w:rsidR="000C4401">
          <w:rPr>
            <w:rFonts w:hint="eastAsia"/>
            <w:szCs w:val="21"/>
          </w:rPr>
          <w:t>）</w:t>
        </w:r>
      </w:ins>
      <w:del w:id="894" w:author="盛周 强" w:date="2023-04-20T16:22:00Z">
        <w:r w:rsidDel="000C4401">
          <w:rPr>
            <w:rFonts w:hint="eastAsia"/>
            <w:szCs w:val="21"/>
          </w:rPr>
          <w:delText>）</w:delText>
        </w:r>
      </w:del>
      <w:r>
        <w:rPr>
          <w:rFonts w:hint="eastAsia"/>
          <w:szCs w:val="21"/>
        </w:rPr>
        <w:t>的俯视图；</w:t>
      </w:r>
      <w:ins w:id="895" w:author="盛周 强" w:date="2023-04-20T16:22:00Z">
        <w:r w:rsidR="000C4401">
          <w:rPr>
            <w:rFonts w:hint="eastAsia"/>
            <w:szCs w:val="21"/>
          </w:rPr>
          <w:t>(</w:t>
        </w:r>
      </w:ins>
      <w:del w:id="896" w:author="盛周 强" w:date="2023-04-20T16:22:00Z">
        <w:r w:rsidDel="000C4401">
          <w:rPr>
            <w:rFonts w:hint="eastAsia"/>
            <w:szCs w:val="21"/>
          </w:rPr>
          <w:delText>（</w:delText>
        </w:r>
      </w:del>
      <w:r>
        <w:rPr>
          <w:rFonts w:hint="eastAsia"/>
          <w:szCs w:val="21"/>
        </w:rPr>
        <w:t>g</w:t>
      </w:r>
      <w:ins w:id="897" w:author="盛周 强" w:date="2023-04-20T16:23:00Z">
        <w:r w:rsidR="000C4401">
          <w:rPr>
            <w:rFonts w:hint="eastAsia"/>
            <w:szCs w:val="21"/>
          </w:rPr>
          <w:t>）</w:t>
        </w:r>
      </w:ins>
      <w:del w:id="898" w:author="盛周 强" w:date="2023-04-20T16:22:00Z">
        <w:r w:rsidDel="000C4401">
          <w:rPr>
            <w:rFonts w:hint="eastAsia"/>
            <w:szCs w:val="21"/>
          </w:rPr>
          <w:delText>）</w:delText>
        </w:r>
      </w:del>
      <w:r>
        <w:rPr>
          <w:rFonts w:hint="eastAsia"/>
          <w:szCs w:val="21"/>
        </w:rPr>
        <w:t>KFWD</w:t>
      </w:r>
      <w:r>
        <w:rPr>
          <w:rFonts w:hint="eastAsia"/>
          <w:szCs w:val="21"/>
        </w:rPr>
        <w:t>，参数矩阵为</w:t>
      </w:r>
      <w:r w:rsidR="00C6312D">
        <w:rPr>
          <w:noProof/>
          <w:position w:val="-10"/>
          <w:szCs w:val="21"/>
        </w:rPr>
        <w:object w:dxaOrig="2204" w:dyaOrig="314" w14:anchorId="538748DD">
          <v:shape id="_x0000_i1075" type="#_x0000_t75" alt="" style="width:109.85pt;height:15.6pt;mso-width-percent:0;mso-height-percent:0;mso-width-percent:0;mso-height-percent:0" o:ole="">
            <v:imagedata r:id="rId498" o:title=""/>
          </v:shape>
          <o:OLEObject Type="Embed" ProgID="Equation.DSMT4" ShapeID="_x0000_i1075" DrawAspect="Content" ObjectID="_1743528562" r:id="rId499"/>
        </w:object>
      </w:r>
      <w:r>
        <w:rPr>
          <w:rFonts w:hint="eastAsia"/>
          <w:szCs w:val="21"/>
        </w:rPr>
        <w:t>；</w:t>
      </w:r>
      <w:ins w:id="899" w:author="盛周 强" w:date="2023-04-20T16:23:00Z">
        <w:r w:rsidR="000C4401">
          <w:rPr>
            <w:rFonts w:hint="eastAsia"/>
            <w:szCs w:val="21"/>
          </w:rPr>
          <w:t>(</w:t>
        </w:r>
      </w:ins>
      <w:del w:id="900" w:author="盛周 强" w:date="2023-04-20T16:23:00Z">
        <w:r w:rsidDel="000C4401">
          <w:rPr>
            <w:rFonts w:hint="eastAsia"/>
            <w:szCs w:val="21"/>
          </w:rPr>
          <w:delText>（</w:delText>
        </w:r>
      </w:del>
      <w:r>
        <w:rPr>
          <w:rFonts w:hint="eastAsia"/>
          <w:szCs w:val="21"/>
        </w:rPr>
        <w:t>h</w:t>
      </w:r>
      <w:ins w:id="901" w:author="盛周 强" w:date="2023-04-20T16:23:00Z">
        <w:r w:rsidR="000C4401">
          <w:rPr>
            <w:rFonts w:hint="eastAsia"/>
            <w:szCs w:val="21"/>
          </w:rPr>
          <w:t>）</w:t>
        </w:r>
      </w:ins>
      <w:del w:id="902" w:author="盛周 强" w:date="2023-04-20T16:23:00Z">
        <w:r w:rsidDel="000C4401">
          <w:rPr>
            <w:rFonts w:hint="eastAsia"/>
            <w:szCs w:val="21"/>
          </w:rPr>
          <w:delText>）</w:delText>
        </w:r>
      </w:del>
      <w:r>
        <w:rPr>
          <w:rFonts w:hint="eastAsia"/>
          <w:szCs w:val="21"/>
        </w:rPr>
        <w:t>对</w:t>
      </w:r>
      <w:ins w:id="903" w:author="盛周 强" w:date="2023-04-20T16:23:00Z">
        <w:r w:rsidR="000C4401">
          <w:rPr>
            <w:rFonts w:hint="eastAsia"/>
            <w:szCs w:val="21"/>
          </w:rPr>
          <w:t>(</w:t>
        </w:r>
      </w:ins>
      <w:del w:id="904" w:author="盛周 强" w:date="2023-04-20T16:23:00Z">
        <w:r w:rsidDel="000C4401">
          <w:rPr>
            <w:rFonts w:hint="eastAsia"/>
            <w:szCs w:val="21"/>
          </w:rPr>
          <w:delText>（</w:delText>
        </w:r>
      </w:del>
      <w:r>
        <w:rPr>
          <w:rFonts w:hint="eastAsia"/>
          <w:szCs w:val="21"/>
        </w:rPr>
        <w:t>g</w:t>
      </w:r>
      <w:ins w:id="905" w:author="盛周 强" w:date="2023-04-20T16:23:00Z">
        <w:r w:rsidR="000C4401">
          <w:rPr>
            <w:rFonts w:hint="eastAsia"/>
            <w:szCs w:val="21"/>
          </w:rPr>
          <w:t>）</w:t>
        </w:r>
      </w:ins>
      <w:del w:id="906" w:author="盛周 强" w:date="2023-04-20T16:23:00Z">
        <w:r w:rsidDel="000C4401">
          <w:rPr>
            <w:rFonts w:hint="eastAsia"/>
            <w:szCs w:val="21"/>
          </w:rPr>
          <w:delText>）</w:delText>
        </w:r>
      </w:del>
      <w:r>
        <w:rPr>
          <w:rFonts w:hint="eastAsia"/>
          <w:szCs w:val="21"/>
        </w:rPr>
        <w:t>的俯视图；</w:t>
      </w:r>
      <w:ins w:id="907" w:author="盛周 强" w:date="2023-04-20T16:23:00Z">
        <w:r w:rsidR="000C4401">
          <w:rPr>
            <w:rFonts w:hint="eastAsia"/>
            <w:szCs w:val="21"/>
          </w:rPr>
          <w:t>(</w:t>
        </w:r>
      </w:ins>
      <w:del w:id="908" w:author="盛周 强" w:date="2023-04-20T16:23:00Z">
        <w:r w:rsidDel="000C4401">
          <w:rPr>
            <w:rFonts w:hint="eastAsia"/>
            <w:szCs w:val="21"/>
          </w:rPr>
          <w:delText>（</w:delText>
        </w:r>
      </w:del>
      <w:r>
        <w:rPr>
          <w:rFonts w:hint="eastAsia"/>
          <w:szCs w:val="21"/>
        </w:rPr>
        <w:t>i</w:t>
      </w:r>
      <w:ins w:id="909" w:author="盛周 强" w:date="2023-04-20T16:23:00Z">
        <w:r w:rsidR="000C4401">
          <w:rPr>
            <w:rFonts w:hint="eastAsia"/>
            <w:szCs w:val="21"/>
          </w:rPr>
          <w:t>）</w:t>
        </w:r>
      </w:ins>
      <w:del w:id="910" w:author="盛周 强" w:date="2023-04-20T16:23:00Z">
        <w:r w:rsidDel="000C4401">
          <w:rPr>
            <w:rFonts w:hint="eastAsia"/>
            <w:szCs w:val="21"/>
          </w:rPr>
          <w:delText>）</w:delText>
        </w:r>
      </w:del>
      <w:r>
        <w:rPr>
          <w:rFonts w:hint="eastAsia"/>
          <w:szCs w:val="21"/>
        </w:rPr>
        <w:t>W</w:t>
      </w:r>
      <w:r>
        <w:rPr>
          <w:szCs w:val="21"/>
        </w:rPr>
        <w:t>D</w:t>
      </w:r>
      <w:r>
        <w:rPr>
          <w:rFonts w:hint="eastAsia"/>
          <w:szCs w:val="21"/>
        </w:rPr>
        <w:t>；</w:t>
      </w:r>
      <w:ins w:id="911" w:author="盛周 强" w:date="2023-04-20T16:23:00Z">
        <w:r w:rsidR="000C4401">
          <w:rPr>
            <w:rFonts w:hint="eastAsia"/>
            <w:szCs w:val="21"/>
          </w:rPr>
          <w:t>(</w:t>
        </w:r>
      </w:ins>
      <w:del w:id="912" w:author="盛周 强" w:date="2023-04-20T16:23:00Z">
        <w:r w:rsidDel="000C4401">
          <w:rPr>
            <w:rFonts w:hint="eastAsia"/>
            <w:szCs w:val="21"/>
          </w:rPr>
          <w:delText>（</w:delText>
        </w:r>
      </w:del>
      <w:r>
        <w:rPr>
          <w:szCs w:val="21"/>
        </w:rPr>
        <w:t>j</w:t>
      </w:r>
      <w:ins w:id="913" w:author="盛周 强" w:date="2023-04-20T16:23:00Z">
        <w:r w:rsidR="000C4401">
          <w:rPr>
            <w:rFonts w:hint="eastAsia"/>
            <w:szCs w:val="21"/>
          </w:rPr>
          <w:t>）</w:t>
        </w:r>
      </w:ins>
      <w:del w:id="914" w:author="盛周 强" w:date="2023-04-20T16:23:00Z">
        <w:r w:rsidDel="000C4401">
          <w:rPr>
            <w:rFonts w:hint="eastAsia"/>
            <w:szCs w:val="21"/>
          </w:rPr>
          <w:delText>）</w:delText>
        </w:r>
      </w:del>
      <w:r>
        <w:rPr>
          <w:rFonts w:hint="eastAsia"/>
          <w:szCs w:val="21"/>
        </w:rPr>
        <w:t>对</w:t>
      </w:r>
      <w:ins w:id="915" w:author="盛周 强" w:date="2023-04-20T16:23:00Z">
        <w:r w:rsidR="000C4401">
          <w:rPr>
            <w:rFonts w:hint="eastAsia"/>
            <w:szCs w:val="21"/>
          </w:rPr>
          <w:t>(</w:t>
        </w:r>
      </w:ins>
      <w:del w:id="916" w:author="盛周 强" w:date="2023-04-20T16:23:00Z">
        <w:r w:rsidDel="000C4401">
          <w:rPr>
            <w:rFonts w:hint="eastAsia"/>
            <w:szCs w:val="21"/>
          </w:rPr>
          <w:delText>（</w:delText>
        </w:r>
      </w:del>
      <w:r>
        <w:rPr>
          <w:szCs w:val="21"/>
        </w:rPr>
        <w:t>i</w:t>
      </w:r>
      <w:ins w:id="917" w:author="盛周 强" w:date="2023-04-20T16:23:00Z">
        <w:r w:rsidR="000C4401">
          <w:rPr>
            <w:rFonts w:hint="eastAsia"/>
            <w:szCs w:val="21"/>
          </w:rPr>
          <w:t>）</w:t>
        </w:r>
      </w:ins>
      <w:del w:id="918" w:author="盛周 强" w:date="2023-04-20T16:23:00Z">
        <w:r w:rsidDel="000C4401">
          <w:rPr>
            <w:rFonts w:hint="eastAsia"/>
            <w:szCs w:val="21"/>
          </w:rPr>
          <w:delText>）</w:delText>
        </w:r>
      </w:del>
      <w:r>
        <w:rPr>
          <w:rFonts w:hint="eastAsia"/>
          <w:szCs w:val="21"/>
        </w:rPr>
        <w:t>的俯视图。</w:t>
      </w:r>
    </w:p>
    <w:p w14:paraId="5B287C71" w14:textId="77777777" w:rsidR="0071366A" w:rsidRDefault="0071366A">
      <w:pPr>
        <w:ind w:firstLineChars="0" w:firstLine="0"/>
      </w:pPr>
    </w:p>
    <w:p w14:paraId="3B3AE261" w14:textId="77777777" w:rsidR="0071366A" w:rsidRDefault="0071366A">
      <w:pPr>
        <w:ind w:firstLineChars="0" w:firstLine="0"/>
      </w:pPr>
    </w:p>
    <w:p w14:paraId="5D0B6938" w14:textId="77777777" w:rsidR="0071366A" w:rsidRDefault="00000000">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4D827FCB" w:rsidR="0071366A" w:rsidRDefault="00000000">
      <w:pPr>
        <w:ind w:firstLineChars="0" w:firstLine="420"/>
      </w:pPr>
      <w:r>
        <w:rPr>
          <w:rFonts w:hint="eastAsia"/>
        </w:rPr>
        <w:t>众所周知，</w:t>
      </w:r>
      <w:r>
        <w:rPr>
          <w:rFonts w:hint="eastAsia"/>
        </w:rPr>
        <w:t>Radon</w:t>
      </w:r>
      <w:r>
        <w:rPr>
          <w:rFonts w:hint="eastAsia"/>
        </w:rPr>
        <w:t>变换</w:t>
      </w:r>
      <w:ins w:id="919" w:author="盛周 强" w:date="2023-04-20T16:24:00Z">
        <w:r w:rsidR="0095052B">
          <w:t xml:space="preserve">(Radon Transform, </w:t>
        </w:r>
      </w:ins>
      <w:del w:id="920" w:author="盛周 强" w:date="2023-04-20T16:24:00Z">
        <w:r w:rsidDel="0095052B">
          <w:rPr>
            <w:rFonts w:hint="eastAsia"/>
          </w:rPr>
          <w:delText>（</w:delText>
        </w:r>
      </w:del>
      <w:r>
        <w:rPr>
          <w:rFonts w:hint="eastAsia"/>
        </w:rPr>
        <w:t>RT</w:t>
      </w:r>
      <w:ins w:id="921" w:author="盛周 强" w:date="2023-04-20T16:24:00Z">
        <w:r w:rsidR="0095052B">
          <w:rPr>
            <w:rFonts w:hint="eastAsia"/>
          </w:rPr>
          <w:t>）</w:t>
        </w:r>
      </w:ins>
      <w:del w:id="922" w:author="盛周 强" w:date="2023-04-20T16:24:00Z">
        <w:r w:rsidDel="0095052B">
          <w:rPr>
            <w:rFonts w:hint="eastAsia"/>
          </w:rPr>
          <w:delText>）</w:delText>
        </w:r>
      </w:del>
      <w:r>
        <w:fldChar w:fldCharType="begin"/>
      </w:r>
      <w:r>
        <w:instrText xml:space="preserve"> </w:instrText>
      </w:r>
      <w:r>
        <w:rPr>
          <w:rFonts w:hint="eastAsia"/>
        </w:rPr>
        <w:instrText>REF _Ref131861577 \r \h</w:instrText>
      </w:r>
      <w:r>
        <w:instrText xml:space="preserve"> </w:instrText>
      </w:r>
      <w:r>
        <w:fldChar w:fldCharType="separate"/>
      </w:r>
      <w:r w:rsidR="00ED5BD2">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000000">
            <w:pPr>
              <w:ind w:firstLineChars="0" w:firstLine="0"/>
            </w:pPr>
            <w:r>
              <w:rPr>
                <w:noProof/>
              </w:rPr>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000000">
            <w:pPr>
              <w:ind w:firstLineChars="0" w:firstLine="0"/>
              <w:jc w:val="center"/>
            </w:pPr>
            <w:r>
              <w:rPr>
                <w:rFonts w:hint="eastAsia"/>
              </w:rPr>
              <w:t>(</w:t>
            </w:r>
            <w:r>
              <w:t>a)</w:t>
            </w:r>
          </w:p>
        </w:tc>
        <w:tc>
          <w:tcPr>
            <w:tcW w:w="4247" w:type="dxa"/>
          </w:tcPr>
          <w:p w14:paraId="16990E30" w14:textId="77777777" w:rsidR="0071366A" w:rsidRDefault="00000000">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000000">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000000">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000000">
            <w:pPr>
              <w:ind w:firstLineChars="0" w:firstLine="0"/>
              <w:jc w:val="center"/>
            </w:pPr>
            <w:r>
              <w:rPr>
                <w:rFonts w:hint="eastAsia"/>
              </w:rPr>
              <w:t>(</w:t>
            </w:r>
            <w:r>
              <w:t>c)</w:t>
            </w:r>
          </w:p>
        </w:tc>
        <w:tc>
          <w:tcPr>
            <w:tcW w:w="4247" w:type="dxa"/>
          </w:tcPr>
          <w:p w14:paraId="64E13191" w14:textId="77777777" w:rsidR="0071366A" w:rsidRDefault="00000000">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000000">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000000">
            <w:pPr>
              <w:ind w:firstLineChars="0" w:firstLine="0"/>
            </w:pPr>
            <w:r>
              <w:rPr>
                <w:noProof/>
              </w:rPr>
              <w:lastRenderedPageBreak/>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000000">
            <w:pPr>
              <w:ind w:firstLineChars="0" w:firstLine="0"/>
              <w:jc w:val="center"/>
            </w:pPr>
            <w:r>
              <w:rPr>
                <w:rFonts w:hint="eastAsia"/>
              </w:rPr>
              <w:t>(</w:t>
            </w:r>
            <w:r>
              <w:t>e)</w:t>
            </w:r>
          </w:p>
        </w:tc>
        <w:tc>
          <w:tcPr>
            <w:tcW w:w="4247" w:type="dxa"/>
          </w:tcPr>
          <w:p w14:paraId="0178B237" w14:textId="77777777" w:rsidR="0071366A" w:rsidRDefault="00000000">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000000">
            <w:pPr>
              <w:ind w:firstLineChars="0" w:firstLine="0"/>
              <w:jc w:val="center"/>
            </w:pPr>
            <w:r>
              <w:rPr>
                <w:rFonts w:hint="eastAsia"/>
              </w:rPr>
              <w:t>(</w:t>
            </w:r>
            <w:r>
              <w:t>f)</w:t>
            </w:r>
          </w:p>
        </w:tc>
      </w:tr>
    </w:tbl>
    <w:p w14:paraId="49DC241F" w14:textId="35349F7B" w:rsidR="0071366A" w:rsidRDefault="00000000">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ins w:id="923" w:author="盛周 强" w:date="2023-04-20T16:25:00Z">
        <w:r w:rsidR="007C4733">
          <w:rPr>
            <w:rFonts w:hint="eastAsia"/>
            <w:szCs w:val="21"/>
          </w:rPr>
          <w:t>(</w:t>
        </w:r>
      </w:ins>
      <w:del w:id="924" w:author="盛周 强" w:date="2023-04-20T16:25:00Z">
        <w:r w:rsidDel="007C4733">
          <w:rPr>
            <w:rFonts w:hint="eastAsia"/>
            <w:szCs w:val="21"/>
          </w:rPr>
          <w:delText>（</w:delText>
        </w:r>
      </w:del>
      <w:r>
        <w:rPr>
          <w:rFonts w:hint="eastAsia"/>
          <w:szCs w:val="21"/>
        </w:rPr>
        <w:t>a</w:t>
      </w:r>
      <w:ins w:id="925" w:author="盛周 强" w:date="2023-04-20T16:25:00Z">
        <w:r w:rsidR="007C4733">
          <w:rPr>
            <w:rFonts w:hint="eastAsia"/>
            <w:szCs w:val="21"/>
          </w:rPr>
          <w:t>）</w:t>
        </w:r>
      </w:ins>
      <w:del w:id="926" w:author="盛周 强" w:date="2023-04-20T16:25:00Z">
        <w:r w:rsidDel="007C4733">
          <w:rPr>
            <w:rFonts w:hint="eastAsia"/>
            <w:szCs w:val="21"/>
          </w:rPr>
          <w:delText>）</w:delText>
        </w:r>
      </w:del>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C6312D">
        <w:rPr>
          <w:noProof/>
          <w:position w:val="-12"/>
          <w:sz w:val="18"/>
          <w:szCs w:val="18"/>
        </w:rPr>
        <w:object w:dxaOrig="2679" w:dyaOrig="362" w14:anchorId="1B3835B2">
          <v:shape id="_x0000_i1074" type="#_x0000_t75" alt="" style="width:133.6pt;height:17.05pt;mso-width-percent:0;mso-height-percent:0;mso-width-percent:0;mso-height-percent:0" o:ole="">
            <v:imagedata r:id="rId450" o:title=""/>
          </v:shape>
          <o:OLEObject Type="Embed" ProgID="Equation.DSMT4" ShapeID="_x0000_i1074" DrawAspect="Content" ObjectID="_1743528563" r:id="rId506"/>
        </w:object>
      </w:r>
      <w:r>
        <w:rPr>
          <w:rFonts w:hint="eastAsia"/>
          <w:szCs w:val="21"/>
        </w:rPr>
        <w:t>和</w:t>
      </w:r>
      <w:r w:rsidR="00C6312D">
        <w:rPr>
          <w:noProof/>
          <w:position w:val="-10"/>
          <w:szCs w:val="21"/>
        </w:rPr>
        <w:object w:dxaOrig="1561" w:dyaOrig="314" w14:anchorId="4C66D5E6">
          <v:shape id="_x0000_i1073" type="#_x0000_t75" alt="" style="width:78.7pt;height:15.6pt;mso-width-percent:0;mso-height-percent:0;mso-width-percent:0;mso-height-percent:0" o:ole="">
            <v:imagedata r:id="rId452" o:title=""/>
          </v:shape>
          <o:OLEObject Type="Embed" ProgID="Equation.DSMT4" ShapeID="_x0000_i1073" DrawAspect="Content" ObjectID="_1743528564" r:id="rId507"/>
        </w:object>
      </w:r>
      <w:r>
        <w:rPr>
          <w:rFonts w:hint="eastAsia"/>
          <w:szCs w:val="21"/>
        </w:rPr>
        <w:t>；</w:t>
      </w:r>
      <w:ins w:id="927" w:author="盛周 强" w:date="2023-04-20T16:25:00Z">
        <w:r w:rsidR="007C4733">
          <w:rPr>
            <w:szCs w:val="21"/>
          </w:rPr>
          <w:t>(</w:t>
        </w:r>
      </w:ins>
      <w:del w:id="928" w:author="盛周 强" w:date="2023-04-20T16:25:00Z">
        <w:r w:rsidDel="007C4733">
          <w:rPr>
            <w:rFonts w:hint="eastAsia"/>
            <w:szCs w:val="21"/>
          </w:rPr>
          <w:delText>（</w:delText>
        </w:r>
      </w:del>
      <w:r>
        <w:rPr>
          <w:rFonts w:hint="eastAsia"/>
          <w:szCs w:val="21"/>
        </w:rPr>
        <w:t>b</w:t>
      </w:r>
      <w:ins w:id="929" w:author="盛周 强" w:date="2023-04-20T16:24:00Z">
        <w:r w:rsidR="007C4733">
          <w:rPr>
            <w:rFonts w:hint="eastAsia"/>
            <w:szCs w:val="21"/>
          </w:rPr>
          <w:t>）</w:t>
        </w:r>
      </w:ins>
      <w:del w:id="930" w:author="盛周 强" w:date="2023-04-20T16:24:00Z">
        <w:r w:rsidDel="007C4733">
          <w:rPr>
            <w:rFonts w:hint="eastAsia"/>
            <w:szCs w:val="21"/>
          </w:rPr>
          <w:delText>）</w:delText>
        </w:r>
      </w:del>
      <w:r>
        <w:rPr>
          <w:rFonts w:hint="eastAsia"/>
          <w:szCs w:val="21"/>
        </w:rPr>
        <w:t>C</w:t>
      </w:r>
      <w:r>
        <w:rPr>
          <w:szCs w:val="21"/>
        </w:rPr>
        <w:t>ICFWD</w:t>
      </w:r>
      <w:r>
        <w:rPr>
          <w:rFonts w:hint="eastAsia"/>
          <w:szCs w:val="21"/>
        </w:rPr>
        <w:t>基于</w:t>
      </w:r>
      <w:r>
        <w:rPr>
          <w:rFonts w:hint="eastAsia"/>
          <w:szCs w:val="21"/>
        </w:rPr>
        <w:t>RT</w:t>
      </w:r>
      <w:r>
        <w:rPr>
          <w:rFonts w:hint="eastAsia"/>
          <w:szCs w:val="21"/>
        </w:rPr>
        <w:t>的</w:t>
      </w:r>
      <w:commentRangeStart w:id="931"/>
      <w:r>
        <w:rPr>
          <w:rFonts w:hint="eastAsia"/>
          <w:szCs w:val="21"/>
        </w:rPr>
        <w:t>k</w:t>
      </w:r>
      <w:commentRangeEnd w:id="931"/>
      <w:r>
        <w:commentReference w:id="931"/>
      </w:r>
      <w:r>
        <w:rPr>
          <w:szCs w:val="21"/>
        </w:rPr>
        <w:t>-</w:t>
      </w:r>
      <w:r>
        <w:rPr>
          <w:rFonts w:hint="eastAsia"/>
          <w:szCs w:val="21"/>
        </w:rPr>
        <w:t>振幅分布，参数矩阵为：</w:t>
      </w:r>
      <w:r w:rsidR="00C6312D">
        <w:rPr>
          <w:noProof/>
          <w:position w:val="-12"/>
          <w:szCs w:val="21"/>
        </w:rPr>
        <w:object w:dxaOrig="1907" w:dyaOrig="362" w14:anchorId="036B4422">
          <v:shape id="_x0000_i1072" type="#_x0000_t75" alt="" style="width:95.75pt;height:17.05pt;mso-width-percent:0;mso-height-percent:0;mso-width-percent:0;mso-height-percent:0" o:ole="">
            <v:imagedata r:id="rId454" o:title=""/>
          </v:shape>
          <o:OLEObject Type="Embed" ProgID="Equation.DSMT4" ShapeID="_x0000_i1072" DrawAspect="Content" ObjectID="_1743528565" r:id="rId508"/>
        </w:object>
      </w:r>
      <w:r>
        <w:rPr>
          <w:rFonts w:hint="eastAsia"/>
          <w:szCs w:val="21"/>
        </w:rPr>
        <w:t>，</w:t>
      </w:r>
      <w:r w:rsidR="00C6312D">
        <w:rPr>
          <w:noProof/>
          <w:position w:val="-12"/>
          <w:szCs w:val="21"/>
        </w:rPr>
        <w:object w:dxaOrig="1923" w:dyaOrig="362" w14:anchorId="1AB2FA5B">
          <v:shape id="_x0000_i1071" type="#_x0000_t75" alt="" style="width:95.75pt;height:17.05pt;mso-width-percent:0;mso-height-percent:0;mso-width-percent:0;mso-height-percent:0" o:ole="">
            <v:imagedata r:id="rId456" o:title=""/>
          </v:shape>
          <o:OLEObject Type="Embed" ProgID="Equation.DSMT4" ShapeID="_x0000_i1071" DrawAspect="Content" ObjectID="_1743528566" r:id="rId509"/>
        </w:object>
      </w:r>
      <w:r>
        <w:rPr>
          <w:rFonts w:hint="eastAsia"/>
          <w:szCs w:val="21"/>
        </w:rPr>
        <w:t>和</w:t>
      </w:r>
      <w:r w:rsidR="00C6312D">
        <w:rPr>
          <w:noProof/>
          <w:position w:val="-10"/>
          <w:szCs w:val="21"/>
        </w:rPr>
        <w:object w:dxaOrig="1319" w:dyaOrig="314" w14:anchorId="775B29F9">
          <v:shape id="_x0000_i1070" type="#_x0000_t75" alt="" style="width:65.3pt;height:15.6pt;mso-width-percent:0;mso-height-percent:0;mso-width-percent:0;mso-height-percent:0" o:ole="">
            <v:imagedata r:id="rId458" o:title=""/>
          </v:shape>
          <o:OLEObject Type="Embed" ProgID="Equation.DSMT4" ShapeID="_x0000_i1070" DrawAspect="Content" ObjectID="_1743528567" r:id="rId510"/>
        </w:object>
      </w:r>
      <w:r>
        <w:rPr>
          <w:rFonts w:hint="eastAsia"/>
          <w:szCs w:val="21"/>
        </w:rPr>
        <w:t>；</w:t>
      </w:r>
      <w:ins w:id="932" w:author="盛周 强" w:date="2023-04-20T16:25:00Z">
        <w:r w:rsidR="007C4733">
          <w:rPr>
            <w:rFonts w:hint="eastAsia"/>
            <w:szCs w:val="21"/>
          </w:rPr>
          <w:t>(</w:t>
        </w:r>
      </w:ins>
      <w:del w:id="933" w:author="盛周 强" w:date="2023-04-20T16:25:00Z">
        <w:r w:rsidDel="007C4733">
          <w:rPr>
            <w:rFonts w:hint="eastAsia"/>
            <w:szCs w:val="21"/>
          </w:rPr>
          <w:delText>（</w:delText>
        </w:r>
      </w:del>
      <w:r>
        <w:rPr>
          <w:szCs w:val="21"/>
        </w:rPr>
        <w:t>c</w:t>
      </w:r>
      <w:ins w:id="934" w:author="盛周 强" w:date="2023-04-20T16:25:00Z">
        <w:r w:rsidR="007C4733">
          <w:rPr>
            <w:rFonts w:hint="eastAsia"/>
            <w:szCs w:val="21"/>
          </w:rPr>
          <w:t>）</w:t>
        </w:r>
      </w:ins>
      <w:del w:id="935" w:author="盛周 强" w:date="2023-04-20T16:25:00Z">
        <w:r w:rsidDel="007C4733">
          <w:rPr>
            <w:rFonts w:hint="eastAsia"/>
            <w:szCs w:val="21"/>
          </w:rPr>
          <w:delText>）</w:delText>
        </w:r>
      </w:del>
      <w:r>
        <w:rPr>
          <w:rFonts w:hint="eastAsia"/>
          <w:szCs w:val="21"/>
        </w:rPr>
        <w:t>A</w:t>
      </w:r>
      <w:r>
        <w:rPr>
          <w:szCs w:val="21"/>
        </w:rPr>
        <w:t>CWD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C6312D">
        <w:rPr>
          <w:noProof/>
          <w:position w:val="-12"/>
          <w:szCs w:val="21"/>
        </w:rPr>
        <w:object w:dxaOrig="2277" w:dyaOrig="362" w14:anchorId="55FBF09D">
          <v:shape id="_x0000_i1069" type="#_x0000_t75" alt="" style="width:113.55pt;height:17.05pt;mso-width-percent:0;mso-height-percent:0;mso-width-percent:0;mso-height-percent:0" o:ole="">
            <v:imagedata r:id="rId460" o:title=""/>
          </v:shape>
          <o:OLEObject Type="Embed" ProgID="Equation.DSMT4" ShapeID="_x0000_i1069" DrawAspect="Content" ObjectID="_1743528568" r:id="rId511"/>
        </w:object>
      </w:r>
      <w:r>
        <w:rPr>
          <w:rFonts w:hint="eastAsia"/>
          <w:szCs w:val="21"/>
        </w:rPr>
        <w:t>；</w:t>
      </w:r>
      <w:ins w:id="936" w:author="盛周 强" w:date="2023-04-20T16:25:00Z">
        <w:r w:rsidR="007C4733">
          <w:rPr>
            <w:rFonts w:hint="eastAsia"/>
            <w:szCs w:val="21"/>
          </w:rPr>
          <w:t>(</w:t>
        </w:r>
      </w:ins>
      <w:del w:id="937" w:author="盛周 强" w:date="2023-04-20T16:25:00Z">
        <w:r w:rsidDel="007C4733">
          <w:rPr>
            <w:rFonts w:hint="eastAsia"/>
            <w:szCs w:val="21"/>
          </w:rPr>
          <w:delText>（</w:delText>
        </w:r>
      </w:del>
      <w:r>
        <w:rPr>
          <w:szCs w:val="21"/>
        </w:rPr>
        <w:t>d</w:t>
      </w:r>
      <w:ins w:id="938" w:author="盛周 强" w:date="2023-04-20T16:25:00Z">
        <w:r w:rsidR="007C4733">
          <w:rPr>
            <w:rFonts w:hint="eastAsia"/>
            <w:szCs w:val="21"/>
          </w:rPr>
          <w:t>）</w:t>
        </w:r>
      </w:ins>
      <w:del w:id="939" w:author="盛周 强" w:date="2023-04-20T16:25:00Z">
        <w:r w:rsidDel="007C4733">
          <w:rPr>
            <w:rFonts w:hint="eastAsia"/>
            <w:szCs w:val="21"/>
          </w:rPr>
          <w:delText>）</w:delText>
        </w:r>
      </w:del>
      <w:r>
        <w:rPr>
          <w:rFonts w:hint="eastAsia"/>
          <w:szCs w:val="21"/>
        </w:rPr>
        <w:t>KFWD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C6312D">
        <w:rPr>
          <w:noProof/>
          <w:position w:val="-12"/>
          <w:szCs w:val="21"/>
        </w:rPr>
        <w:object w:dxaOrig="2277" w:dyaOrig="362" w14:anchorId="1879B745">
          <v:shape id="_x0000_i1068" type="#_x0000_t75" alt="" style="width:113.55pt;height:17.05pt;mso-width-percent:0;mso-height-percent:0;mso-width-percent:0;mso-height-percent:0" o:ole="">
            <v:imagedata r:id="rId462" o:title=""/>
          </v:shape>
          <o:OLEObject Type="Embed" ProgID="Equation.DSMT4" ShapeID="_x0000_i1068" DrawAspect="Content" ObjectID="_1743528569" r:id="rId512"/>
        </w:object>
      </w:r>
      <w:r>
        <w:rPr>
          <w:rFonts w:hint="eastAsia"/>
          <w:szCs w:val="21"/>
        </w:rPr>
        <w:t>；</w:t>
      </w:r>
      <w:ins w:id="940" w:author="盛周 强" w:date="2023-04-20T16:25:00Z">
        <w:r w:rsidR="007C4733">
          <w:rPr>
            <w:rFonts w:hint="eastAsia"/>
            <w:szCs w:val="21"/>
          </w:rPr>
          <w:t>(</w:t>
        </w:r>
      </w:ins>
      <w:del w:id="941" w:author="盛周 强" w:date="2023-04-20T16:25:00Z">
        <w:r w:rsidDel="007C4733">
          <w:rPr>
            <w:rFonts w:hint="eastAsia"/>
            <w:szCs w:val="21"/>
          </w:rPr>
          <w:delText>（</w:delText>
        </w:r>
      </w:del>
      <w:r>
        <w:rPr>
          <w:szCs w:val="21"/>
        </w:rPr>
        <w:t>e</w:t>
      </w:r>
      <w:ins w:id="942" w:author="盛周 强" w:date="2023-04-20T16:25:00Z">
        <w:r w:rsidR="007C4733">
          <w:rPr>
            <w:rFonts w:hint="eastAsia"/>
            <w:szCs w:val="21"/>
          </w:rPr>
          <w:t>）</w:t>
        </w:r>
      </w:ins>
      <w:del w:id="943" w:author="盛周 强" w:date="2023-04-20T16:25:00Z">
        <w:r w:rsidDel="007C4733">
          <w:rPr>
            <w:rFonts w:hint="eastAsia"/>
            <w:szCs w:val="21"/>
          </w:rPr>
          <w:delText>）</w:delText>
        </w:r>
      </w:del>
      <w:r>
        <w:rPr>
          <w:rFonts w:hint="eastAsia"/>
          <w:szCs w:val="21"/>
        </w:rPr>
        <w:t>C</w:t>
      </w:r>
      <w:r>
        <w:rPr>
          <w:szCs w:val="21"/>
        </w:rPr>
        <w:t>RWD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振幅分布，参数矩阵为</w:t>
      </w:r>
      <w:r w:rsidR="00C6312D">
        <w:rPr>
          <w:noProof/>
          <w:position w:val="-12"/>
          <w:szCs w:val="21"/>
        </w:rPr>
        <w:object w:dxaOrig="2775" w:dyaOrig="362" w14:anchorId="06F83763">
          <v:shape id="_x0000_i1067" type="#_x0000_t75" alt="" style="width:140.3pt;height:17.05pt;mso-width-percent:0;mso-height-percent:0;mso-width-percent:0;mso-height-percent:0" o:ole="">
            <v:imagedata r:id="rId464" o:title=""/>
          </v:shape>
          <o:OLEObject Type="Embed" ProgID="Equation.DSMT4" ShapeID="_x0000_i1067" DrawAspect="Content" ObjectID="_1743528570" r:id="rId513"/>
        </w:object>
      </w:r>
      <w:r>
        <w:rPr>
          <w:rFonts w:hint="eastAsia"/>
          <w:szCs w:val="21"/>
        </w:rPr>
        <w:t>；</w:t>
      </w:r>
      <w:ins w:id="944" w:author="盛周 强" w:date="2023-04-20T16:25:00Z">
        <w:r w:rsidR="007C4733">
          <w:rPr>
            <w:rFonts w:hint="eastAsia"/>
            <w:szCs w:val="21"/>
          </w:rPr>
          <w:t>(</w:t>
        </w:r>
      </w:ins>
      <w:del w:id="945" w:author="盛周 强" w:date="2023-04-20T16:25:00Z">
        <w:r w:rsidDel="007C4733">
          <w:rPr>
            <w:rFonts w:hint="eastAsia"/>
            <w:szCs w:val="21"/>
          </w:rPr>
          <w:delText>（</w:delText>
        </w:r>
      </w:del>
      <w:r>
        <w:rPr>
          <w:szCs w:val="21"/>
        </w:rPr>
        <w:t>f</w:t>
      </w:r>
      <w:ins w:id="946" w:author="盛周 强" w:date="2023-04-20T16:25:00Z">
        <w:r w:rsidR="007C4733">
          <w:rPr>
            <w:rFonts w:hint="eastAsia"/>
            <w:szCs w:val="21"/>
          </w:rPr>
          <w:t>）</w:t>
        </w:r>
      </w:ins>
      <w:del w:id="947" w:author="盛周 强" w:date="2023-04-20T16:25:00Z">
        <w:r w:rsidDel="007C4733">
          <w:rPr>
            <w:rFonts w:hint="eastAsia"/>
            <w:szCs w:val="21"/>
          </w:rPr>
          <w:delText>）</w:delText>
        </w:r>
      </w:del>
      <w:r>
        <w:rPr>
          <w:rFonts w:hint="eastAsia"/>
          <w:szCs w:val="21"/>
        </w:rPr>
        <w:t>W</w:t>
      </w:r>
      <w:r>
        <w:rPr>
          <w:szCs w:val="21"/>
        </w:rPr>
        <w:t>D</w:t>
      </w:r>
      <w:r>
        <w:rPr>
          <w:rFonts w:hint="eastAsia"/>
          <w:szCs w:val="21"/>
        </w:rPr>
        <w:t>基于</w:t>
      </w:r>
      <w:r>
        <w:rPr>
          <w:rFonts w:hint="eastAsia"/>
          <w:szCs w:val="21"/>
        </w:rPr>
        <w:t>RT</w:t>
      </w:r>
      <w:r>
        <w:rPr>
          <w:rFonts w:hint="eastAsia"/>
          <w:szCs w:val="21"/>
        </w:rPr>
        <w:t>的</w:t>
      </w:r>
      <w:r>
        <w:rPr>
          <w:rFonts w:hint="eastAsia"/>
          <w:szCs w:val="21"/>
        </w:rPr>
        <w:t>k</w:t>
      </w:r>
      <w:r>
        <w:rPr>
          <w:szCs w:val="21"/>
        </w:rPr>
        <w:t>-</w:t>
      </w:r>
      <w:r>
        <w:rPr>
          <w:rFonts w:hint="eastAsia"/>
          <w:szCs w:val="21"/>
        </w:rPr>
        <w:t>振幅分布。</w:t>
      </w:r>
    </w:p>
    <w:p w14:paraId="7CBC8E2A" w14:textId="77777777" w:rsidR="0071366A" w:rsidRDefault="0071366A">
      <w:pPr>
        <w:ind w:firstLineChars="0" w:firstLine="0"/>
      </w:pPr>
    </w:p>
    <w:p w14:paraId="68A6EEA5" w14:textId="77777777" w:rsidR="0071366A" w:rsidRDefault="0071366A">
      <w:pPr>
        <w:ind w:firstLineChars="0" w:firstLine="0"/>
      </w:pPr>
    </w:p>
    <w:p w14:paraId="671E26DA" w14:textId="13D14F70" w:rsidR="0071366A" w:rsidRDefault="00000000">
      <w:pPr>
        <w:ind w:firstLineChars="0" w:firstLine="420"/>
      </w:pPr>
      <w:r>
        <w:rPr>
          <w:rFonts w:hint="eastAsia"/>
        </w:rPr>
        <w:t>对于单分量情形，图</w:t>
      </w:r>
      <w:r>
        <w:rPr>
          <w:rFonts w:hint="eastAsia"/>
        </w:rPr>
        <w:t>3</w:t>
      </w:r>
      <w:ins w:id="948" w:author="盛周 强" w:date="2023-04-20T16:25:00Z">
        <w:r w:rsidR="007C4733">
          <w:rPr>
            <w:rFonts w:hint="eastAsia"/>
          </w:rPr>
          <w:t>(</w:t>
        </w:r>
      </w:ins>
      <w:del w:id="949" w:author="盛周 强" w:date="2023-04-20T16:25:00Z">
        <w:r w:rsidDel="007C4733">
          <w:rPr>
            <w:rFonts w:hint="eastAsia"/>
          </w:rPr>
          <w:delText>（</w:delText>
        </w:r>
      </w:del>
      <w:r>
        <w:rPr>
          <w:rFonts w:hint="eastAsia"/>
        </w:rPr>
        <w:t>a</w:t>
      </w:r>
      <w:ins w:id="950" w:author="盛周 强" w:date="2023-04-20T16:25:00Z">
        <w:r w:rsidR="007C4733">
          <w:rPr>
            <w:rFonts w:hint="eastAsia"/>
          </w:rPr>
          <w:t>）</w:t>
        </w:r>
      </w:ins>
      <w:del w:id="951" w:author="盛周 强" w:date="2023-04-20T16:25:00Z">
        <w:r w:rsidDel="007C4733">
          <w:rPr>
            <w:rFonts w:hint="eastAsia"/>
          </w:rPr>
          <w:delText>）</w:delText>
        </w:r>
      </w:del>
      <w:r>
        <w:rPr>
          <w:rFonts w:hint="eastAsia"/>
        </w:rPr>
        <w:t>展示了</w:t>
      </w:r>
      <w:r>
        <w:rPr>
          <w:rFonts w:hint="eastAsia"/>
        </w:rPr>
        <w:t>ICFWD</w:t>
      </w:r>
      <w:r>
        <w:rPr>
          <w:rFonts w:hint="eastAsia"/>
          <w:szCs w:val="21"/>
        </w:rPr>
        <w:t>基于</w:t>
      </w:r>
      <w:r>
        <w:rPr>
          <w:szCs w:val="21"/>
        </w:rPr>
        <w:t>RT</w:t>
      </w:r>
      <w:r>
        <w:rPr>
          <w:rFonts w:hint="eastAsia"/>
          <w:szCs w:val="21"/>
        </w:rPr>
        <w:t>的</w:t>
      </w:r>
      <w:r>
        <w:rPr>
          <w:szCs w:val="21"/>
        </w:rPr>
        <w:t>k-</w:t>
      </w:r>
      <w:r>
        <w:rPr>
          <w:rFonts w:hint="eastAsia"/>
          <w:szCs w:val="21"/>
        </w:rPr>
        <w:t>振幅分布，</w:t>
      </w:r>
      <w:r>
        <w:rPr>
          <w:rFonts w:hint="eastAsia"/>
          <w:szCs w:val="21"/>
        </w:rPr>
        <w:t>LCT</w:t>
      </w:r>
      <w:r>
        <w:rPr>
          <w:rFonts w:hint="eastAsia"/>
          <w:szCs w:val="21"/>
        </w:rPr>
        <w:t>参数满足</w:t>
      </w:r>
      <w:r w:rsidR="00C6312D">
        <w:rPr>
          <w:noProof/>
          <w:position w:val="-24"/>
          <w:szCs w:val="21"/>
        </w:rPr>
        <w:object w:dxaOrig="1834" w:dyaOrig="700" w14:anchorId="16195D26">
          <v:shape id="_x0000_i1066" type="#_x0000_t75" alt="" style="width:91.3pt;height:35.65pt;mso-width-percent:0;mso-height-percent:0;mso-width-percent:0;mso-height-percent:0" o:ole="">
            <v:imagedata r:id="rId514" o:title=""/>
          </v:shape>
          <o:OLEObject Type="Embed" ProgID="Equation.DSMT4" ShapeID="_x0000_i1066" DrawAspect="Content" ObjectID="_1743528571" r:id="rId515"/>
        </w:object>
      </w:r>
      <w:r>
        <w:rPr>
          <w:rFonts w:hint="eastAsia"/>
          <w:szCs w:val="21"/>
        </w:rPr>
        <w:t>，</w:t>
      </w:r>
      <w:r w:rsidR="00C6312D">
        <w:rPr>
          <w:noProof/>
          <w:position w:val="-12"/>
          <w:szCs w:val="21"/>
        </w:rPr>
        <w:object w:dxaOrig="2180" w:dyaOrig="362" w14:anchorId="6A22A3BF">
          <v:shape id="_x0000_i1065" type="#_x0000_t75" alt="" style="width:108.35pt;height:17.05pt;mso-width-percent:0;mso-height-percent:0;mso-width-percent:0;mso-height-percent:0" o:ole="">
            <v:imagedata r:id="rId516" o:title=""/>
          </v:shape>
          <o:OLEObject Type="Embed" ProgID="Equation.DSMT4" ShapeID="_x0000_i1065" DrawAspect="Content" ObjectID="_1743528572" r:id="rId517"/>
        </w:object>
      </w:r>
      <w:r>
        <w:rPr>
          <w:rFonts w:hint="eastAsia"/>
          <w:szCs w:val="21"/>
        </w:rPr>
        <w:t>，</w:t>
      </w:r>
      <w:r w:rsidR="00C6312D">
        <w:rPr>
          <w:noProof/>
          <w:position w:val="-30"/>
          <w:szCs w:val="21"/>
        </w:rPr>
        <w:object w:dxaOrig="1995" w:dyaOrig="676" w14:anchorId="4203D150">
          <v:shape id="_x0000_i1064" type="#_x0000_t75" alt="" style="width:99.45pt;height:34.15pt;mso-width-percent:0;mso-height-percent:0;mso-width-percent:0;mso-height-percent:0" o:ole="">
            <v:imagedata r:id="rId518" o:title=""/>
          </v:shape>
          <o:OLEObject Type="Embed" ProgID="Equation.DSMT4" ShapeID="_x0000_i1064" DrawAspect="Content" ObjectID="_1743528573" r:id="rId519"/>
        </w:object>
      </w:r>
      <w:r>
        <w:rPr>
          <w:rFonts w:hint="eastAsia"/>
          <w:szCs w:val="21"/>
        </w:rPr>
        <w:t>。图</w:t>
      </w:r>
      <w:r>
        <w:rPr>
          <w:rFonts w:hint="eastAsia"/>
          <w:szCs w:val="21"/>
        </w:rPr>
        <w:t>3</w:t>
      </w:r>
      <w:ins w:id="952" w:author="盛周 强" w:date="2023-04-20T16:25:00Z">
        <w:r w:rsidR="007C4733">
          <w:rPr>
            <w:rFonts w:hint="eastAsia"/>
            <w:szCs w:val="21"/>
          </w:rPr>
          <w:t>(</w:t>
        </w:r>
      </w:ins>
      <w:del w:id="953" w:author="盛周 强" w:date="2023-04-20T16:25:00Z">
        <w:r w:rsidDel="007C4733">
          <w:rPr>
            <w:rFonts w:hint="eastAsia"/>
            <w:szCs w:val="21"/>
          </w:rPr>
          <w:delText>（</w:delText>
        </w:r>
      </w:del>
      <w:r>
        <w:rPr>
          <w:rFonts w:hint="eastAsia"/>
          <w:szCs w:val="21"/>
        </w:rPr>
        <w:t>b</w:t>
      </w:r>
      <w:ins w:id="954" w:author="盛周 强" w:date="2023-04-20T16:25:00Z">
        <w:r w:rsidR="007C4733">
          <w:rPr>
            <w:rFonts w:hint="eastAsia"/>
            <w:szCs w:val="21"/>
          </w:rPr>
          <w:t>）</w:t>
        </w:r>
      </w:ins>
      <w:del w:id="955" w:author="盛周 强" w:date="2023-04-20T16:25:00Z">
        <w:r w:rsidDel="007C4733">
          <w:rPr>
            <w:rFonts w:hint="eastAsia"/>
            <w:szCs w:val="21"/>
          </w:rPr>
          <w:delText>）</w:delText>
        </w:r>
      </w:del>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ED5BD2">
        <w:rPr>
          <w:szCs w:val="21"/>
        </w:rPr>
        <w:t>[30]</w:t>
      </w:r>
      <w:r>
        <w:rPr>
          <w:szCs w:val="21"/>
        </w:rPr>
        <w:fldChar w:fldCharType="end"/>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ins w:id="956" w:author="盛周 强" w:date="2023-04-20T16:25:00Z">
        <w:r w:rsidR="007C4733">
          <w:rPr>
            <w:rFonts w:hint="eastAsia"/>
            <w:szCs w:val="21"/>
          </w:rPr>
          <w:t>(</w:t>
        </w:r>
      </w:ins>
      <w:del w:id="957" w:author="盛周 强" w:date="2023-04-20T16:25:00Z">
        <w:r w:rsidDel="007C4733">
          <w:rPr>
            <w:rFonts w:hint="eastAsia"/>
            <w:szCs w:val="21"/>
          </w:rPr>
          <w:delText>（</w:delText>
        </w:r>
      </w:del>
      <w:r>
        <w:rPr>
          <w:rFonts w:hint="eastAsia"/>
          <w:szCs w:val="21"/>
        </w:rPr>
        <w:t>c</w:t>
      </w:r>
      <w:ins w:id="958" w:author="盛周 强" w:date="2023-04-20T16:25:00Z">
        <w:r w:rsidR="007C4733">
          <w:rPr>
            <w:rFonts w:hint="eastAsia"/>
            <w:szCs w:val="21"/>
          </w:rPr>
          <w:t>）</w:t>
        </w:r>
      </w:ins>
      <w:del w:id="959" w:author="盛周 强" w:date="2023-04-20T16:25:00Z">
        <w:r w:rsidDel="007C4733">
          <w:rPr>
            <w:rFonts w:hint="eastAsia"/>
            <w:szCs w:val="21"/>
          </w:rPr>
          <w:delText>）</w:delText>
        </w:r>
      </w:del>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ED5BD2">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ins w:id="960" w:author="盛周 强" w:date="2023-04-20T16:25:00Z">
        <w:r w:rsidR="007C4733">
          <w:rPr>
            <w:rFonts w:hint="eastAsia"/>
            <w:szCs w:val="21"/>
          </w:rPr>
          <w:t>(</w:t>
        </w:r>
      </w:ins>
      <w:del w:id="961" w:author="盛周 强" w:date="2023-04-20T16:25:00Z">
        <w:r w:rsidDel="007C4733">
          <w:rPr>
            <w:rFonts w:hint="eastAsia"/>
            <w:szCs w:val="21"/>
          </w:rPr>
          <w:delText>（</w:delText>
        </w:r>
      </w:del>
      <w:r>
        <w:rPr>
          <w:szCs w:val="21"/>
        </w:rPr>
        <w:t>d</w:t>
      </w:r>
      <w:ins w:id="962" w:author="盛周 强" w:date="2023-04-20T16:25:00Z">
        <w:r w:rsidR="007C4733">
          <w:rPr>
            <w:rFonts w:hint="eastAsia"/>
            <w:szCs w:val="21"/>
          </w:rPr>
          <w:t>）</w:t>
        </w:r>
      </w:ins>
      <w:del w:id="963" w:author="盛周 强" w:date="2023-04-20T16:25:00Z">
        <w:r w:rsidDel="007C4733">
          <w:rPr>
            <w:rFonts w:hint="eastAsia"/>
            <w:szCs w:val="21"/>
          </w:rPr>
          <w:delText>）</w:delText>
        </w:r>
      </w:del>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ED5BD2">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ins w:id="964" w:author="盛周 强" w:date="2023-04-20T16:25:00Z">
        <w:r w:rsidR="007C4733">
          <w:rPr>
            <w:rFonts w:hint="eastAsia"/>
            <w:szCs w:val="21"/>
          </w:rPr>
          <w:t>(</w:t>
        </w:r>
      </w:ins>
      <w:del w:id="965" w:author="盛周 强" w:date="2023-04-20T16:25:00Z">
        <w:r w:rsidDel="007C4733">
          <w:rPr>
            <w:rFonts w:hint="eastAsia"/>
            <w:szCs w:val="21"/>
          </w:rPr>
          <w:delText>（</w:delText>
        </w:r>
      </w:del>
      <w:r>
        <w:rPr>
          <w:szCs w:val="21"/>
        </w:rPr>
        <w:t>e</w:t>
      </w:r>
      <w:ins w:id="966" w:author="盛周 强" w:date="2023-04-20T16:25:00Z">
        <w:r w:rsidR="007C4733">
          <w:rPr>
            <w:rFonts w:hint="eastAsia"/>
            <w:szCs w:val="21"/>
          </w:rPr>
          <w:t>）</w:t>
        </w:r>
      </w:ins>
      <w:del w:id="967" w:author="盛周 强" w:date="2023-04-20T16:25:00Z">
        <w:r w:rsidDel="007C4733">
          <w:rPr>
            <w:rFonts w:hint="eastAsia"/>
            <w:szCs w:val="21"/>
          </w:rPr>
          <w:delText>）</w:delText>
        </w:r>
      </w:del>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ED5BD2">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ins w:id="968" w:author="盛周 强" w:date="2023-04-20T16:26:00Z">
        <w:r w:rsidR="007C4733">
          <w:rPr>
            <w:rFonts w:hint="eastAsia"/>
            <w:szCs w:val="21"/>
          </w:rPr>
          <w:t>(</w:t>
        </w:r>
      </w:ins>
      <w:del w:id="969" w:author="盛周 强" w:date="2023-04-20T16:25:00Z">
        <w:r w:rsidDel="007C4733">
          <w:rPr>
            <w:rFonts w:hint="eastAsia"/>
            <w:szCs w:val="21"/>
          </w:rPr>
          <w:delText>（</w:delText>
        </w:r>
      </w:del>
      <w:r>
        <w:rPr>
          <w:szCs w:val="21"/>
        </w:rPr>
        <w:t>f</w:t>
      </w:r>
      <w:ins w:id="970" w:author="盛周 强" w:date="2023-04-20T16:26:00Z">
        <w:r w:rsidR="007C4733">
          <w:rPr>
            <w:rFonts w:hint="eastAsia"/>
            <w:szCs w:val="21"/>
          </w:rPr>
          <w:t>）</w:t>
        </w:r>
      </w:ins>
      <w:del w:id="971" w:author="盛周 强" w:date="2023-04-20T16:26:00Z">
        <w:r w:rsidDel="007C4733">
          <w:rPr>
            <w:rFonts w:hint="eastAsia"/>
            <w:szCs w:val="21"/>
          </w:rPr>
          <w:delText>）</w:delText>
        </w:r>
      </w:del>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w:t>
      </w:r>
    </w:p>
    <w:p w14:paraId="1C3B5A1B" w14:textId="77777777" w:rsidR="0071366A" w:rsidRDefault="0071366A">
      <w:pPr>
        <w:ind w:firstLineChars="0" w:firstLine="0"/>
      </w:pPr>
    </w:p>
    <w:p w14:paraId="2BFC8E82"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000000">
            <w:pPr>
              <w:ind w:firstLineChars="0" w:firstLine="0"/>
            </w:pPr>
            <w:r>
              <w:rPr>
                <w:noProof/>
              </w:rPr>
              <w:lastRenderedPageBreak/>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000000">
            <w:pPr>
              <w:ind w:firstLineChars="0" w:firstLine="0"/>
              <w:jc w:val="center"/>
            </w:pPr>
            <w:r>
              <w:rPr>
                <w:rFonts w:hint="eastAsia"/>
              </w:rPr>
              <w:t>(</w:t>
            </w:r>
            <w:r>
              <w:t>a)</w:t>
            </w:r>
          </w:p>
        </w:tc>
        <w:tc>
          <w:tcPr>
            <w:tcW w:w="4247" w:type="dxa"/>
          </w:tcPr>
          <w:p w14:paraId="3C09A91B" w14:textId="77777777" w:rsidR="0071366A" w:rsidRDefault="00000000">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000000">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000000">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000000">
            <w:pPr>
              <w:ind w:firstLineChars="0" w:firstLine="0"/>
              <w:jc w:val="center"/>
            </w:pPr>
            <w:r>
              <w:rPr>
                <w:rFonts w:hint="eastAsia"/>
              </w:rPr>
              <w:t>(</w:t>
            </w:r>
            <w:r>
              <w:t>c)</w:t>
            </w:r>
          </w:p>
        </w:tc>
        <w:tc>
          <w:tcPr>
            <w:tcW w:w="4247" w:type="dxa"/>
          </w:tcPr>
          <w:p w14:paraId="6E4AB07C" w14:textId="77777777" w:rsidR="0071366A" w:rsidRDefault="00000000">
            <w:pPr>
              <w:ind w:firstLineChars="0" w:firstLine="0"/>
            </w:pPr>
            <w:r>
              <w:rPr>
                <w:noProof/>
              </w:rPr>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000000">
            <w:pPr>
              <w:ind w:firstLineChars="0" w:firstLine="0"/>
              <w:jc w:val="center"/>
            </w:pPr>
            <w:r>
              <w:rPr>
                <w:rFonts w:hint="eastAsia"/>
              </w:rPr>
              <w:t>(</w:t>
            </w:r>
            <w:r>
              <w:t>d)</w:t>
            </w:r>
          </w:p>
        </w:tc>
      </w:tr>
      <w:tr w:rsidR="0071366A" w14:paraId="15E5A6D9" w14:textId="77777777">
        <w:tc>
          <w:tcPr>
            <w:tcW w:w="8494" w:type="dxa"/>
            <w:gridSpan w:val="2"/>
          </w:tcPr>
          <w:p w14:paraId="24986FA3" w14:textId="77777777" w:rsidR="0071366A" w:rsidRDefault="00000000">
            <w:pPr>
              <w:ind w:firstLineChars="0" w:firstLine="0"/>
              <w:jc w:val="center"/>
            </w:pPr>
            <w:r>
              <w:rPr>
                <w:noProof/>
              </w:rPr>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000000">
            <w:pPr>
              <w:ind w:firstLineChars="0" w:firstLine="0"/>
              <w:jc w:val="center"/>
            </w:pPr>
            <w:r>
              <w:rPr>
                <w:rFonts w:hint="eastAsia"/>
              </w:rPr>
              <w:t>(</w:t>
            </w:r>
            <w:r>
              <w:t>e)</w:t>
            </w:r>
          </w:p>
        </w:tc>
      </w:tr>
    </w:tbl>
    <w:p w14:paraId="263E9465" w14:textId="47DD4AEA" w:rsidR="0071366A" w:rsidRDefault="00000000">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ins w:id="972" w:author="盛周 强" w:date="2023-04-20T16:26:00Z">
        <w:r w:rsidR="00E949EB">
          <w:rPr>
            <w:rFonts w:hint="eastAsia"/>
            <w:szCs w:val="21"/>
          </w:rPr>
          <w:t>(</w:t>
        </w:r>
      </w:ins>
      <w:del w:id="973" w:author="盛周 强" w:date="2023-04-20T16:26:00Z">
        <w:r w:rsidDel="00E949EB">
          <w:rPr>
            <w:rFonts w:hint="eastAsia"/>
            <w:szCs w:val="21"/>
          </w:rPr>
          <w:delText>（</w:delText>
        </w:r>
      </w:del>
      <w:r>
        <w:rPr>
          <w:rFonts w:hint="eastAsia"/>
          <w:szCs w:val="21"/>
        </w:rPr>
        <w:t>a</w:t>
      </w:r>
      <w:ins w:id="974" w:author="盛周 强" w:date="2023-04-20T16:26:00Z">
        <w:r w:rsidR="00E949EB">
          <w:rPr>
            <w:rFonts w:hint="eastAsia"/>
            <w:szCs w:val="21"/>
          </w:rPr>
          <w:t>）</w:t>
        </w:r>
      </w:ins>
      <w:del w:id="975" w:author="盛周 强" w:date="2023-04-20T16:26:00Z">
        <w:r w:rsidDel="00E949EB">
          <w:rPr>
            <w:rFonts w:hint="eastAsia"/>
            <w:szCs w:val="21"/>
          </w:rPr>
          <w:delText>）</w:delText>
        </w:r>
      </w:del>
      <w:r>
        <w:rPr>
          <w:rFonts w:hint="eastAsia"/>
          <w:szCs w:val="21"/>
        </w:rPr>
        <w:t>I</w:t>
      </w:r>
      <w:r>
        <w:rPr>
          <w:szCs w:val="21"/>
        </w:rPr>
        <w:t>CFWD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C6312D">
        <w:rPr>
          <w:noProof/>
          <w:position w:val="-12"/>
          <w:sz w:val="18"/>
          <w:szCs w:val="18"/>
        </w:rPr>
        <w:object w:dxaOrig="2800" w:dyaOrig="362" w14:anchorId="36DF01D7">
          <v:shape id="_x0000_i1063" type="#_x0000_t75" alt="" style="width:140.3pt;height:17.05pt;mso-width-percent:0;mso-height-percent:0;mso-width-percent:0;mso-height-percent:0" o:ole="">
            <v:imagedata r:id="rId486" o:title=""/>
          </v:shape>
          <o:OLEObject Type="Embed" ProgID="Equation.DSMT4" ShapeID="_x0000_i1063" DrawAspect="Content" ObjectID="_1743528574" r:id="rId525"/>
        </w:object>
      </w:r>
      <w:r>
        <w:rPr>
          <w:rFonts w:hint="eastAsia"/>
          <w:szCs w:val="21"/>
        </w:rPr>
        <w:t>和</w:t>
      </w:r>
      <w:r w:rsidR="00C6312D">
        <w:rPr>
          <w:noProof/>
          <w:position w:val="-10"/>
          <w:szCs w:val="21"/>
        </w:rPr>
        <w:object w:dxaOrig="2341" w:dyaOrig="314" w14:anchorId="2D3A7910">
          <v:shape id="_x0000_i1062" type="#_x0000_t75" alt="" style="width:118pt;height:15.6pt;mso-width-percent:0;mso-height-percent:0;mso-width-percent:0;mso-height-percent:0" o:ole="">
            <v:imagedata r:id="rId488" o:title=""/>
          </v:shape>
          <o:OLEObject Type="Embed" ProgID="Equation.DSMT4" ShapeID="_x0000_i1062" DrawAspect="Content" ObjectID="_1743528575" r:id="rId526"/>
        </w:object>
      </w:r>
      <w:r>
        <w:rPr>
          <w:rFonts w:hint="eastAsia"/>
          <w:szCs w:val="21"/>
        </w:rPr>
        <w:t>；</w:t>
      </w:r>
      <w:ins w:id="976" w:author="盛周 强" w:date="2023-04-20T16:26:00Z">
        <w:r w:rsidR="00E949EB">
          <w:rPr>
            <w:rFonts w:hint="eastAsia"/>
            <w:szCs w:val="21"/>
          </w:rPr>
          <w:t>(</w:t>
        </w:r>
      </w:ins>
      <w:del w:id="977" w:author="盛周 强" w:date="2023-04-20T16:26:00Z">
        <w:r w:rsidDel="00E949EB">
          <w:rPr>
            <w:rFonts w:hint="eastAsia"/>
            <w:szCs w:val="21"/>
          </w:rPr>
          <w:delText>（</w:delText>
        </w:r>
      </w:del>
      <w:r>
        <w:rPr>
          <w:rFonts w:hint="eastAsia"/>
          <w:szCs w:val="21"/>
        </w:rPr>
        <w:t>b</w:t>
      </w:r>
      <w:ins w:id="978" w:author="盛周 强" w:date="2023-04-20T16:26:00Z">
        <w:r w:rsidR="00E949EB">
          <w:rPr>
            <w:rFonts w:hint="eastAsia"/>
            <w:szCs w:val="21"/>
          </w:rPr>
          <w:t>）</w:t>
        </w:r>
      </w:ins>
      <w:del w:id="979" w:author="盛周 强" w:date="2023-04-20T16:26:00Z">
        <w:r w:rsidDel="00E949EB">
          <w:rPr>
            <w:rFonts w:hint="eastAsia"/>
            <w:szCs w:val="21"/>
          </w:rPr>
          <w:delText>）</w:delText>
        </w:r>
      </w:del>
      <w:r>
        <w:rPr>
          <w:rFonts w:hint="eastAsia"/>
          <w:szCs w:val="21"/>
        </w:rPr>
        <w:t>C</w:t>
      </w:r>
      <w:r>
        <w:rPr>
          <w:szCs w:val="21"/>
        </w:rPr>
        <w:t>ICFWD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C6312D">
        <w:rPr>
          <w:noProof/>
          <w:position w:val="-12"/>
          <w:szCs w:val="21"/>
        </w:rPr>
        <w:object w:dxaOrig="1947" w:dyaOrig="362" w14:anchorId="44D231FD">
          <v:shape id="_x0000_i1061" type="#_x0000_t75" alt="" style="width:96.5pt;height:17.05pt;mso-width-percent:0;mso-height-percent:0;mso-width-percent:0;mso-height-percent:0" o:ole="">
            <v:imagedata r:id="rId490" o:title=""/>
          </v:shape>
          <o:OLEObject Type="Embed" ProgID="Equation.DSMT4" ShapeID="_x0000_i1061" DrawAspect="Content" ObjectID="_1743528576" r:id="rId527"/>
        </w:object>
      </w:r>
      <w:r>
        <w:rPr>
          <w:rFonts w:hint="eastAsia"/>
          <w:szCs w:val="21"/>
        </w:rPr>
        <w:t>，</w:t>
      </w:r>
      <w:r w:rsidR="00C6312D">
        <w:rPr>
          <w:noProof/>
          <w:position w:val="-12"/>
          <w:szCs w:val="21"/>
        </w:rPr>
        <w:object w:dxaOrig="2084" w:dyaOrig="362" w14:anchorId="695F1CEE">
          <v:shape id="_x0000_i1060" type="#_x0000_t75" alt="" style="width:104.65pt;height:17.05pt;mso-width-percent:0;mso-height-percent:0;mso-width-percent:0;mso-height-percent:0" o:ole="">
            <v:imagedata r:id="rId492" o:title=""/>
          </v:shape>
          <o:OLEObject Type="Embed" ProgID="Equation.DSMT4" ShapeID="_x0000_i1060" DrawAspect="Content" ObjectID="_1743528577" r:id="rId528"/>
        </w:object>
      </w:r>
      <w:r>
        <w:rPr>
          <w:rFonts w:hint="eastAsia"/>
          <w:szCs w:val="21"/>
        </w:rPr>
        <w:t>和</w:t>
      </w:r>
      <w:r w:rsidR="00C6312D">
        <w:rPr>
          <w:noProof/>
          <w:position w:val="-10"/>
          <w:szCs w:val="21"/>
        </w:rPr>
        <w:object w:dxaOrig="1995" w:dyaOrig="314" w14:anchorId="3E46F46D">
          <v:shape id="_x0000_i1059" type="#_x0000_t75" alt="" style="width:99.45pt;height:15.6pt;mso-width-percent:0;mso-height-percent:0;mso-width-percent:0;mso-height-percent:0" o:ole="">
            <v:imagedata r:id="rId494" o:title=""/>
          </v:shape>
          <o:OLEObject Type="Embed" ProgID="Equation.DSMT4" ShapeID="_x0000_i1059" DrawAspect="Content" ObjectID="_1743528578" r:id="rId529"/>
        </w:object>
      </w:r>
      <w:r>
        <w:rPr>
          <w:rFonts w:hint="eastAsia"/>
          <w:szCs w:val="21"/>
        </w:rPr>
        <w:t>；</w:t>
      </w:r>
      <w:ins w:id="980" w:author="盛周 强" w:date="2023-04-20T16:26:00Z">
        <w:r w:rsidR="00E949EB">
          <w:rPr>
            <w:rFonts w:hint="eastAsia"/>
            <w:szCs w:val="21"/>
          </w:rPr>
          <w:t>(</w:t>
        </w:r>
      </w:ins>
      <w:del w:id="981" w:author="盛周 强" w:date="2023-04-20T16:26:00Z">
        <w:r w:rsidDel="00E949EB">
          <w:rPr>
            <w:rFonts w:hint="eastAsia"/>
            <w:szCs w:val="21"/>
          </w:rPr>
          <w:delText>（</w:delText>
        </w:r>
      </w:del>
      <w:r>
        <w:rPr>
          <w:rFonts w:hint="eastAsia"/>
          <w:szCs w:val="21"/>
        </w:rPr>
        <w:t>c</w:t>
      </w:r>
      <w:ins w:id="982" w:author="盛周 强" w:date="2023-04-20T16:26:00Z">
        <w:r w:rsidR="00E949EB">
          <w:rPr>
            <w:rFonts w:hint="eastAsia"/>
            <w:szCs w:val="21"/>
          </w:rPr>
          <w:t>）</w:t>
        </w:r>
      </w:ins>
      <w:del w:id="983" w:author="盛周 强" w:date="2023-04-20T16:26:00Z">
        <w:r w:rsidDel="00E949EB">
          <w:rPr>
            <w:rFonts w:hint="eastAsia"/>
            <w:szCs w:val="21"/>
          </w:rPr>
          <w:delText>）</w:delText>
        </w:r>
      </w:del>
      <w:r>
        <w:rPr>
          <w:rFonts w:hint="eastAsia"/>
          <w:szCs w:val="21"/>
        </w:rPr>
        <w:t>A</w:t>
      </w:r>
      <w:r>
        <w:rPr>
          <w:szCs w:val="21"/>
        </w:rPr>
        <w:t>CWD</w:t>
      </w:r>
      <w:r>
        <w:rPr>
          <w:rFonts w:hint="eastAsia"/>
          <w:szCs w:val="21"/>
        </w:rPr>
        <w:t>基于</w:t>
      </w:r>
      <w:r>
        <w:rPr>
          <w:szCs w:val="21"/>
        </w:rPr>
        <w:t>RT</w:t>
      </w:r>
      <w:r>
        <w:rPr>
          <w:rFonts w:hint="eastAsia"/>
          <w:szCs w:val="21"/>
        </w:rPr>
        <w:lastRenderedPageBreak/>
        <w:t>的</w:t>
      </w:r>
      <w:r>
        <w:rPr>
          <w:szCs w:val="21"/>
        </w:rPr>
        <w:t>k-</w:t>
      </w:r>
      <w:r>
        <w:rPr>
          <w:rFonts w:hint="eastAsia"/>
          <w:szCs w:val="21"/>
        </w:rPr>
        <w:t>振幅分布，参数矩阵为</w:t>
      </w:r>
      <w:r w:rsidR="00C6312D">
        <w:rPr>
          <w:noProof/>
          <w:position w:val="-12"/>
          <w:szCs w:val="21"/>
        </w:rPr>
        <w:object w:dxaOrig="3347" w:dyaOrig="362" w14:anchorId="39E3DEBE">
          <v:shape id="_x0000_i1058" type="#_x0000_t75" alt="" style="width:167.75pt;height:17.05pt;mso-width-percent:0;mso-height-percent:0;mso-width-percent:0;mso-height-percent:0" o:ole="">
            <v:imagedata r:id="rId496" o:title=""/>
          </v:shape>
          <o:OLEObject Type="Embed" ProgID="Equation.DSMT4" ShapeID="_x0000_i1058" DrawAspect="Content" ObjectID="_1743528579" r:id="rId530"/>
        </w:object>
      </w:r>
      <w:r>
        <w:rPr>
          <w:rFonts w:hint="eastAsia"/>
          <w:szCs w:val="21"/>
        </w:rPr>
        <w:t>；</w:t>
      </w:r>
      <w:ins w:id="984" w:author="盛周 强" w:date="2023-04-20T16:26:00Z">
        <w:r w:rsidR="00E949EB">
          <w:rPr>
            <w:rFonts w:hint="eastAsia"/>
            <w:szCs w:val="21"/>
          </w:rPr>
          <w:t>(</w:t>
        </w:r>
      </w:ins>
      <w:del w:id="985" w:author="盛周 强" w:date="2023-04-20T16:26:00Z">
        <w:r w:rsidDel="00E949EB">
          <w:rPr>
            <w:rFonts w:hint="eastAsia"/>
            <w:szCs w:val="21"/>
          </w:rPr>
          <w:delText>（</w:delText>
        </w:r>
      </w:del>
      <w:r>
        <w:rPr>
          <w:rFonts w:hint="eastAsia"/>
          <w:szCs w:val="21"/>
        </w:rPr>
        <w:t>d</w:t>
      </w:r>
      <w:ins w:id="986" w:author="盛周 强" w:date="2023-04-20T16:26:00Z">
        <w:r w:rsidR="00E949EB">
          <w:rPr>
            <w:rFonts w:hint="eastAsia"/>
            <w:szCs w:val="21"/>
          </w:rPr>
          <w:t>）</w:t>
        </w:r>
      </w:ins>
      <w:del w:id="987" w:author="盛周 强" w:date="2023-04-20T16:26:00Z">
        <w:r w:rsidDel="00E949EB">
          <w:rPr>
            <w:rFonts w:hint="eastAsia"/>
            <w:szCs w:val="21"/>
          </w:rPr>
          <w:delText>）</w:delText>
        </w:r>
      </w:del>
      <w:r>
        <w:rPr>
          <w:rFonts w:hint="eastAsia"/>
          <w:szCs w:val="21"/>
        </w:rPr>
        <w:t>KFWD</w:t>
      </w:r>
      <w:r>
        <w:rPr>
          <w:rFonts w:hint="eastAsia"/>
          <w:szCs w:val="21"/>
        </w:rPr>
        <w:t>基于</w:t>
      </w:r>
      <w:r>
        <w:rPr>
          <w:szCs w:val="21"/>
        </w:rPr>
        <w:t>RT</w:t>
      </w:r>
      <w:r>
        <w:rPr>
          <w:rFonts w:hint="eastAsia"/>
          <w:szCs w:val="21"/>
        </w:rPr>
        <w:t>的</w:t>
      </w:r>
      <w:r>
        <w:rPr>
          <w:szCs w:val="21"/>
        </w:rPr>
        <w:t>k-</w:t>
      </w:r>
      <w:r>
        <w:rPr>
          <w:rFonts w:hint="eastAsia"/>
          <w:szCs w:val="21"/>
        </w:rPr>
        <w:t>振幅分布，参数矩阵为</w:t>
      </w:r>
      <w:r w:rsidR="00C6312D">
        <w:rPr>
          <w:noProof/>
          <w:position w:val="-10"/>
          <w:szCs w:val="21"/>
        </w:rPr>
        <w:object w:dxaOrig="2204" w:dyaOrig="314" w14:anchorId="36F3C65F">
          <v:shape id="_x0000_i1057" type="#_x0000_t75" alt="" style="width:109.85pt;height:15.6pt;mso-width-percent:0;mso-height-percent:0;mso-width-percent:0;mso-height-percent:0" o:ole="">
            <v:imagedata r:id="rId498" o:title=""/>
          </v:shape>
          <o:OLEObject Type="Embed" ProgID="Equation.DSMT4" ShapeID="_x0000_i1057" DrawAspect="Content" ObjectID="_1743528580" r:id="rId531"/>
        </w:object>
      </w:r>
      <w:r>
        <w:rPr>
          <w:rFonts w:hint="eastAsia"/>
          <w:szCs w:val="21"/>
        </w:rPr>
        <w:t>；</w:t>
      </w:r>
      <w:ins w:id="988" w:author="盛周 强" w:date="2023-04-20T16:26:00Z">
        <w:r w:rsidR="00E949EB">
          <w:rPr>
            <w:rFonts w:hint="eastAsia"/>
            <w:szCs w:val="21"/>
          </w:rPr>
          <w:t>(</w:t>
        </w:r>
      </w:ins>
      <w:del w:id="989" w:author="盛周 强" w:date="2023-04-20T16:26:00Z">
        <w:r w:rsidDel="00E949EB">
          <w:rPr>
            <w:rFonts w:hint="eastAsia"/>
            <w:szCs w:val="21"/>
          </w:rPr>
          <w:delText>（</w:delText>
        </w:r>
      </w:del>
      <w:r>
        <w:rPr>
          <w:szCs w:val="21"/>
        </w:rPr>
        <w:t>e</w:t>
      </w:r>
      <w:ins w:id="990" w:author="盛周 强" w:date="2023-04-20T16:26:00Z">
        <w:r w:rsidR="00E949EB">
          <w:rPr>
            <w:rFonts w:hint="eastAsia"/>
            <w:szCs w:val="21"/>
          </w:rPr>
          <w:t>）</w:t>
        </w:r>
      </w:ins>
      <w:del w:id="991" w:author="盛周 强" w:date="2023-04-20T16:26:00Z">
        <w:r w:rsidDel="00E949EB">
          <w:rPr>
            <w:rFonts w:hint="eastAsia"/>
            <w:szCs w:val="21"/>
          </w:rPr>
          <w:delText>）</w:delText>
        </w:r>
      </w:del>
      <w:r>
        <w:rPr>
          <w:rFonts w:hint="eastAsia"/>
          <w:szCs w:val="21"/>
        </w:rPr>
        <w:t>W</w:t>
      </w:r>
      <w:r>
        <w:rPr>
          <w:szCs w:val="21"/>
        </w:rPr>
        <w:t>D</w:t>
      </w:r>
      <w:r>
        <w:rPr>
          <w:rFonts w:hint="eastAsia"/>
          <w:szCs w:val="21"/>
        </w:rPr>
        <w:t>基于</w:t>
      </w:r>
      <w:r>
        <w:rPr>
          <w:szCs w:val="21"/>
        </w:rPr>
        <w:t>RT</w:t>
      </w:r>
      <w:r>
        <w:rPr>
          <w:rFonts w:hint="eastAsia"/>
          <w:szCs w:val="21"/>
        </w:rPr>
        <w:t>的</w:t>
      </w:r>
      <w:r>
        <w:rPr>
          <w:szCs w:val="21"/>
        </w:rPr>
        <w:t>k-</w:t>
      </w:r>
      <w:r>
        <w:rPr>
          <w:rFonts w:hint="eastAsia"/>
          <w:szCs w:val="21"/>
        </w:rPr>
        <w:t>振幅分布。</w:t>
      </w:r>
    </w:p>
    <w:p w14:paraId="1DE6C176" w14:textId="77777777" w:rsidR="0071366A" w:rsidRDefault="00000000">
      <w:pPr>
        <w:ind w:firstLineChars="0" w:firstLine="0"/>
      </w:pPr>
      <w:commentRangeStart w:id="992"/>
      <w:commentRangeEnd w:id="992"/>
      <w:r>
        <w:commentReference w:id="992"/>
      </w:r>
    </w:p>
    <w:p w14:paraId="51D2312B" w14:textId="77777777" w:rsidR="0071366A" w:rsidRDefault="0071366A">
      <w:pPr>
        <w:ind w:firstLineChars="0" w:firstLine="0"/>
      </w:pPr>
    </w:p>
    <w:p w14:paraId="07B52175" w14:textId="39FC323F" w:rsidR="0071366A" w:rsidRDefault="00000000">
      <w:pPr>
        <w:ind w:firstLineChars="0" w:firstLine="420"/>
      </w:pPr>
      <w:r>
        <w:rPr>
          <w:rFonts w:hint="eastAsia"/>
        </w:rPr>
        <w:t>对于双分量情形，图</w:t>
      </w:r>
      <w:r>
        <w:rPr>
          <w:rFonts w:hint="eastAsia"/>
        </w:rPr>
        <w:t>4</w:t>
      </w:r>
      <w:ins w:id="993" w:author="盛周 强" w:date="2023-04-20T16:26:00Z">
        <w:r w:rsidR="00E949EB">
          <w:rPr>
            <w:rFonts w:hint="eastAsia"/>
          </w:rPr>
          <w:t>(</w:t>
        </w:r>
      </w:ins>
      <w:del w:id="994" w:author="盛周 强" w:date="2023-04-20T16:26:00Z">
        <w:r w:rsidDel="00E949EB">
          <w:rPr>
            <w:rFonts w:hint="eastAsia"/>
          </w:rPr>
          <w:delText>（</w:delText>
        </w:r>
      </w:del>
      <w:r>
        <w:rPr>
          <w:rFonts w:hint="eastAsia"/>
        </w:rPr>
        <w:t>a</w:t>
      </w:r>
      <w:ins w:id="995" w:author="盛周 强" w:date="2023-04-20T16:26:00Z">
        <w:r w:rsidR="00E949EB">
          <w:rPr>
            <w:rFonts w:hint="eastAsia"/>
          </w:rPr>
          <w:t>）</w:t>
        </w:r>
      </w:ins>
      <w:del w:id="996" w:author="盛周 强" w:date="2023-04-20T16:26:00Z">
        <w:r w:rsidDel="00E949EB">
          <w:rPr>
            <w:rFonts w:hint="eastAsia"/>
          </w:rPr>
          <w:delText>）</w:delText>
        </w:r>
      </w:del>
      <w:r>
        <w:rPr>
          <w:rFonts w:hint="eastAsia"/>
        </w:rPr>
        <w:t>展示了</w:t>
      </w:r>
      <w:r>
        <w:rPr>
          <w:rFonts w:hint="eastAsia"/>
        </w:rPr>
        <w:t>ICFWD</w:t>
      </w:r>
      <w:r>
        <w:rPr>
          <w:rFonts w:hint="eastAsia"/>
          <w:szCs w:val="21"/>
        </w:rPr>
        <w:t>基于</w:t>
      </w:r>
      <w:r>
        <w:rPr>
          <w:szCs w:val="21"/>
        </w:rPr>
        <w:t>RT</w:t>
      </w:r>
      <w:r>
        <w:rPr>
          <w:rFonts w:hint="eastAsia"/>
          <w:szCs w:val="21"/>
        </w:rPr>
        <w:t>的</w:t>
      </w:r>
      <w:r>
        <w:rPr>
          <w:szCs w:val="21"/>
        </w:rPr>
        <w:t>k-</w:t>
      </w:r>
      <w:r>
        <w:rPr>
          <w:rFonts w:hint="eastAsia"/>
          <w:szCs w:val="21"/>
        </w:rPr>
        <w:t>振幅分布，</w:t>
      </w:r>
      <w:r>
        <w:rPr>
          <w:rFonts w:hint="eastAsia"/>
          <w:szCs w:val="21"/>
        </w:rPr>
        <w:t>LCT</w:t>
      </w:r>
      <w:r>
        <w:rPr>
          <w:rFonts w:hint="eastAsia"/>
          <w:szCs w:val="21"/>
        </w:rPr>
        <w:t>参数满足</w:t>
      </w:r>
      <w:r w:rsidR="00C6312D">
        <w:rPr>
          <w:noProof/>
          <w:position w:val="-24"/>
          <w:szCs w:val="21"/>
        </w:rPr>
        <w:object w:dxaOrig="3298" w:dyaOrig="796" w14:anchorId="2399EC25">
          <v:shape id="_x0000_i1056" type="#_x0000_t75" alt="" style="width:164.8pt;height:39.35pt;mso-width-percent:0;mso-height-percent:0;mso-width-percent:0;mso-height-percent:0" o:ole="">
            <v:imagedata r:id="rId532" o:title=""/>
          </v:shape>
          <o:OLEObject Type="Embed" ProgID="Equation.DSMT4" ShapeID="_x0000_i1056" DrawAspect="Content" ObjectID="_1743528581" r:id="rId533"/>
        </w:object>
      </w:r>
      <w:r>
        <w:rPr>
          <w:rFonts w:hint="eastAsia"/>
          <w:szCs w:val="21"/>
        </w:rPr>
        <w:t>，</w:t>
      </w:r>
      <w:r w:rsidR="00C6312D">
        <w:rPr>
          <w:noProof/>
          <w:position w:val="-12"/>
          <w:szCs w:val="21"/>
        </w:rPr>
        <w:object w:dxaOrig="1681" w:dyaOrig="402" w14:anchorId="6CB4E4D6">
          <v:shape id="_x0000_i1055" type="#_x0000_t75" alt="" style="width:83.9pt;height:19.3pt;mso-width-percent:0;mso-height-percent:0;mso-width-percent:0;mso-height-percent:0" o:ole="">
            <v:imagedata r:id="rId534" o:title=""/>
          </v:shape>
          <o:OLEObject Type="Embed" ProgID="Equation.DSMT4" ShapeID="_x0000_i1055" DrawAspect="Content" ObjectID="_1743528582" r:id="rId535"/>
        </w:object>
      </w:r>
      <w:r>
        <w:rPr>
          <w:rFonts w:hint="eastAsia"/>
          <w:szCs w:val="21"/>
        </w:rPr>
        <w:t>，</w:t>
      </w:r>
      <w:r w:rsidR="00C6312D">
        <w:rPr>
          <w:noProof/>
          <w:position w:val="-12"/>
          <w:szCs w:val="21"/>
        </w:rPr>
        <w:object w:dxaOrig="1834" w:dyaOrig="402" w14:anchorId="1ACEF13E">
          <v:shape id="_x0000_i1054" type="#_x0000_t75" alt="" style="width:91.3pt;height:19.3pt;mso-width-percent:0;mso-height-percent:0;mso-width-percent:0;mso-height-percent:0" o:ole="">
            <v:imagedata r:id="rId536" o:title=""/>
          </v:shape>
          <o:OLEObject Type="Embed" ProgID="Equation.DSMT4" ShapeID="_x0000_i1054" DrawAspect="Content" ObjectID="_1743528583" r:id="rId537"/>
        </w:object>
      </w:r>
      <w:r>
        <w:rPr>
          <w:rFonts w:hint="eastAsia"/>
          <w:szCs w:val="21"/>
        </w:rPr>
        <w:t>，</w:t>
      </w:r>
      <w:r w:rsidR="00C6312D">
        <w:rPr>
          <w:noProof/>
          <w:position w:val="-30"/>
          <w:szCs w:val="21"/>
        </w:rPr>
        <w:object w:dxaOrig="1995" w:dyaOrig="740" w14:anchorId="5260C739">
          <v:shape id="_x0000_i1053" type="#_x0000_t75" alt="" style="width:99.45pt;height:36.35pt;mso-width-percent:0;mso-height-percent:0;mso-width-percent:0;mso-height-percent:0" o:ole="">
            <v:imagedata r:id="rId538" o:title=""/>
          </v:shape>
          <o:OLEObject Type="Embed" ProgID="Equation.DSMT4" ShapeID="_x0000_i1053" DrawAspect="Content" ObjectID="_1743528584" r:id="rId539"/>
        </w:object>
      </w:r>
      <w:r>
        <w:rPr>
          <w:rFonts w:hint="eastAsia"/>
          <w:szCs w:val="21"/>
        </w:rPr>
        <w:t>，</w:t>
      </w:r>
      <w:r w:rsidR="00C6312D">
        <w:rPr>
          <w:noProof/>
          <w:position w:val="-30"/>
          <w:szCs w:val="21"/>
        </w:rPr>
        <w:object w:dxaOrig="1995" w:dyaOrig="724" w14:anchorId="23B2802B">
          <v:shape id="_x0000_i1052" type="#_x0000_t75" alt="" style="width:99.45pt;height:35.65pt;mso-width-percent:0;mso-height-percent:0;mso-width-percent:0;mso-height-percent:0" o:ole="">
            <v:imagedata r:id="rId540" o:title=""/>
          </v:shape>
          <o:OLEObject Type="Embed" ProgID="Equation.DSMT4" ShapeID="_x0000_i1052" DrawAspect="Content" ObjectID="_1743528585" r:id="rId541"/>
        </w:object>
      </w:r>
      <w:r>
        <w:rPr>
          <w:rFonts w:hint="eastAsia"/>
          <w:szCs w:val="21"/>
        </w:rPr>
        <w:t>。图</w:t>
      </w:r>
      <w:r>
        <w:rPr>
          <w:rFonts w:hint="eastAsia"/>
          <w:szCs w:val="21"/>
        </w:rPr>
        <w:t>4</w:t>
      </w:r>
      <w:ins w:id="997" w:author="盛周 强" w:date="2023-04-20T16:26:00Z">
        <w:r w:rsidR="00E949EB">
          <w:rPr>
            <w:rFonts w:hint="eastAsia"/>
            <w:szCs w:val="21"/>
          </w:rPr>
          <w:t>(</w:t>
        </w:r>
      </w:ins>
      <w:del w:id="998" w:author="盛周 强" w:date="2023-04-20T16:26:00Z">
        <w:r w:rsidDel="00E949EB">
          <w:rPr>
            <w:rFonts w:hint="eastAsia"/>
            <w:szCs w:val="21"/>
          </w:rPr>
          <w:delText>（</w:delText>
        </w:r>
      </w:del>
      <w:r>
        <w:rPr>
          <w:rFonts w:hint="eastAsia"/>
          <w:szCs w:val="21"/>
        </w:rPr>
        <w:t>b</w:t>
      </w:r>
      <w:ins w:id="999" w:author="盛周 强" w:date="2023-04-20T16:26:00Z">
        <w:r w:rsidR="00E949EB">
          <w:rPr>
            <w:rFonts w:hint="eastAsia"/>
            <w:szCs w:val="21"/>
          </w:rPr>
          <w:t>）</w:t>
        </w:r>
      </w:ins>
      <w:del w:id="1000" w:author="盛周 强" w:date="2023-04-20T16:26:00Z">
        <w:r w:rsidDel="00E949EB">
          <w:rPr>
            <w:rFonts w:hint="eastAsia"/>
            <w:szCs w:val="21"/>
          </w:rPr>
          <w:delText>）</w:delText>
        </w:r>
      </w:del>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ED5BD2">
        <w:rPr>
          <w:szCs w:val="21"/>
        </w:rPr>
        <w:t>[30]</w:t>
      </w:r>
      <w:r>
        <w:rPr>
          <w:szCs w:val="21"/>
        </w:rPr>
        <w:fldChar w:fldCharType="end"/>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ED5BD2">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ins w:id="1001" w:author="盛周 强" w:date="2023-04-20T16:26:00Z">
        <w:r w:rsidR="00E949EB">
          <w:rPr>
            <w:rFonts w:hint="eastAsia"/>
            <w:szCs w:val="21"/>
          </w:rPr>
          <w:t>(</w:t>
        </w:r>
      </w:ins>
      <w:del w:id="1002" w:author="盛周 强" w:date="2023-04-20T16:26:00Z">
        <w:r w:rsidDel="00E949EB">
          <w:rPr>
            <w:rFonts w:hint="eastAsia"/>
            <w:szCs w:val="21"/>
          </w:rPr>
          <w:delText>（</w:delText>
        </w:r>
      </w:del>
      <w:r>
        <w:rPr>
          <w:rFonts w:hint="eastAsia"/>
          <w:szCs w:val="21"/>
        </w:rPr>
        <w:t>c</w:t>
      </w:r>
      <w:ins w:id="1003" w:author="盛周 强" w:date="2023-04-20T16:27:00Z">
        <w:r w:rsidR="00E949EB">
          <w:rPr>
            <w:rFonts w:hint="eastAsia"/>
            <w:szCs w:val="21"/>
          </w:rPr>
          <w:t>）</w:t>
        </w:r>
      </w:ins>
      <w:del w:id="1004" w:author="盛周 强" w:date="2023-04-20T16:27:00Z">
        <w:r w:rsidDel="00E949EB">
          <w:rPr>
            <w:rFonts w:hint="eastAsia"/>
            <w:szCs w:val="21"/>
          </w:rPr>
          <w:delText>）</w:delText>
        </w:r>
      </w:del>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ED5BD2">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ins w:id="1005" w:author="盛周 强" w:date="2023-04-20T16:27:00Z">
        <w:r w:rsidR="00E949EB">
          <w:rPr>
            <w:rFonts w:hint="eastAsia"/>
            <w:szCs w:val="21"/>
          </w:rPr>
          <w:t>(</w:t>
        </w:r>
      </w:ins>
      <w:del w:id="1006" w:author="盛周 强" w:date="2023-04-20T16:27:00Z">
        <w:r w:rsidDel="00E949EB">
          <w:rPr>
            <w:rFonts w:hint="eastAsia"/>
            <w:szCs w:val="21"/>
          </w:rPr>
          <w:delText>（</w:delText>
        </w:r>
      </w:del>
      <w:r>
        <w:rPr>
          <w:szCs w:val="21"/>
        </w:rPr>
        <w:t>d</w:t>
      </w:r>
      <w:ins w:id="1007" w:author="盛周 强" w:date="2023-04-20T16:27:00Z">
        <w:r w:rsidR="00E949EB">
          <w:rPr>
            <w:rFonts w:hint="eastAsia"/>
            <w:szCs w:val="21"/>
          </w:rPr>
          <w:t>）</w:t>
        </w:r>
      </w:ins>
      <w:del w:id="1008" w:author="盛周 强" w:date="2023-04-20T16:27:00Z">
        <w:r w:rsidDel="00E949EB">
          <w:rPr>
            <w:rFonts w:hint="eastAsia"/>
            <w:szCs w:val="21"/>
          </w:rPr>
          <w:delText>）</w:delText>
        </w:r>
      </w:del>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ED5BD2">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ED5BD2">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ins w:id="1009" w:author="盛周 强" w:date="2023-04-20T16:27:00Z">
        <w:r w:rsidR="00E949EB">
          <w:rPr>
            <w:rFonts w:hint="eastAsia"/>
            <w:szCs w:val="21"/>
          </w:rPr>
          <w:t>(</w:t>
        </w:r>
      </w:ins>
      <w:del w:id="1010" w:author="盛周 强" w:date="2023-04-20T16:27:00Z">
        <w:r w:rsidDel="00E949EB">
          <w:rPr>
            <w:rFonts w:hint="eastAsia"/>
            <w:szCs w:val="21"/>
          </w:rPr>
          <w:delText>（</w:delText>
        </w:r>
      </w:del>
      <w:r>
        <w:rPr>
          <w:szCs w:val="21"/>
        </w:rPr>
        <w:t>e</w:t>
      </w:r>
      <w:ins w:id="1011" w:author="盛周 强" w:date="2023-04-20T16:27:00Z">
        <w:r w:rsidR="00E949EB">
          <w:rPr>
            <w:rFonts w:hint="eastAsia"/>
            <w:szCs w:val="21"/>
          </w:rPr>
          <w:t>）</w:t>
        </w:r>
      </w:ins>
      <w:del w:id="1012" w:author="盛周 强" w:date="2023-04-20T16:27:00Z">
        <w:r w:rsidDel="00E949EB">
          <w:rPr>
            <w:rFonts w:hint="eastAsia"/>
            <w:szCs w:val="21"/>
          </w:rPr>
          <w:delText>）</w:delText>
        </w:r>
      </w:del>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Pr>
          <w:szCs w:val="21"/>
        </w:rPr>
        <w:t>k-</w:t>
      </w:r>
      <w:r>
        <w:rPr>
          <w:rFonts w:hint="eastAsia"/>
          <w:szCs w:val="21"/>
        </w:rPr>
        <w:t>振幅分布。</w:t>
      </w:r>
    </w:p>
    <w:p w14:paraId="527686AE" w14:textId="77777777" w:rsidR="0071366A" w:rsidRDefault="00000000">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2022C4EE" w:rsidR="0071366A" w:rsidRPr="00E949EB" w:rsidRDefault="00000000" w:rsidP="00E949EB">
      <w:pPr>
        <w:pStyle w:val="a3"/>
        <w:keepNext/>
        <w:ind w:firstLineChars="0" w:firstLine="0"/>
        <w:jc w:val="center"/>
        <w:rPr>
          <w:rFonts w:ascii="Times New Roman" w:hAnsi="Times New Roman" w:cs="Times New Roman"/>
          <w:sz w:val="21"/>
          <w:szCs w:val="21"/>
          <w:rPrChange w:id="1013" w:author="盛周 强" w:date="2023-04-20T16:27:00Z">
            <w:rPr/>
          </w:rPrChange>
        </w:rPr>
        <w:pPrChange w:id="1014" w:author="盛周 强" w:date="2023-04-20T16:27:00Z">
          <w:pPr>
            <w:pStyle w:val="a3"/>
            <w:keepNext/>
            <w:ind w:firstLineChars="0" w:firstLine="0"/>
          </w:pPr>
        </w:pPrChange>
      </w:pPr>
      <w:r w:rsidRPr="00E949EB">
        <w:rPr>
          <w:rFonts w:ascii="Times New Roman" w:hAnsi="Times New Roman" w:cs="Times New Roman"/>
          <w:sz w:val="21"/>
          <w:szCs w:val="21"/>
          <w:rPrChange w:id="1015" w:author="盛周 强" w:date="2023-04-20T16:27:00Z">
            <w:rPr>
              <w:rFonts w:hint="eastAsia"/>
            </w:rPr>
          </w:rPrChange>
        </w:rPr>
        <w:t>表格</w:t>
      </w:r>
      <w:r w:rsidRPr="00E949EB">
        <w:rPr>
          <w:rFonts w:ascii="Times New Roman" w:hAnsi="Times New Roman" w:cs="Times New Roman"/>
          <w:sz w:val="21"/>
          <w:szCs w:val="21"/>
          <w:rPrChange w:id="1016" w:author="盛周 强" w:date="2023-04-20T16:27:00Z">
            <w:rPr>
              <w:rFonts w:hint="eastAsia"/>
            </w:rPr>
          </w:rPrChange>
        </w:rPr>
        <w:t xml:space="preserve"> </w:t>
      </w:r>
      <w:r w:rsidRPr="00E949EB">
        <w:rPr>
          <w:rFonts w:ascii="Times New Roman" w:hAnsi="Times New Roman" w:cs="Times New Roman"/>
          <w:sz w:val="21"/>
          <w:szCs w:val="21"/>
          <w:rPrChange w:id="1017" w:author="盛周 强" w:date="2023-04-20T16:27:00Z">
            <w:rPr/>
          </w:rPrChange>
        </w:rPr>
        <w:fldChar w:fldCharType="begin"/>
      </w:r>
      <w:r w:rsidRPr="00E949EB">
        <w:rPr>
          <w:rFonts w:ascii="Times New Roman" w:hAnsi="Times New Roman" w:cs="Times New Roman"/>
          <w:sz w:val="21"/>
          <w:szCs w:val="21"/>
          <w:rPrChange w:id="1018" w:author="盛周 强" w:date="2023-04-20T16:27:00Z">
            <w:rPr/>
          </w:rPrChange>
        </w:rPr>
        <w:instrText xml:space="preserve"> </w:instrText>
      </w:r>
      <w:r w:rsidRPr="00E949EB">
        <w:rPr>
          <w:rFonts w:ascii="Times New Roman" w:hAnsi="Times New Roman" w:cs="Times New Roman"/>
          <w:sz w:val="21"/>
          <w:szCs w:val="21"/>
          <w:rPrChange w:id="1019" w:author="盛周 强" w:date="2023-04-20T16:27:00Z">
            <w:rPr>
              <w:rFonts w:hint="eastAsia"/>
            </w:rPr>
          </w:rPrChange>
        </w:rPr>
        <w:instrText xml:space="preserve">SEQ </w:instrText>
      </w:r>
      <w:r w:rsidRPr="00E949EB">
        <w:rPr>
          <w:rFonts w:ascii="Times New Roman" w:hAnsi="Times New Roman" w:cs="Times New Roman"/>
          <w:sz w:val="21"/>
          <w:szCs w:val="21"/>
          <w:rPrChange w:id="1020" w:author="盛周 强" w:date="2023-04-20T16:27:00Z">
            <w:rPr>
              <w:rFonts w:hint="eastAsia"/>
            </w:rPr>
          </w:rPrChange>
        </w:rPr>
        <w:instrText>表格</w:instrText>
      </w:r>
      <w:r w:rsidRPr="00E949EB">
        <w:rPr>
          <w:rFonts w:ascii="Times New Roman" w:hAnsi="Times New Roman" w:cs="Times New Roman"/>
          <w:sz w:val="21"/>
          <w:szCs w:val="21"/>
          <w:rPrChange w:id="1021" w:author="盛周 强" w:date="2023-04-20T16:27:00Z">
            <w:rPr>
              <w:rFonts w:hint="eastAsia"/>
            </w:rPr>
          </w:rPrChange>
        </w:rPr>
        <w:instrText xml:space="preserve"> \* ARABIC</w:instrText>
      </w:r>
      <w:r w:rsidRPr="00E949EB">
        <w:rPr>
          <w:rFonts w:ascii="Times New Roman" w:hAnsi="Times New Roman" w:cs="Times New Roman"/>
          <w:sz w:val="21"/>
          <w:szCs w:val="21"/>
          <w:rPrChange w:id="1022" w:author="盛周 强" w:date="2023-04-20T16:27:00Z">
            <w:rPr/>
          </w:rPrChange>
        </w:rPr>
        <w:instrText xml:space="preserve"> </w:instrText>
      </w:r>
      <w:r w:rsidRPr="00E949EB">
        <w:rPr>
          <w:rFonts w:ascii="Times New Roman" w:hAnsi="Times New Roman" w:cs="Times New Roman"/>
          <w:sz w:val="21"/>
          <w:szCs w:val="21"/>
          <w:rPrChange w:id="1023" w:author="盛周 强" w:date="2023-04-20T16:27:00Z">
            <w:rPr/>
          </w:rPrChange>
        </w:rPr>
        <w:fldChar w:fldCharType="separate"/>
      </w:r>
      <w:ins w:id="1024" w:author="盛周 强" w:date="2023-04-20T16:40:00Z">
        <w:r w:rsidR="00ED5BD2">
          <w:rPr>
            <w:rFonts w:ascii="Times New Roman" w:hAnsi="Times New Roman" w:cs="Times New Roman"/>
            <w:noProof/>
            <w:sz w:val="21"/>
            <w:szCs w:val="21"/>
          </w:rPr>
          <w:t>2</w:t>
        </w:r>
      </w:ins>
      <w:del w:id="1025" w:author="盛周 强" w:date="2023-04-20T16:40:00Z">
        <w:r w:rsidRPr="00E949EB" w:rsidDel="00ED5BD2">
          <w:rPr>
            <w:rFonts w:ascii="Times New Roman" w:hAnsi="Times New Roman" w:cs="Times New Roman"/>
            <w:noProof/>
            <w:sz w:val="21"/>
            <w:szCs w:val="21"/>
            <w:rPrChange w:id="1026" w:author="盛周 强" w:date="2023-04-20T16:27:00Z">
              <w:rPr/>
            </w:rPrChange>
          </w:rPr>
          <w:delText>2</w:delText>
        </w:r>
      </w:del>
      <w:r w:rsidRPr="00E949EB">
        <w:rPr>
          <w:rFonts w:ascii="Times New Roman" w:hAnsi="Times New Roman" w:cs="Times New Roman"/>
          <w:sz w:val="21"/>
          <w:szCs w:val="21"/>
          <w:rPrChange w:id="1027" w:author="盛周 强" w:date="2023-04-20T16:27:00Z">
            <w:rPr/>
          </w:rPrChange>
        </w:rPr>
        <w:fldChar w:fldCharType="end"/>
      </w:r>
      <w:r w:rsidRPr="00E949EB">
        <w:rPr>
          <w:rFonts w:ascii="Times New Roman" w:hAnsi="Times New Roman" w:cs="Times New Roman"/>
          <w:sz w:val="21"/>
          <w:szCs w:val="21"/>
          <w:rPrChange w:id="1028" w:author="盛周 强" w:date="2023-04-20T16:27:00Z">
            <w:rPr/>
          </w:rPrChange>
        </w:rPr>
        <w:t xml:space="preserve"> </w:t>
      </w:r>
      <w:r w:rsidRPr="00E949EB">
        <w:rPr>
          <w:rFonts w:ascii="Times New Roman" w:hAnsi="Times New Roman" w:cs="Times New Roman"/>
          <w:sz w:val="21"/>
          <w:szCs w:val="21"/>
          <w:rPrChange w:id="1029" w:author="盛周 强" w:date="2023-04-20T16:27:00Z">
            <w:rPr>
              <w:rFonts w:hint="eastAsia"/>
            </w:rPr>
          </w:rPrChange>
        </w:rPr>
        <w:t>在采样频率</w:t>
      </w:r>
      <w:r w:rsidRPr="00E949EB">
        <w:rPr>
          <w:rFonts w:ascii="Times New Roman" w:hAnsi="Times New Roman" w:cs="Times New Roman"/>
          <w:sz w:val="21"/>
          <w:szCs w:val="21"/>
          <w:rPrChange w:id="1030" w:author="盛周 强" w:date="2023-04-20T16:27:00Z">
            <w:rPr>
              <w:rFonts w:hint="eastAsia"/>
            </w:rPr>
          </w:rPrChange>
        </w:rPr>
        <w:t>2</w:t>
      </w:r>
      <w:r w:rsidRPr="00E949EB">
        <w:rPr>
          <w:rFonts w:ascii="Times New Roman" w:hAnsi="Times New Roman" w:cs="Times New Roman"/>
          <w:sz w:val="21"/>
          <w:szCs w:val="21"/>
          <w:rPrChange w:id="1031" w:author="盛周 强" w:date="2023-04-20T16:27:00Z">
            <w:rPr/>
          </w:rPrChange>
        </w:rPr>
        <w:t>0</w:t>
      </w:r>
      <w:r w:rsidRPr="00E949EB">
        <w:rPr>
          <w:rFonts w:ascii="Times New Roman" w:hAnsi="Times New Roman" w:cs="Times New Roman"/>
          <w:sz w:val="21"/>
          <w:szCs w:val="21"/>
          <w:rPrChange w:id="1032" w:author="盛周 强" w:date="2023-04-20T16:27:00Z">
            <w:rPr>
              <w:rFonts w:hint="eastAsia"/>
            </w:rPr>
          </w:rPrChange>
        </w:rPr>
        <w:t>Hz</w:t>
      </w:r>
      <w:r w:rsidRPr="00E949EB">
        <w:rPr>
          <w:rFonts w:ascii="Times New Roman" w:hAnsi="Times New Roman" w:cs="Times New Roman"/>
          <w:sz w:val="21"/>
          <w:szCs w:val="21"/>
          <w:rPrChange w:id="1033" w:author="盛周 强" w:date="2023-04-20T16:27:00Z">
            <w:rPr>
              <w:rFonts w:hint="eastAsia"/>
            </w:rPr>
          </w:rPrChange>
        </w:rPr>
        <w:t>、</w:t>
      </w:r>
      <w:r w:rsidRPr="00E949EB">
        <w:rPr>
          <w:rFonts w:ascii="Times New Roman" w:hAnsi="Times New Roman" w:cs="Times New Roman"/>
          <w:sz w:val="21"/>
          <w:szCs w:val="21"/>
          <w:rPrChange w:id="1034" w:author="盛周 强" w:date="2023-04-20T16:27:00Z">
            <w:rPr>
              <w:rFonts w:hint="eastAsia"/>
            </w:rPr>
          </w:rPrChange>
        </w:rPr>
        <w:t>4</w:t>
      </w:r>
      <w:r w:rsidRPr="00E949EB">
        <w:rPr>
          <w:rFonts w:ascii="Times New Roman" w:hAnsi="Times New Roman" w:cs="Times New Roman"/>
          <w:sz w:val="21"/>
          <w:szCs w:val="21"/>
          <w:rPrChange w:id="1035" w:author="盛周 强" w:date="2023-04-20T16:27:00Z">
            <w:rPr/>
          </w:rPrChange>
        </w:rPr>
        <w:t>0</w:t>
      </w:r>
      <w:r w:rsidRPr="00E949EB">
        <w:rPr>
          <w:rFonts w:ascii="Times New Roman" w:hAnsi="Times New Roman" w:cs="Times New Roman"/>
          <w:sz w:val="21"/>
          <w:szCs w:val="21"/>
          <w:rPrChange w:id="1036" w:author="盛周 强" w:date="2023-04-20T16:27:00Z">
            <w:rPr>
              <w:rFonts w:hint="eastAsia"/>
            </w:rPr>
          </w:rPrChange>
        </w:rPr>
        <w:t>Hz</w:t>
      </w:r>
      <w:r w:rsidRPr="00E949EB">
        <w:rPr>
          <w:rFonts w:ascii="Times New Roman" w:hAnsi="Times New Roman" w:cs="Times New Roman"/>
          <w:sz w:val="21"/>
          <w:szCs w:val="21"/>
          <w:rPrChange w:id="1037" w:author="盛周 强" w:date="2023-04-20T16:27:00Z">
            <w:rPr>
              <w:rFonts w:hint="eastAsia"/>
            </w:rPr>
          </w:rPrChange>
        </w:rPr>
        <w:t>、</w:t>
      </w:r>
      <w:r w:rsidRPr="00E949EB">
        <w:rPr>
          <w:rFonts w:ascii="Times New Roman" w:hAnsi="Times New Roman" w:cs="Times New Roman"/>
          <w:sz w:val="21"/>
          <w:szCs w:val="21"/>
          <w:rPrChange w:id="1038" w:author="盛周 强" w:date="2023-04-20T16:27:00Z">
            <w:rPr>
              <w:rFonts w:hint="eastAsia"/>
            </w:rPr>
          </w:rPrChange>
        </w:rPr>
        <w:t>8</w:t>
      </w:r>
      <w:r w:rsidRPr="00E949EB">
        <w:rPr>
          <w:rFonts w:ascii="Times New Roman" w:hAnsi="Times New Roman" w:cs="Times New Roman"/>
          <w:sz w:val="21"/>
          <w:szCs w:val="21"/>
          <w:rPrChange w:id="1039" w:author="盛周 强" w:date="2023-04-20T16:27:00Z">
            <w:rPr/>
          </w:rPrChange>
        </w:rPr>
        <w:t>0</w:t>
      </w:r>
      <w:r w:rsidRPr="00E949EB">
        <w:rPr>
          <w:rFonts w:ascii="Times New Roman" w:hAnsi="Times New Roman" w:cs="Times New Roman"/>
          <w:sz w:val="21"/>
          <w:szCs w:val="21"/>
          <w:rPrChange w:id="1040" w:author="盛周 强" w:date="2023-04-20T16:27:00Z">
            <w:rPr>
              <w:rFonts w:hint="eastAsia"/>
            </w:rPr>
          </w:rPrChange>
        </w:rPr>
        <w:t>Hz</w:t>
      </w:r>
      <w:r w:rsidRPr="00E949EB">
        <w:rPr>
          <w:rFonts w:ascii="Times New Roman" w:hAnsi="Times New Roman" w:cs="Times New Roman"/>
          <w:sz w:val="21"/>
          <w:szCs w:val="21"/>
          <w:rPrChange w:id="1041" w:author="盛周 强" w:date="2023-04-20T16:27:00Z">
            <w:rPr>
              <w:rFonts w:hint="eastAsia"/>
            </w:rPr>
          </w:rPrChange>
        </w:rPr>
        <w:t>、</w:t>
      </w:r>
      <w:r w:rsidRPr="00E949EB">
        <w:rPr>
          <w:rFonts w:ascii="Times New Roman" w:hAnsi="Times New Roman" w:cs="Times New Roman"/>
          <w:sz w:val="21"/>
          <w:szCs w:val="21"/>
          <w:rPrChange w:id="1042" w:author="盛周 强" w:date="2023-04-20T16:27:00Z">
            <w:rPr>
              <w:rFonts w:hint="eastAsia"/>
            </w:rPr>
          </w:rPrChange>
        </w:rPr>
        <w:t>1</w:t>
      </w:r>
      <w:r w:rsidRPr="00E949EB">
        <w:rPr>
          <w:rFonts w:ascii="Times New Roman" w:hAnsi="Times New Roman" w:cs="Times New Roman"/>
          <w:sz w:val="21"/>
          <w:szCs w:val="21"/>
          <w:rPrChange w:id="1043" w:author="盛周 强" w:date="2023-04-20T16:27:00Z">
            <w:rPr/>
          </w:rPrChange>
        </w:rPr>
        <w:t>20</w:t>
      </w:r>
      <w:r w:rsidRPr="00E949EB">
        <w:rPr>
          <w:rFonts w:ascii="Times New Roman" w:hAnsi="Times New Roman" w:cs="Times New Roman"/>
          <w:sz w:val="21"/>
          <w:szCs w:val="21"/>
          <w:rPrChange w:id="1044" w:author="盛周 强" w:date="2023-04-20T16:27:00Z">
            <w:rPr>
              <w:rFonts w:hint="eastAsia"/>
            </w:rPr>
          </w:rPrChange>
        </w:rPr>
        <w:t>Hz</w:t>
      </w:r>
      <w:r w:rsidRPr="00E949EB">
        <w:rPr>
          <w:rFonts w:ascii="Times New Roman" w:hAnsi="Times New Roman" w:cs="Times New Roman"/>
          <w:sz w:val="21"/>
          <w:szCs w:val="21"/>
          <w:rPrChange w:id="1045" w:author="盛周 强" w:date="2023-04-20T16:27:00Z">
            <w:rPr>
              <w:rFonts w:hint="eastAsia"/>
            </w:rPr>
          </w:rPrChange>
        </w:rPr>
        <w:t>下，对于单分量情形</w:t>
      </w:r>
      <w:r w:rsidRPr="00E949EB">
        <w:rPr>
          <w:rFonts w:ascii="Times New Roman" w:hAnsi="Times New Roman" w:cs="Times New Roman"/>
          <w:sz w:val="21"/>
          <w:szCs w:val="21"/>
          <w:rPrChange w:id="1046" w:author="盛周 强" w:date="2023-04-20T16:27:00Z">
            <w:rPr/>
          </w:rPrChange>
        </w:rPr>
        <w:t>ICFWD</w:t>
      </w:r>
      <w:r w:rsidRPr="00E949EB">
        <w:rPr>
          <w:rFonts w:ascii="Times New Roman" w:hAnsi="Times New Roman" w:cs="Times New Roman"/>
          <w:sz w:val="21"/>
          <w:szCs w:val="21"/>
          <w:rPrChange w:id="1047" w:author="盛周 强" w:date="2023-04-20T16:27:00Z">
            <w:rPr>
              <w:rFonts w:hint="eastAsia"/>
            </w:rPr>
          </w:rPrChange>
        </w:rPr>
        <w:t>、</w:t>
      </w:r>
      <w:r w:rsidRPr="00E949EB">
        <w:rPr>
          <w:rFonts w:ascii="Times New Roman" w:hAnsi="Times New Roman" w:cs="Times New Roman"/>
          <w:sz w:val="21"/>
          <w:szCs w:val="21"/>
          <w:rPrChange w:id="1048" w:author="盛周 强" w:date="2023-04-20T16:27:00Z">
            <w:rPr>
              <w:rFonts w:hint="eastAsia"/>
            </w:rPr>
          </w:rPrChange>
        </w:rPr>
        <w:t>CICFWD</w:t>
      </w:r>
      <w:r w:rsidRPr="00E949EB">
        <w:rPr>
          <w:rFonts w:ascii="Times New Roman" w:hAnsi="Times New Roman" w:cs="Times New Roman"/>
          <w:sz w:val="21"/>
          <w:szCs w:val="21"/>
          <w:rPrChange w:id="1049" w:author="盛周 强" w:date="2023-04-20T16:27:00Z">
            <w:rPr>
              <w:rFonts w:hint="eastAsia"/>
            </w:rPr>
          </w:rPrChange>
        </w:rPr>
        <w:t>、</w:t>
      </w:r>
      <w:r w:rsidRPr="00E949EB">
        <w:rPr>
          <w:rFonts w:ascii="Times New Roman" w:hAnsi="Times New Roman" w:cs="Times New Roman"/>
          <w:sz w:val="21"/>
          <w:szCs w:val="21"/>
          <w:rPrChange w:id="1050" w:author="盛周 强" w:date="2023-04-20T16:27:00Z">
            <w:rPr>
              <w:rFonts w:hint="eastAsia"/>
            </w:rPr>
          </w:rPrChange>
        </w:rPr>
        <w:t>ACWD</w:t>
      </w:r>
      <w:r w:rsidRPr="00E949EB">
        <w:rPr>
          <w:rFonts w:ascii="Times New Roman" w:hAnsi="Times New Roman" w:cs="Times New Roman"/>
          <w:sz w:val="21"/>
          <w:szCs w:val="21"/>
          <w:rPrChange w:id="1051" w:author="盛周 强" w:date="2023-04-20T16:27:00Z">
            <w:rPr>
              <w:rFonts w:hint="eastAsia"/>
            </w:rPr>
          </w:rPrChange>
        </w:rPr>
        <w:t>、</w:t>
      </w:r>
      <w:r w:rsidRPr="00E949EB">
        <w:rPr>
          <w:rFonts w:ascii="Times New Roman" w:hAnsi="Times New Roman" w:cs="Times New Roman"/>
          <w:sz w:val="21"/>
          <w:szCs w:val="21"/>
          <w:rPrChange w:id="1052" w:author="盛周 强" w:date="2023-04-20T16:27:00Z">
            <w:rPr>
              <w:rFonts w:hint="eastAsia"/>
            </w:rPr>
          </w:rPrChange>
        </w:rPr>
        <w:t>KFWD</w:t>
      </w:r>
      <w:r w:rsidRPr="00E949EB">
        <w:rPr>
          <w:rFonts w:ascii="Times New Roman" w:hAnsi="Times New Roman" w:cs="Times New Roman"/>
          <w:sz w:val="21"/>
          <w:szCs w:val="21"/>
          <w:rPrChange w:id="1053" w:author="盛周 强" w:date="2023-04-20T16:27:00Z">
            <w:rPr>
              <w:rFonts w:hint="eastAsia"/>
            </w:rPr>
          </w:rPrChange>
        </w:rPr>
        <w:t>和</w:t>
      </w:r>
      <w:r w:rsidRPr="00E949EB">
        <w:rPr>
          <w:rFonts w:ascii="Times New Roman" w:hAnsi="Times New Roman" w:cs="Times New Roman"/>
          <w:sz w:val="21"/>
          <w:szCs w:val="21"/>
          <w:rPrChange w:id="1054" w:author="盛周 强" w:date="2023-04-20T16:27:00Z">
            <w:rPr>
              <w:rFonts w:hint="eastAsia"/>
            </w:rPr>
          </w:rPrChange>
        </w:rPr>
        <w:t>CRWD</w:t>
      </w:r>
      <w:r w:rsidRPr="00E949EB">
        <w:rPr>
          <w:rFonts w:ascii="Times New Roman" w:hAnsi="Times New Roman" w:cs="Times New Roman"/>
          <w:sz w:val="21"/>
          <w:szCs w:val="21"/>
          <w:rPrChange w:id="1055" w:author="盛周 强" w:date="2023-04-20T16:27:00Z">
            <w:rPr>
              <w:rFonts w:hint="eastAsia"/>
            </w:rPr>
          </w:rPrChange>
        </w:rPr>
        <w:t>的计算时间</w:t>
      </w:r>
      <w:commentRangeStart w:id="1056"/>
      <w:commentRangeEnd w:id="1056"/>
      <w:r w:rsidRPr="00E949EB">
        <w:rPr>
          <w:rFonts w:ascii="Times New Roman" w:hAnsi="Times New Roman" w:cs="Times New Roman"/>
          <w:sz w:val="21"/>
          <w:szCs w:val="21"/>
          <w:rPrChange w:id="1057" w:author="盛周 强" w:date="2023-04-20T16:27:00Z">
            <w:rPr/>
          </w:rPrChange>
        </w:rPr>
        <w:commentReference w:id="1056"/>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Change w:id="1058" w:author="盛周 强" w:date="2023-04-20T15:58:00Z">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415"/>
        <w:gridCol w:w="1415"/>
        <w:gridCol w:w="1416"/>
        <w:gridCol w:w="1416"/>
        <w:gridCol w:w="1416"/>
        <w:gridCol w:w="1416"/>
        <w:tblGridChange w:id="1059">
          <w:tblGrid>
            <w:gridCol w:w="1415"/>
            <w:gridCol w:w="1415"/>
            <w:gridCol w:w="1416"/>
            <w:gridCol w:w="1416"/>
            <w:gridCol w:w="1416"/>
            <w:gridCol w:w="1416"/>
          </w:tblGrid>
        </w:tblGridChange>
      </w:tblGrid>
      <w:tr w:rsidR="0071366A" w14:paraId="4B75931C" w14:textId="77777777" w:rsidTr="003E1853">
        <w:trPr>
          <w:jc w:val="center"/>
          <w:trPrChange w:id="1060" w:author="盛周 强" w:date="2023-04-20T15:58:00Z">
            <w:trPr>
              <w:jc w:val="center"/>
            </w:trPr>
          </w:trPrChange>
        </w:trPr>
        <w:tc>
          <w:tcPr>
            <w:tcW w:w="1415" w:type="dxa"/>
            <w:vMerge w:val="restart"/>
            <w:tcBorders>
              <w:top w:val="single" w:sz="12" w:space="0" w:color="auto"/>
              <w:bottom w:val="nil"/>
            </w:tcBorders>
            <w:tcPrChange w:id="1061" w:author="盛周 强" w:date="2023-04-20T15:58:00Z">
              <w:tcPr>
                <w:tcW w:w="1415" w:type="dxa"/>
                <w:vMerge w:val="restart"/>
                <w:tcBorders>
                  <w:top w:val="single" w:sz="12" w:space="0" w:color="auto"/>
                  <w:bottom w:val="nil"/>
                </w:tcBorders>
              </w:tcPr>
            </w:tcPrChange>
          </w:tcPr>
          <w:p w14:paraId="1763C40A" w14:textId="77777777" w:rsidR="0071366A" w:rsidRDefault="00000000">
            <w:pPr>
              <w:ind w:firstLineChars="0" w:firstLine="0"/>
              <w:jc w:val="center"/>
            </w:pPr>
            <w:r>
              <w:rPr>
                <w:rFonts w:hint="eastAsia"/>
              </w:rPr>
              <w:t>采样频率（</w:t>
            </w:r>
            <w:r>
              <w:rPr>
                <w:rFonts w:hint="eastAsia"/>
              </w:rPr>
              <w:t>Hz</w:t>
            </w:r>
            <w:r>
              <w:rPr>
                <w:rFonts w:hint="eastAsia"/>
              </w:rPr>
              <w:t>）</w:t>
            </w:r>
          </w:p>
        </w:tc>
        <w:tc>
          <w:tcPr>
            <w:tcW w:w="7079" w:type="dxa"/>
            <w:gridSpan w:val="5"/>
            <w:tcBorders>
              <w:top w:val="single" w:sz="12" w:space="0" w:color="auto"/>
              <w:bottom w:val="nil"/>
            </w:tcBorders>
            <w:tcPrChange w:id="1062" w:author="盛周 强" w:date="2023-04-20T15:58:00Z">
              <w:tcPr>
                <w:tcW w:w="7079" w:type="dxa"/>
                <w:gridSpan w:val="5"/>
                <w:tcBorders>
                  <w:top w:val="single" w:sz="12" w:space="0" w:color="auto"/>
                  <w:bottom w:val="nil"/>
                </w:tcBorders>
              </w:tcPr>
            </w:tcPrChange>
          </w:tcPr>
          <w:p w14:paraId="696464A2" w14:textId="36A19D35" w:rsidR="0071366A" w:rsidRDefault="00000000">
            <w:pPr>
              <w:ind w:firstLineChars="0" w:firstLine="0"/>
              <w:jc w:val="center"/>
            </w:pPr>
            <w:r>
              <w:rPr>
                <w:rFonts w:hint="eastAsia"/>
              </w:rPr>
              <w:t>计算时间</w:t>
            </w:r>
            <w:ins w:id="1063" w:author="盛周 强" w:date="2023-04-20T16:29:00Z">
              <w:r w:rsidR="009736B7">
                <w:rPr>
                  <w:rFonts w:hint="eastAsia"/>
                </w:rPr>
                <w:t>(</w:t>
              </w:r>
            </w:ins>
            <w:del w:id="1064" w:author="盛周 强" w:date="2023-04-20T16:29:00Z">
              <w:r w:rsidDel="009736B7">
                <w:rPr>
                  <w:rFonts w:hint="eastAsia"/>
                </w:rPr>
                <w:delText>（</w:delText>
              </w:r>
            </w:del>
            <w:r>
              <w:rPr>
                <w:rFonts w:hint="eastAsia"/>
              </w:rPr>
              <w:t>s</w:t>
            </w:r>
            <w:ins w:id="1065" w:author="盛周 强" w:date="2023-04-20T16:29:00Z">
              <w:r w:rsidR="009736B7">
                <w:rPr>
                  <w:rFonts w:hint="eastAsia"/>
                </w:rPr>
                <w:t>）</w:t>
              </w:r>
            </w:ins>
            <w:del w:id="1066" w:author="盛周 强" w:date="2023-04-20T16:29:00Z">
              <w:r w:rsidDel="009736B7">
                <w:rPr>
                  <w:rFonts w:hint="eastAsia"/>
                </w:rPr>
                <w:delText>）</w:delText>
              </w:r>
            </w:del>
          </w:p>
        </w:tc>
      </w:tr>
      <w:tr w:rsidR="0071366A" w14:paraId="0C927514" w14:textId="77777777" w:rsidTr="003E1853">
        <w:trPr>
          <w:jc w:val="center"/>
          <w:trPrChange w:id="1067" w:author="盛周 强" w:date="2023-04-20T15:59:00Z">
            <w:trPr>
              <w:jc w:val="center"/>
            </w:trPr>
          </w:trPrChange>
        </w:trPr>
        <w:tc>
          <w:tcPr>
            <w:tcW w:w="1415" w:type="dxa"/>
            <w:vMerge/>
            <w:tcBorders>
              <w:top w:val="nil"/>
              <w:bottom w:val="single" w:sz="8" w:space="0" w:color="auto"/>
            </w:tcBorders>
            <w:tcPrChange w:id="1068" w:author="盛周 强" w:date="2023-04-20T15:59:00Z">
              <w:tcPr>
                <w:tcW w:w="1415" w:type="dxa"/>
                <w:vMerge/>
                <w:tcBorders>
                  <w:top w:val="nil"/>
                  <w:bottom w:val="single" w:sz="12" w:space="0" w:color="auto"/>
                </w:tcBorders>
              </w:tcPr>
            </w:tcPrChange>
          </w:tcPr>
          <w:p w14:paraId="78998777" w14:textId="77777777" w:rsidR="0071366A" w:rsidRDefault="0071366A">
            <w:pPr>
              <w:ind w:firstLineChars="0" w:firstLine="0"/>
            </w:pPr>
          </w:p>
        </w:tc>
        <w:tc>
          <w:tcPr>
            <w:tcW w:w="1415" w:type="dxa"/>
            <w:tcBorders>
              <w:top w:val="nil"/>
              <w:bottom w:val="single" w:sz="8" w:space="0" w:color="auto"/>
            </w:tcBorders>
            <w:tcPrChange w:id="1069" w:author="盛周 强" w:date="2023-04-20T15:59:00Z">
              <w:tcPr>
                <w:tcW w:w="1415" w:type="dxa"/>
                <w:tcBorders>
                  <w:top w:val="nil"/>
                  <w:bottom w:val="single" w:sz="12" w:space="0" w:color="auto"/>
                </w:tcBorders>
              </w:tcPr>
            </w:tcPrChange>
          </w:tcPr>
          <w:p w14:paraId="34EEC875" w14:textId="77777777" w:rsidR="0071366A" w:rsidRDefault="00000000">
            <w:pPr>
              <w:ind w:firstLineChars="0" w:firstLine="0"/>
              <w:jc w:val="center"/>
            </w:pPr>
            <w:r>
              <w:rPr>
                <w:rFonts w:hint="eastAsia"/>
              </w:rPr>
              <w:t>I</w:t>
            </w:r>
            <w:r>
              <w:t>CFWD</w:t>
            </w:r>
          </w:p>
        </w:tc>
        <w:tc>
          <w:tcPr>
            <w:tcW w:w="1416" w:type="dxa"/>
            <w:tcBorders>
              <w:top w:val="nil"/>
              <w:bottom w:val="single" w:sz="8" w:space="0" w:color="auto"/>
            </w:tcBorders>
            <w:tcPrChange w:id="1070" w:author="盛周 强" w:date="2023-04-20T15:59:00Z">
              <w:tcPr>
                <w:tcW w:w="1416" w:type="dxa"/>
                <w:tcBorders>
                  <w:top w:val="nil"/>
                  <w:bottom w:val="single" w:sz="12" w:space="0" w:color="auto"/>
                </w:tcBorders>
              </w:tcPr>
            </w:tcPrChange>
          </w:tcPr>
          <w:p w14:paraId="478CFD75" w14:textId="77777777" w:rsidR="0071366A" w:rsidRDefault="00000000">
            <w:pPr>
              <w:ind w:firstLineChars="0" w:firstLine="0"/>
              <w:jc w:val="center"/>
            </w:pPr>
            <w:r>
              <w:rPr>
                <w:rFonts w:hint="eastAsia"/>
              </w:rPr>
              <w:t>C</w:t>
            </w:r>
            <w:r>
              <w:t>ICFWD</w:t>
            </w:r>
          </w:p>
        </w:tc>
        <w:tc>
          <w:tcPr>
            <w:tcW w:w="1416" w:type="dxa"/>
            <w:tcBorders>
              <w:top w:val="nil"/>
              <w:bottom w:val="single" w:sz="8" w:space="0" w:color="auto"/>
            </w:tcBorders>
            <w:tcPrChange w:id="1071" w:author="盛周 强" w:date="2023-04-20T15:59:00Z">
              <w:tcPr>
                <w:tcW w:w="1416" w:type="dxa"/>
                <w:tcBorders>
                  <w:top w:val="nil"/>
                  <w:bottom w:val="single" w:sz="12" w:space="0" w:color="auto"/>
                </w:tcBorders>
              </w:tcPr>
            </w:tcPrChange>
          </w:tcPr>
          <w:p w14:paraId="06E439E3" w14:textId="77777777" w:rsidR="0071366A" w:rsidRDefault="00000000">
            <w:pPr>
              <w:ind w:firstLineChars="0" w:firstLine="0"/>
              <w:jc w:val="center"/>
            </w:pPr>
            <w:r>
              <w:rPr>
                <w:rFonts w:hint="eastAsia"/>
              </w:rPr>
              <w:t>A</w:t>
            </w:r>
            <w:r>
              <w:t>CWD</w:t>
            </w:r>
          </w:p>
        </w:tc>
        <w:tc>
          <w:tcPr>
            <w:tcW w:w="1416" w:type="dxa"/>
            <w:tcBorders>
              <w:top w:val="nil"/>
              <w:bottom w:val="single" w:sz="8" w:space="0" w:color="auto"/>
            </w:tcBorders>
            <w:tcPrChange w:id="1072" w:author="盛周 强" w:date="2023-04-20T15:59:00Z">
              <w:tcPr>
                <w:tcW w:w="1416" w:type="dxa"/>
                <w:tcBorders>
                  <w:top w:val="nil"/>
                  <w:bottom w:val="single" w:sz="12" w:space="0" w:color="auto"/>
                </w:tcBorders>
              </w:tcPr>
            </w:tcPrChange>
          </w:tcPr>
          <w:p w14:paraId="7C8D7EC5" w14:textId="77777777" w:rsidR="0071366A" w:rsidRDefault="00000000">
            <w:pPr>
              <w:ind w:firstLineChars="0" w:firstLine="0"/>
              <w:jc w:val="center"/>
            </w:pPr>
            <w:r>
              <w:rPr>
                <w:rFonts w:hint="eastAsia"/>
              </w:rPr>
              <w:t>K</w:t>
            </w:r>
            <w:r>
              <w:t>FWD</w:t>
            </w:r>
          </w:p>
        </w:tc>
        <w:tc>
          <w:tcPr>
            <w:tcW w:w="1416" w:type="dxa"/>
            <w:tcBorders>
              <w:top w:val="nil"/>
              <w:bottom w:val="single" w:sz="8" w:space="0" w:color="auto"/>
            </w:tcBorders>
            <w:tcPrChange w:id="1073" w:author="盛周 强" w:date="2023-04-20T15:59:00Z">
              <w:tcPr>
                <w:tcW w:w="1416" w:type="dxa"/>
                <w:tcBorders>
                  <w:top w:val="nil"/>
                  <w:bottom w:val="single" w:sz="12" w:space="0" w:color="auto"/>
                </w:tcBorders>
              </w:tcPr>
            </w:tcPrChange>
          </w:tcPr>
          <w:p w14:paraId="5B454C71" w14:textId="77777777" w:rsidR="0071366A" w:rsidRDefault="00000000">
            <w:pPr>
              <w:ind w:firstLineChars="0" w:firstLine="0"/>
              <w:jc w:val="center"/>
            </w:pPr>
            <w:r>
              <w:rPr>
                <w:rFonts w:hint="eastAsia"/>
              </w:rPr>
              <w:t>C</w:t>
            </w:r>
            <w:r>
              <w:t>RWD</w:t>
            </w:r>
          </w:p>
        </w:tc>
      </w:tr>
      <w:tr w:rsidR="0071366A" w14:paraId="5A4EB77F" w14:textId="77777777" w:rsidTr="003E1853">
        <w:trPr>
          <w:jc w:val="center"/>
          <w:trPrChange w:id="1074" w:author="盛周 强" w:date="2023-04-20T15:59:00Z">
            <w:trPr>
              <w:jc w:val="center"/>
            </w:trPr>
          </w:trPrChange>
        </w:trPr>
        <w:tc>
          <w:tcPr>
            <w:tcW w:w="1415" w:type="dxa"/>
            <w:tcBorders>
              <w:top w:val="single" w:sz="8" w:space="0" w:color="auto"/>
            </w:tcBorders>
            <w:tcPrChange w:id="1075" w:author="盛周 强" w:date="2023-04-20T15:59:00Z">
              <w:tcPr>
                <w:tcW w:w="1415" w:type="dxa"/>
                <w:tcBorders>
                  <w:top w:val="single" w:sz="12" w:space="0" w:color="auto"/>
                </w:tcBorders>
              </w:tcPr>
            </w:tcPrChange>
          </w:tcPr>
          <w:p w14:paraId="69A23490" w14:textId="77777777" w:rsidR="0071366A" w:rsidRDefault="00000000">
            <w:pPr>
              <w:ind w:firstLineChars="0" w:firstLine="0"/>
              <w:jc w:val="center"/>
            </w:pPr>
            <w:r>
              <w:rPr>
                <w:rFonts w:hint="eastAsia"/>
              </w:rPr>
              <w:t>2</w:t>
            </w:r>
            <w:r>
              <w:t>0</w:t>
            </w:r>
          </w:p>
        </w:tc>
        <w:tc>
          <w:tcPr>
            <w:tcW w:w="1415" w:type="dxa"/>
            <w:tcBorders>
              <w:top w:val="single" w:sz="8" w:space="0" w:color="auto"/>
            </w:tcBorders>
            <w:tcPrChange w:id="1076" w:author="盛周 强" w:date="2023-04-20T15:59:00Z">
              <w:tcPr>
                <w:tcW w:w="1415" w:type="dxa"/>
                <w:tcBorders>
                  <w:top w:val="single" w:sz="12" w:space="0" w:color="auto"/>
                </w:tcBorders>
              </w:tcPr>
            </w:tcPrChange>
          </w:tcPr>
          <w:p w14:paraId="0EC77047" w14:textId="77777777" w:rsidR="0071366A" w:rsidRDefault="00000000">
            <w:pPr>
              <w:ind w:firstLineChars="0" w:firstLine="0"/>
              <w:jc w:val="center"/>
            </w:pPr>
            <w:r>
              <w:rPr>
                <w:rFonts w:hint="eastAsia"/>
              </w:rPr>
              <w:t>0</w:t>
            </w:r>
            <w:r>
              <w:t>.0190</w:t>
            </w:r>
          </w:p>
        </w:tc>
        <w:tc>
          <w:tcPr>
            <w:tcW w:w="1416" w:type="dxa"/>
            <w:tcBorders>
              <w:top w:val="single" w:sz="8" w:space="0" w:color="auto"/>
            </w:tcBorders>
            <w:tcPrChange w:id="1077" w:author="盛周 强" w:date="2023-04-20T15:59:00Z">
              <w:tcPr>
                <w:tcW w:w="1416" w:type="dxa"/>
                <w:tcBorders>
                  <w:top w:val="single" w:sz="12" w:space="0" w:color="auto"/>
                </w:tcBorders>
              </w:tcPr>
            </w:tcPrChange>
          </w:tcPr>
          <w:p w14:paraId="142AFFDB" w14:textId="77777777" w:rsidR="0071366A" w:rsidRDefault="00000000">
            <w:pPr>
              <w:ind w:firstLineChars="0" w:firstLine="0"/>
              <w:jc w:val="center"/>
            </w:pPr>
            <w:r>
              <w:rPr>
                <w:rFonts w:hint="eastAsia"/>
              </w:rPr>
              <w:t>0</w:t>
            </w:r>
            <w:r>
              <w:t>.0274</w:t>
            </w:r>
          </w:p>
        </w:tc>
        <w:tc>
          <w:tcPr>
            <w:tcW w:w="1416" w:type="dxa"/>
            <w:tcBorders>
              <w:top w:val="single" w:sz="8" w:space="0" w:color="auto"/>
            </w:tcBorders>
            <w:tcPrChange w:id="1078" w:author="盛周 强" w:date="2023-04-20T15:59:00Z">
              <w:tcPr>
                <w:tcW w:w="1416" w:type="dxa"/>
                <w:tcBorders>
                  <w:top w:val="single" w:sz="12" w:space="0" w:color="auto"/>
                </w:tcBorders>
              </w:tcPr>
            </w:tcPrChange>
          </w:tcPr>
          <w:p w14:paraId="50A6208A" w14:textId="77777777" w:rsidR="0071366A" w:rsidRDefault="00000000">
            <w:pPr>
              <w:ind w:firstLineChars="0" w:firstLine="0"/>
              <w:jc w:val="center"/>
            </w:pPr>
            <w:r>
              <w:rPr>
                <w:rFonts w:hint="eastAsia"/>
              </w:rPr>
              <w:t>0</w:t>
            </w:r>
            <w:r>
              <w:t>.0190</w:t>
            </w:r>
          </w:p>
        </w:tc>
        <w:tc>
          <w:tcPr>
            <w:tcW w:w="1416" w:type="dxa"/>
            <w:tcBorders>
              <w:top w:val="single" w:sz="8" w:space="0" w:color="auto"/>
            </w:tcBorders>
            <w:tcPrChange w:id="1079" w:author="盛周 强" w:date="2023-04-20T15:59:00Z">
              <w:tcPr>
                <w:tcW w:w="1416" w:type="dxa"/>
                <w:tcBorders>
                  <w:top w:val="single" w:sz="12" w:space="0" w:color="auto"/>
                </w:tcBorders>
              </w:tcPr>
            </w:tcPrChange>
          </w:tcPr>
          <w:p w14:paraId="103B3FE1" w14:textId="77777777" w:rsidR="0071366A" w:rsidRDefault="00000000">
            <w:pPr>
              <w:ind w:firstLineChars="0" w:firstLine="0"/>
              <w:jc w:val="center"/>
            </w:pPr>
            <w:r>
              <w:rPr>
                <w:rFonts w:hint="eastAsia"/>
              </w:rPr>
              <w:t>0</w:t>
            </w:r>
            <w:r>
              <w:t>.0104</w:t>
            </w:r>
          </w:p>
        </w:tc>
        <w:tc>
          <w:tcPr>
            <w:tcW w:w="1416" w:type="dxa"/>
            <w:tcBorders>
              <w:top w:val="single" w:sz="8" w:space="0" w:color="auto"/>
            </w:tcBorders>
            <w:tcPrChange w:id="1080" w:author="盛周 强" w:date="2023-04-20T15:59:00Z">
              <w:tcPr>
                <w:tcW w:w="1416" w:type="dxa"/>
                <w:tcBorders>
                  <w:top w:val="single" w:sz="12" w:space="0" w:color="auto"/>
                </w:tcBorders>
              </w:tcPr>
            </w:tcPrChange>
          </w:tcPr>
          <w:p w14:paraId="4C0E43E0" w14:textId="77777777" w:rsidR="0071366A" w:rsidRDefault="00000000">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000000">
            <w:pPr>
              <w:ind w:firstLineChars="0" w:firstLine="0"/>
              <w:jc w:val="center"/>
            </w:pPr>
            <w:r>
              <w:rPr>
                <w:rFonts w:hint="eastAsia"/>
              </w:rPr>
              <w:t>4</w:t>
            </w:r>
            <w:r>
              <w:t>0</w:t>
            </w:r>
          </w:p>
        </w:tc>
        <w:tc>
          <w:tcPr>
            <w:tcW w:w="1415" w:type="dxa"/>
          </w:tcPr>
          <w:p w14:paraId="43C17EB1" w14:textId="77777777" w:rsidR="0071366A" w:rsidRDefault="00000000">
            <w:pPr>
              <w:ind w:firstLineChars="0" w:firstLine="0"/>
              <w:jc w:val="center"/>
            </w:pPr>
            <w:r>
              <w:rPr>
                <w:rFonts w:hint="eastAsia"/>
              </w:rPr>
              <w:t>0</w:t>
            </w:r>
            <w:r>
              <w:t>.0557</w:t>
            </w:r>
          </w:p>
        </w:tc>
        <w:tc>
          <w:tcPr>
            <w:tcW w:w="1416" w:type="dxa"/>
          </w:tcPr>
          <w:p w14:paraId="712631AD" w14:textId="77777777" w:rsidR="0071366A" w:rsidRDefault="00000000">
            <w:pPr>
              <w:ind w:firstLineChars="0" w:firstLine="0"/>
              <w:jc w:val="center"/>
            </w:pPr>
            <w:r>
              <w:rPr>
                <w:rFonts w:hint="eastAsia"/>
              </w:rPr>
              <w:t>0</w:t>
            </w:r>
            <w:r>
              <w:t>.0775</w:t>
            </w:r>
          </w:p>
        </w:tc>
        <w:tc>
          <w:tcPr>
            <w:tcW w:w="1416" w:type="dxa"/>
          </w:tcPr>
          <w:p w14:paraId="614CB0D5" w14:textId="77777777" w:rsidR="0071366A" w:rsidRDefault="00000000">
            <w:pPr>
              <w:ind w:firstLineChars="0" w:firstLine="0"/>
              <w:jc w:val="center"/>
            </w:pPr>
            <w:r>
              <w:rPr>
                <w:rFonts w:hint="eastAsia"/>
              </w:rPr>
              <w:t>0</w:t>
            </w:r>
            <w:r>
              <w:t>.0563</w:t>
            </w:r>
          </w:p>
        </w:tc>
        <w:tc>
          <w:tcPr>
            <w:tcW w:w="1416" w:type="dxa"/>
          </w:tcPr>
          <w:p w14:paraId="5628C64D" w14:textId="77777777" w:rsidR="0071366A" w:rsidRDefault="00000000">
            <w:pPr>
              <w:ind w:firstLineChars="0" w:firstLine="0"/>
              <w:jc w:val="center"/>
            </w:pPr>
            <w:r>
              <w:rPr>
                <w:rFonts w:hint="eastAsia"/>
              </w:rPr>
              <w:t>0</w:t>
            </w:r>
            <w:r>
              <w:t>.0331</w:t>
            </w:r>
          </w:p>
        </w:tc>
        <w:tc>
          <w:tcPr>
            <w:tcW w:w="1416" w:type="dxa"/>
          </w:tcPr>
          <w:p w14:paraId="754C5987" w14:textId="77777777" w:rsidR="0071366A" w:rsidRDefault="00000000">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000000">
            <w:pPr>
              <w:ind w:firstLineChars="0" w:firstLine="0"/>
              <w:jc w:val="center"/>
            </w:pPr>
            <w:r>
              <w:rPr>
                <w:rFonts w:hint="eastAsia"/>
              </w:rPr>
              <w:t>8</w:t>
            </w:r>
            <w:r>
              <w:t>0</w:t>
            </w:r>
          </w:p>
        </w:tc>
        <w:tc>
          <w:tcPr>
            <w:tcW w:w="1415" w:type="dxa"/>
          </w:tcPr>
          <w:p w14:paraId="42BC796B" w14:textId="77777777" w:rsidR="0071366A" w:rsidRDefault="00000000">
            <w:pPr>
              <w:ind w:firstLineChars="0" w:firstLine="0"/>
              <w:jc w:val="center"/>
            </w:pPr>
            <w:r>
              <w:rPr>
                <w:rFonts w:hint="eastAsia"/>
              </w:rPr>
              <w:t>0</w:t>
            </w:r>
            <w:r>
              <w:t>.1930</w:t>
            </w:r>
          </w:p>
        </w:tc>
        <w:tc>
          <w:tcPr>
            <w:tcW w:w="1416" w:type="dxa"/>
          </w:tcPr>
          <w:p w14:paraId="538ADA68" w14:textId="77777777" w:rsidR="0071366A" w:rsidRDefault="00000000">
            <w:pPr>
              <w:ind w:firstLineChars="0" w:firstLine="0"/>
              <w:jc w:val="center"/>
            </w:pPr>
            <w:r>
              <w:rPr>
                <w:rFonts w:hint="eastAsia"/>
              </w:rPr>
              <w:t>0</w:t>
            </w:r>
            <w:r>
              <w:t>.2595</w:t>
            </w:r>
          </w:p>
        </w:tc>
        <w:tc>
          <w:tcPr>
            <w:tcW w:w="1416" w:type="dxa"/>
          </w:tcPr>
          <w:p w14:paraId="10E9AE23" w14:textId="77777777" w:rsidR="0071366A" w:rsidRDefault="00000000">
            <w:pPr>
              <w:ind w:firstLineChars="0" w:firstLine="0"/>
              <w:jc w:val="center"/>
            </w:pPr>
            <w:r>
              <w:rPr>
                <w:rFonts w:hint="eastAsia"/>
              </w:rPr>
              <w:t>0</w:t>
            </w:r>
            <w:r>
              <w:t>.1967</w:t>
            </w:r>
          </w:p>
        </w:tc>
        <w:tc>
          <w:tcPr>
            <w:tcW w:w="1416" w:type="dxa"/>
          </w:tcPr>
          <w:p w14:paraId="6FCA2CD5" w14:textId="77777777" w:rsidR="0071366A" w:rsidRDefault="00000000">
            <w:pPr>
              <w:ind w:firstLineChars="0" w:firstLine="0"/>
              <w:jc w:val="center"/>
            </w:pPr>
            <w:r>
              <w:rPr>
                <w:rFonts w:hint="eastAsia"/>
              </w:rPr>
              <w:t>0</w:t>
            </w:r>
            <w:r>
              <w:t>.1272</w:t>
            </w:r>
          </w:p>
        </w:tc>
        <w:tc>
          <w:tcPr>
            <w:tcW w:w="1416" w:type="dxa"/>
          </w:tcPr>
          <w:p w14:paraId="3A26E975" w14:textId="77777777" w:rsidR="0071366A" w:rsidRDefault="00000000">
            <w:pPr>
              <w:ind w:firstLineChars="0" w:firstLine="0"/>
              <w:jc w:val="center"/>
            </w:pPr>
            <w:r>
              <w:rPr>
                <w:rFonts w:hint="eastAsia"/>
              </w:rPr>
              <w:t>0</w:t>
            </w:r>
            <w:r>
              <w:t>.2666</w:t>
            </w:r>
          </w:p>
        </w:tc>
      </w:tr>
      <w:tr w:rsidR="0071366A" w14:paraId="35A9D85C" w14:textId="77777777" w:rsidTr="003E1853">
        <w:trPr>
          <w:jc w:val="center"/>
          <w:trPrChange w:id="1081" w:author="盛周 强" w:date="2023-04-20T15:58:00Z">
            <w:trPr>
              <w:jc w:val="center"/>
            </w:trPr>
          </w:trPrChange>
        </w:trPr>
        <w:tc>
          <w:tcPr>
            <w:tcW w:w="1415" w:type="dxa"/>
            <w:tcBorders>
              <w:bottom w:val="single" w:sz="12" w:space="0" w:color="auto"/>
            </w:tcBorders>
            <w:tcPrChange w:id="1082" w:author="盛周 强" w:date="2023-04-20T15:58:00Z">
              <w:tcPr>
                <w:tcW w:w="1415" w:type="dxa"/>
              </w:tcPr>
            </w:tcPrChange>
          </w:tcPr>
          <w:p w14:paraId="2D64B921" w14:textId="77777777" w:rsidR="0071366A" w:rsidRDefault="00000000">
            <w:pPr>
              <w:ind w:firstLineChars="0" w:firstLine="0"/>
              <w:jc w:val="center"/>
            </w:pPr>
            <w:r>
              <w:rPr>
                <w:rFonts w:hint="eastAsia"/>
              </w:rPr>
              <w:t>1</w:t>
            </w:r>
            <w:r>
              <w:t>20</w:t>
            </w:r>
          </w:p>
        </w:tc>
        <w:tc>
          <w:tcPr>
            <w:tcW w:w="1415" w:type="dxa"/>
            <w:tcBorders>
              <w:bottom w:val="single" w:sz="12" w:space="0" w:color="auto"/>
            </w:tcBorders>
            <w:tcPrChange w:id="1083" w:author="盛周 强" w:date="2023-04-20T15:58:00Z">
              <w:tcPr>
                <w:tcW w:w="1415" w:type="dxa"/>
              </w:tcPr>
            </w:tcPrChange>
          </w:tcPr>
          <w:p w14:paraId="0C1EFE96" w14:textId="77777777" w:rsidR="0071366A" w:rsidRDefault="00000000">
            <w:pPr>
              <w:ind w:firstLineChars="0" w:firstLine="0"/>
              <w:jc w:val="center"/>
            </w:pPr>
            <w:r>
              <w:rPr>
                <w:rFonts w:hint="eastAsia"/>
              </w:rPr>
              <w:t>0</w:t>
            </w:r>
            <w:r>
              <w:t>.4559</w:t>
            </w:r>
          </w:p>
        </w:tc>
        <w:tc>
          <w:tcPr>
            <w:tcW w:w="1416" w:type="dxa"/>
            <w:tcBorders>
              <w:bottom w:val="single" w:sz="12" w:space="0" w:color="auto"/>
            </w:tcBorders>
            <w:tcPrChange w:id="1084" w:author="盛周 强" w:date="2023-04-20T15:58:00Z">
              <w:tcPr>
                <w:tcW w:w="1416" w:type="dxa"/>
              </w:tcPr>
            </w:tcPrChange>
          </w:tcPr>
          <w:p w14:paraId="1C197193" w14:textId="77777777" w:rsidR="0071366A" w:rsidRDefault="00000000">
            <w:pPr>
              <w:ind w:firstLineChars="0" w:firstLine="0"/>
              <w:jc w:val="center"/>
            </w:pPr>
            <w:r>
              <w:rPr>
                <w:rFonts w:hint="eastAsia"/>
              </w:rPr>
              <w:t>0</w:t>
            </w:r>
            <w:r>
              <w:t>.5919</w:t>
            </w:r>
          </w:p>
        </w:tc>
        <w:tc>
          <w:tcPr>
            <w:tcW w:w="1416" w:type="dxa"/>
            <w:tcBorders>
              <w:bottom w:val="single" w:sz="12" w:space="0" w:color="auto"/>
            </w:tcBorders>
            <w:tcPrChange w:id="1085" w:author="盛周 强" w:date="2023-04-20T15:58:00Z">
              <w:tcPr>
                <w:tcW w:w="1416" w:type="dxa"/>
              </w:tcPr>
            </w:tcPrChange>
          </w:tcPr>
          <w:p w14:paraId="1726C6E8" w14:textId="77777777" w:rsidR="0071366A" w:rsidRDefault="00000000">
            <w:pPr>
              <w:ind w:firstLineChars="0" w:firstLine="0"/>
              <w:jc w:val="center"/>
            </w:pPr>
            <w:r>
              <w:rPr>
                <w:rFonts w:hint="eastAsia"/>
              </w:rPr>
              <w:t>0</w:t>
            </w:r>
            <w:r>
              <w:t>.4674</w:t>
            </w:r>
          </w:p>
        </w:tc>
        <w:tc>
          <w:tcPr>
            <w:tcW w:w="1416" w:type="dxa"/>
            <w:tcBorders>
              <w:bottom w:val="single" w:sz="12" w:space="0" w:color="auto"/>
            </w:tcBorders>
            <w:tcPrChange w:id="1086" w:author="盛周 强" w:date="2023-04-20T15:58:00Z">
              <w:tcPr>
                <w:tcW w:w="1416" w:type="dxa"/>
              </w:tcPr>
            </w:tcPrChange>
          </w:tcPr>
          <w:p w14:paraId="45A97617" w14:textId="77777777" w:rsidR="0071366A" w:rsidRDefault="00000000">
            <w:pPr>
              <w:ind w:firstLineChars="0" w:firstLine="0"/>
              <w:jc w:val="center"/>
            </w:pPr>
            <w:r>
              <w:rPr>
                <w:rFonts w:hint="eastAsia"/>
              </w:rPr>
              <w:t>0</w:t>
            </w:r>
            <w:r>
              <w:t>.3335</w:t>
            </w:r>
          </w:p>
        </w:tc>
        <w:tc>
          <w:tcPr>
            <w:tcW w:w="1416" w:type="dxa"/>
            <w:tcBorders>
              <w:bottom w:val="single" w:sz="12" w:space="0" w:color="auto"/>
            </w:tcBorders>
            <w:tcPrChange w:id="1087" w:author="盛周 强" w:date="2023-04-20T15:58:00Z">
              <w:tcPr>
                <w:tcW w:w="1416" w:type="dxa"/>
              </w:tcPr>
            </w:tcPrChange>
          </w:tcPr>
          <w:p w14:paraId="112438F5" w14:textId="77777777" w:rsidR="0071366A" w:rsidRDefault="00000000">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52943D58" w:rsidR="0071366A" w:rsidRPr="00C84221" w:rsidRDefault="00000000" w:rsidP="00C84221">
      <w:pPr>
        <w:pStyle w:val="a3"/>
        <w:keepNext/>
        <w:ind w:firstLineChars="0" w:firstLine="0"/>
        <w:jc w:val="center"/>
        <w:rPr>
          <w:rFonts w:ascii="Times New Roman" w:hAnsi="Times New Roman" w:cs="Times New Roman"/>
          <w:sz w:val="21"/>
          <w:szCs w:val="21"/>
          <w:rPrChange w:id="1088" w:author="盛周 强" w:date="2023-04-20T16:27:00Z">
            <w:rPr/>
          </w:rPrChange>
        </w:rPr>
        <w:pPrChange w:id="1089" w:author="盛周 强" w:date="2023-04-20T16:27:00Z">
          <w:pPr>
            <w:pStyle w:val="a3"/>
            <w:keepNext/>
            <w:ind w:firstLineChars="0" w:firstLine="0"/>
          </w:pPr>
        </w:pPrChange>
      </w:pPr>
      <w:r w:rsidRPr="005A6784">
        <w:rPr>
          <w:rFonts w:hint="eastAsia"/>
          <w:sz w:val="21"/>
          <w:szCs w:val="21"/>
          <w:rPrChange w:id="1090" w:author="盛周 强" w:date="2023-04-20T16:28:00Z">
            <w:rPr>
              <w:rFonts w:hint="eastAsia"/>
            </w:rPr>
          </w:rPrChange>
        </w:rPr>
        <w:t>表</w:t>
      </w:r>
      <w:r w:rsidRPr="00C84221">
        <w:rPr>
          <w:rFonts w:ascii="Times New Roman" w:hAnsi="Times New Roman" w:cs="Times New Roman"/>
          <w:sz w:val="21"/>
          <w:szCs w:val="21"/>
          <w:rPrChange w:id="1091" w:author="盛周 强" w:date="2023-04-20T16:27:00Z">
            <w:rPr>
              <w:rFonts w:hint="eastAsia"/>
            </w:rPr>
          </w:rPrChange>
        </w:rPr>
        <w:t>格</w:t>
      </w:r>
      <w:r w:rsidRPr="00C84221">
        <w:rPr>
          <w:rFonts w:ascii="Times New Roman" w:hAnsi="Times New Roman" w:cs="Times New Roman"/>
          <w:sz w:val="21"/>
          <w:szCs w:val="21"/>
          <w:rPrChange w:id="1092" w:author="盛周 强" w:date="2023-04-20T16:27:00Z">
            <w:rPr>
              <w:rFonts w:hint="eastAsia"/>
            </w:rPr>
          </w:rPrChange>
        </w:rPr>
        <w:t xml:space="preserve"> </w:t>
      </w:r>
      <w:r w:rsidRPr="00C84221">
        <w:rPr>
          <w:rFonts w:ascii="Times New Roman" w:hAnsi="Times New Roman" w:cs="Times New Roman"/>
          <w:sz w:val="21"/>
          <w:szCs w:val="21"/>
          <w:rPrChange w:id="1093" w:author="盛周 强" w:date="2023-04-20T16:27:00Z">
            <w:rPr/>
          </w:rPrChange>
        </w:rPr>
        <w:fldChar w:fldCharType="begin"/>
      </w:r>
      <w:r w:rsidRPr="00C84221">
        <w:rPr>
          <w:rFonts w:ascii="Times New Roman" w:hAnsi="Times New Roman" w:cs="Times New Roman"/>
          <w:sz w:val="21"/>
          <w:szCs w:val="21"/>
          <w:rPrChange w:id="1094" w:author="盛周 强" w:date="2023-04-20T16:27:00Z">
            <w:rPr/>
          </w:rPrChange>
        </w:rPr>
        <w:instrText xml:space="preserve"> </w:instrText>
      </w:r>
      <w:r w:rsidRPr="00C84221">
        <w:rPr>
          <w:rFonts w:ascii="Times New Roman" w:hAnsi="Times New Roman" w:cs="Times New Roman"/>
          <w:sz w:val="21"/>
          <w:szCs w:val="21"/>
          <w:rPrChange w:id="1095" w:author="盛周 强" w:date="2023-04-20T16:27:00Z">
            <w:rPr>
              <w:rFonts w:hint="eastAsia"/>
            </w:rPr>
          </w:rPrChange>
        </w:rPr>
        <w:instrText xml:space="preserve">SEQ </w:instrText>
      </w:r>
      <w:r w:rsidRPr="00C84221">
        <w:rPr>
          <w:rFonts w:ascii="Times New Roman" w:hAnsi="Times New Roman" w:cs="Times New Roman"/>
          <w:sz w:val="21"/>
          <w:szCs w:val="21"/>
          <w:rPrChange w:id="1096" w:author="盛周 强" w:date="2023-04-20T16:27:00Z">
            <w:rPr>
              <w:rFonts w:hint="eastAsia"/>
            </w:rPr>
          </w:rPrChange>
        </w:rPr>
        <w:instrText>表格</w:instrText>
      </w:r>
      <w:r w:rsidRPr="00C84221">
        <w:rPr>
          <w:rFonts w:ascii="Times New Roman" w:hAnsi="Times New Roman" w:cs="Times New Roman"/>
          <w:sz w:val="21"/>
          <w:szCs w:val="21"/>
          <w:rPrChange w:id="1097" w:author="盛周 强" w:date="2023-04-20T16:27:00Z">
            <w:rPr>
              <w:rFonts w:hint="eastAsia"/>
            </w:rPr>
          </w:rPrChange>
        </w:rPr>
        <w:instrText xml:space="preserve"> \* ARABIC</w:instrText>
      </w:r>
      <w:r w:rsidRPr="00C84221">
        <w:rPr>
          <w:rFonts w:ascii="Times New Roman" w:hAnsi="Times New Roman" w:cs="Times New Roman"/>
          <w:sz w:val="21"/>
          <w:szCs w:val="21"/>
          <w:rPrChange w:id="1098" w:author="盛周 强" w:date="2023-04-20T16:27:00Z">
            <w:rPr/>
          </w:rPrChange>
        </w:rPr>
        <w:instrText xml:space="preserve"> </w:instrText>
      </w:r>
      <w:r w:rsidRPr="00C84221">
        <w:rPr>
          <w:rFonts w:ascii="Times New Roman" w:hAnsi="Times New Roman" w:cs="Times New Roman"/>
          <w:sz w:val="21"/>
          <w:szCs w:val="21"/>
          <w:rPrChange w:id="1099" w:author="盛周 强" w:date="2023-04-20T16:27:00Z">
            <w:rPr/>
          </w:rPrChange>
        </w:rPr>
        <w:fldChar w:fldCharType="separate"/>
      </w:r>
      <w:ins w:id="1100" w:author="盛周 强" w:date="2023-04-20T16:40:00Z">
        <w:r w:rsidR="00ED5BD2">
          <w:rPr>
            <w:rFonts w:ascii="Times New Roman" w:hAnsi="Times New Roman" w:cs="Times New Roman"/>
            <w:noProof/>
            <w:sz w:val="21"/>
            <w:szCs w:val="21"/>
          </w:rPr>
          <w:t>3</w:t>
        </w:r>
      </w:ins>
      <w:del w:id="1101" w:author="盛周 强" w:date="2023-04-20T16:40:00Z">
        <w:r w:rsidRPr="00C84221" w:rsidDel="00ED5BD2">
          <w:rPr>
            <w:rFonts w:ascii="Times New Roman" w:hAnsi="Times New Roman" w:cs="Times New Roman"/>
            <w:noProof/>
            <w:sz w:val="21"/>
            <w:szCs w:val="21"/>
            <w:rPrChange w:id="1102" w:author="盛周 强" w:date="2023-04-20T16:27:00Z">
              <w:rPr/>
            </w:rPrChange>
          </w:rPr>
          <w:delText>3</w:delText>
        </w:r>
      </w:del>
      <w:r w:rsidRPr="00C84221">
        <w:rPr>
          <w:rFonts w:ascii="Times New Roman" w:hAnsi="Times New Roman" w:cs="Times New Roman"/>
          <w:sz w:val="21"/>
          <w:szCs w:val="21"/>
          <w:rPrChange w:id="1103" w:author="盛周 强" w:date="2023-04-20T16:27:00Z">
            <w:rPr/>
          </w:rPrChange>
        </w:rPr>
        <w:fldChar w:fldCharType="end"/>
      </w:r>
      <w:r w:rsidRPr="00C84221">
        <w:rPr>
          <w:rFonts w:ascii="Times New Roman" w:hAnsi="Times New Roman" w:cs="Times New Roman"/>
          <w:sz w:val="21"/>
          <w:szCs w:val="21"/>
          <w:rPrChange w:id="1104" w:author="盛周 强" w:date="2023-04-20T16:27:00Z">
            <w:rPr/>
          </w:rPrChange>
        </w:rPr>
        <w:t>在采样频率</w:t>
      </w:r>
      <w:r w:rsidRPr="00C84221">
        <w:rPr>
          <w:rFonts w:ascii="Times New Roman" w:hAnsi="Times New Roman" w:cs="Times New Roman"/>
          <w:sz w:val="21"/>
          <w:szCs w:val="21"/>
          <w:rPrChange w:id="1105" w:author="盛周 强" w:date="2023-04-20T16:27:00Z">
            <w:rPr/>
          </w:rPrChange>
        </w:rPr>
        <w:t>20Hz</w:t>
      </w:r>
      <w:r w:rsidRPr="00C84221">
        <w:rPr>
          <w:rFonts w:ascii="Times New Roman" w:hAnsi="Times New Roman" w:cs="Times New Roman"/>
          <w:sz w:val="21"/>
          <w:szCs w:val="21"/>
          <w:rPrChange w:id="1106" w:author="盛周 强" w:date="2023-04-20T16:27:00Z">
            <w:rPr/>
          </w:rPrChange>
        </w:rPr>
        <w:t>、</w:t>
      </w:r>
      <w:r w:rsidRPr="00C84221">
        <w:rPr>
          <w:rFonts w:ascii="Times New Roman" w:hAnsi="Times New Roman" w:cs="Times New Roman"/>
          <w:sz w:val="21"/>
          <w:szCs w:val="21"/>
          <w:rPrChange w:id="1107" w:author="盛周 强" w:date="2023-04-20T16:27:00Z">
            <w:rPr/>
          </w:rPrChange>
        </w:rPr>
        <w:t>40Hz</w:t>
      </w:r>
      <w:r w:rsidRPr="00C84221">
        <w:rPr>
          <w:rFonts w:ascii="Times New Roman" w:hAnsi="Times New Roman" w:cs="Times New Roman"/>
          <w:sz w:val="21"/>
          <w:szCs w:val="21"/>
          <w:rPrChange w:id="1108" w:author="盛周 强" w:date="2023-04-20T16:27:00Z">
            <w:rPr/>
          </w:rPrChange>
        </w:rPr>
        <w:t>、</w:t>
      </w:r>
      <w:r w:rsidRPr="00C84221">
        <w:rPr>
          <w:rFonts w:ascii="Times New Roman" w:hAnsi="Times New Roman" w:cs="Times New Roman"/>
          <w:sz w:val="21"/>
          <w:szCs w:val="21"/>
          <w:rPrChange w:id="1109" w:author="盛周 强" w:date="2023-04-20T16:27:00Z">
            <w:rPr/>
          </w:rPrChange>
        </w:rPr>
        <w:t>80Hz</w:t>
      </w:r>
      <w:r w:rsidRPr="00C84221">
        <w:rPr>
          <w:rFonts w:ascii="Times New Roman" w:hAnsi="Times New Roman" w:cs="Times New Roman"/>
          <w:sz w:val="21"/>
          <w:szCs w:val="21"/>
          <w:rPrChange w:id="1110" w:author="盛周 强" w:date="2023-04-20T16:27:00Z">
            <w:rPr/>
          </w:rPrChange>
        </w:rPr>
        <w:t>、</w:t>
      </w:r>
      <w:r w:rsidRPr="00C84221">
        <w:rPr>
          <w:rFonts w:ascii="Times New Roman" w:hAnsi="Times New Roman" w:cs="Times New Roman"/>
          <w:sz w:val="21"/>
          <w:szCs w:val="21"/>
          <w:rPrChange w:id="1111" w:author="盛周 强" w:date="2023-04-20T16:27:00Z">
            <w:rPr/>
          </w:rPrChange>
        </w:rPr>
        <w:t>120Hz</w:t>
      </w:r>
      <w:r w:rsidRPr="00C84221">
        <w:rPr>
          <w:rFonts w:ascii="Times New Roman" w:hAnsi="Times New Roman" w:cs="Times New Roman"/>
          <w:sz w:val="21"/>
          <w:szCs w:val="21"/>
          <w:rPrChange w:id="1112" w:author="盛周 强" w:date="2023-04-20T16:27:00Z">
            <w:rPr/>
          </w:rPrChange>
        </w:rPr>
        <w:t>下，对于</w:t>
      </w:r>
      <w:r w:rsidRPr="00C84221">
        <w:rPr>
          <w:rFonts w:ascii="Times New Roman" w:hAnsi="Times New Roman" w:cs="Times New Roman"/>
          <w:sz w:val="21"/>
          <w:szCs w:val="21"/>
          <w:rPrChange w:id="1113" w:author="盛周 强" w:date="2023-04-20T16:27:00Z">
            <w:rPr>
              <w:rFonts w:hint="eastAsia"/>
            </w:rPr>
          </w:rPrChange>
        </w:rPr>
        <w:t>双</w:t>
      </w:r>
      <w:r w:rsidRPr="00C84221">
        <w:rPr>
          <w:rFonts w:ascii="Times New Roman" w:hAnsi="Times New Roman" w:cs="Times New Roman"/>
          <w:sz w:val="21"/>
          <w:szCs w:val="21"/>
          <w:rPrChange w:id="1114" w:author="盛周 强" w:date="2023-04-20T16:27:00Z">
            <w:rPr/>
          </w:rPrChange>
        </w:rPr>
        <w:t>分量</w:t>
      </w:r>
      <w:r w:rsidRPr="00C84221">
        <w:rPr>
          <w:rFonts w:ascii="Times New Roman" w:hAnsi="Times New Roman" w:cs="Times New Roman"/>
          <w:sz w:val="21"/>
          <w:szCs w:val="21"/>
          <w:rPrChange w:id="1115" w:author="盛周 强" w:date="2023-04-20T16:27:00Z">
            <w:rPr>
              <w:rFonts w:hint="eastAsia"/>
            </w:rPr>
          </w:rPrChange>
        </w:rPr>
        <w:t>情形</w:t>
      </w:r>
      <w:r w:rsidRPr="00C84221">
        <w:rPr>
          <w:rFonts w:ascii="Times New Roman" w:hAnsi="Times New Roman" w:cs="Times New Roman"/>
          <w:sz w:val="21"/>
          <w:szCs w:val="21"/>
          <w:rPrChange w:id="1116" w:author="盛周 强" w:date="2023-04-20T16:27:00Z">
            <w:rPr/>
          </w:rPrChange>
        </w:rPr>
        <w:t>ICFWD</w:t>
      </w:r>
      <w:r w:rsidRPr="00C84221">
        <w:rPr>
          <w:rFonts w:ascii="Times New Roman" w:hAnsi="Times New Roman" w:cs="Times New Roman"/>
          <w:sz w:val="21"/>
          <w:szCs w:val="21"/>
          <w:rPrChange w:id="1117" w:author="盛周 强" w:date="2023-04-20T16:27:00Z">
            <w:rPr/>
          </w:rPrChange>
        </w:rPr>
        <w:t>、</w:t>
      </w:r>
      <w:r w:rsidRPr="00C84221">
        <w:rPr>
          <w:rFonts w:ascii="Times New Roman" w:hAnsi="Times New Roman" w:cs="Times New Roman"/>
          <w:sz w:val="21"/>
          <w:szCs w:val="21"/>
          <w:rPrChange w:id="1118" w:author="盛周 强" w:date="2023-04-20T16:27:00Z">
            <w:rPr/>
          </w:rPrChange>
        </w:rPr>
        <w:t>CICFWD</w:t>
      </w:r>
      <w:r w:rsidRPr="00C84221">
        <w:rPr>
          <w:rFonts w:ascii="Times New Roman" w:hAnsi="Times New Roman" w:cs="Times New Roman"/>
          <w:sz w:val="21"/>
          <w:szCs w:val="21"/>
          <w:rPrChange w:id="1119" w:author="盛周 强" w:date="2023-04-20T16:27:00Z">
            <w:rPr/>
          </w:rPrChange>
        </w:rPr>
        <w:t>、</w:t>
      </w:r>
      <w:r w:rsidRPr="00C84221">
        <w:rPr>
          <w:rFonts w:ascii="Times New Roman" w:hAnsi="Times New Roman" w:cs="Times New Roman"/>
          <w:sz w:val="21"/>
          <w:szCs w:val="21"/>
          <w:rPrChange w:id="1120" w:author="盛周 强" w:date="2023-04-20T16:27:00Z">
            <w:rPr/>
          </w:rPrChange>
        </w:rPr>
        <w:t>ACWD</w:t>
      </w:r>
      <w:r w:rsidRPr="00C84221">
        <w:rPr>
          <w:rFonts w:ascii="Times New Roman" w:hAnsi="Times New Roman" w:cs="Times New Roman"/>
          <w:sz w:val="21"/>
          <w:szCs w:val="21"/>
          <w:rPrChange w:id="1121" w:author="盛周 强" w:date="2023-04-20T16:27:00Z">
            <w:rPr>
              <w:rFonts w:hint="eastAsia"/>
            </w:rPr>
          </w:rPrChange>
        </w:rPr>
        <w:t>和</w:t>
      </w:r>
      <w:r w:rsidRPr="00C84221">
        <w:rPr>
          <w:rFonts w:ascii="Times New Roman" w:hAnsi="Times New Roman" w:cs="Times New Roman"/>
          <w:sz w:val="21"/>
          <w:szCs w:val="21"/>
          <w:rPrChange w:id="1122" w:author="盛周 强" w:date="2023-04-20T16:27:00Z">
            <w:rPr/>
          </w:rPrChange>
        </w:rPr>
        <w:t>KFWD</w:t>
      </w:r>
      <w:r w:rsidRPr="00C84221">
        <w:rPr>
          <w:rFonts w:ascii="Times New Roman" w:hAnsi="Times New Roman" w:cs="Times New Roman"/>
          <w:sz w:val="21"/>
          <w:szCs w:val="21"/>
          <w:rPrChange w:id="1123" w:author="盛周 强" w:date="2023-04-20T16:27:00Z">
            <w:rPr/>
          </w:rPrChange>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Change w:id="1124" w:author="盛周 强" w:date="2023-04-20T15:59:00Z">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415"/>
        <w:gridCol w:w="1415"/>
        <w:gridCol w:w="1416"/>
        <w:gridCol w:w="1416"/>
        <w:gridCol w:w="1416"/>
        <w:tblGridChange w:id="1125">
          <w:tblGrid>
            <w:gridCol w:w="1415"/>
            <w:gridCol w:w="1415"/>
            <w:gridCol w:w="1416"/>
            <w:gridCol w:w="1416"/>
            <w:gridCol w:w="1416"/>
          </w:tblGrid>
        </w:tblGridChange>
      </w:tblGrid>
      <w:tr w:rsidR="0071366A" w14:paraId="3595A58F" w14:textId="77777777" w:rsidTr="003E1853">
        <w:trPr>
          <w:jc w:val="center"/>
          <w:trPrChange w:id="1126" w:author="盛周 强" w:date="2023-04-20T15:59:00Z">
            <w:trPr>
              <w:jc w:val="center"/>
            </w:trPr>
          </w:trPrChange>
        </w:trPr>
        <w:tc>
          <w:tcPr>
            <w:tcW w:w="1415" w:type="dxa"/>
            <w:vMerge w:val="restart"/>
            <w:tcBorders>
              <w:top w:val="single" w:sz="12" w:space="0" w:color="auto"/>
              <w:bottom w:val="nil"/>
            </w:tcBorders>
            <w:tcPrChange w:id="1127" w:author="盛周 强" w:date="2023-04-20T15:59:00Z">
              <w:tcPr>
                <w:tcW w:w="1415" w:type="dxa"/>
                <w:vMerge w:val="restart"/>
                <w:tcBorders>
                  <w:top w:val="single" w:sz="12" w:space="0" w:color="auto"/>
                  <w:bottom w:val="nil"/>
                </w:tcBorders>
              </w:tcPr>
            </w:tcPrChange>
          </w:tcPr>
          <w:p w14:paraId="54DA9B36" w14:textId="77777777" w:rsidR="0071366A" w:rsidRDefault="00000000">
            <w:pPr>
              <w:ind w:firstLineChars="0" w:firstLine="0"/>
              <w:jc w:val="center"/>
            </w:pPr>
            <w:r>
              <w:rPr>
                <w:rFonts w:hint="eastAsia"/>
              </w:rPr>
              <w:t>采样频率（</w:t>
            </w:r>
            <w:r>
              <w:rPr>
                <w:rFonts w:hint="eastAsia"/>
              </w:rPr>
              <w:t>Hz</w:t>
            </w:r>
            <w:r>
              <w:rPr>
                <w:rFonts w:hint="eastAsia"/>
              </w:rPr>
              <w:t>）</w:t>
            </w:r>
          </w:p>
        </w:tc>
        <w:tc>
          <w:tcPr>
            <w:tcW w:w="5663" w:type="dxa"/>
            <w:gridSpan w:val="4"/>
            <w:tcBorders>
              <w:top w:val="single" w:sz="12" w:space="0" w:color="auto"/>
              <w:bottom w:val="nil"/>
            </w:tcBorders>
            <w:tcPrChange w:id="1128" w:author="盛周 强" w:date="2023-04-20T15:59:00Z">
              <w:tcPr>
                <w:tcW w:w="5663" w:type="dxa"/>
                <w:gridSpan w:val="4"/>
                <w:tcBorders>
                  <w:top w:val="single" w:sz="12" w:space="0" w:color="auto"/>
                  <w:bottom w:val="nil"/>
                </w:tcBorders>
              </w:tcPr>
            </w:tcPrChange>
          </w:tcPr>
          <w:p w14:paraId="618139DC" w14:textId="387CC2CC" w:rsidR="0071366A" w:rsidRDefault="00000000">
            <w:pPr>
              <w:ind w:firstLineChars="0" w:firstLine="0"/>
              <w:jc w:val="center"/>
            </w:pPr>
            <w:r>
              <w:rPr>
                <w:rFonts w:hint="eastAsia"/>
              </w:rPr>
              <w:t>计算时间</w:t>
            </w:r>
            <w:ins w:id="1129" w:author="盛周 强" w:date="2023-04-20T16:29:00Z">
              <w:r w:rsidR="009736B7">
                <w:rPr>
                  <w:rFonts w:hint="eastAsia"/>
                </w:rPr>
                <w:t>(</w:t>
              </w:r>
            </w:ins>
            <w:del w:id="1130" w:author="盛周 强" w:date="2023-04-20T16:29:00Z">
              <w:r w:rsidDel="009736B7">
                <w:rPr>
                  <w:rFonts w:hint="eastAsia"/>
                </w:rPr>
                <w:delText>（</w:delText>
              </w:r>
            </w:del>
            <w:r>
              <w:rPr>
                <w:rFonts w:hint="eastAsia"/>
              </w:rPr>
              <w:t>s</w:t>
            </w:r>
            <w:ins w:id="1131" w:author="盛周 强" w:date="2023-04-20T16:29:00Z">
              <w:r w:rsidR="009736B7">
                <w:rPr>
                  <w:rFonts w:hint="eastAsia"/>
                </w:rPr>
                <w:t>）</w:t>
              </w:r>
            </w:ins>
            <w:del w:id="1132" w:author="盛周 强" w:date="2023-04-20T16:29:00Z">
              <w:r w:rsidDel="009736B7">
                <w:rPr>
                  <w:rFonts w:hint="eastAsia"/>
                </w:rPr>
                <w:delText>）</w:delText>
              </w:r>
            </w:del>
          </w:p>
        </w:tc>
      </w:tr>
      <w:tr w:rsidR="0071366A" w14:paraId="668B20C5" w14:textId="77777777" w:rsidTr="003E1853">
        <w:trPr>
          <w:jc w:val="center"/>
          <w:trPrChange w:id="1133" w:author="盛周 强" w:date="2023-04-20T15:59:00Z">
            <w:trPr>
              <w:jc w:val="center"/>
            </w:trPr>
          </w:trPrChange>
        </w:trPr>
        <w:tc>
          <w:tcPr>
            <w:tcW w:w="1415" w:type="dxa"/>
            <w:vMerge/>
            <w:tcBorders>
              <w:top w:val="nil"/>
              <w:bottom w:val="single" w:sz="8" w:space="0" w:color="auto"/>
            </w:tcBorders>
            <w:tcPrChange w:id="1134" w:author="盛周 强" w:date="2023-04-20T15:59:00Z">
              <w:tcPr>
                <w:tcW w:w="1415" w:type="dxa"/>
                <w:vMerge/>
                <w:tcBorders>
                  <w:top w:val="nil"/>
                  <w:bottom w:val="single" w:sz="12" w:space="0" w:color="auto"/>
                </w:tcBorders>
              </w:tcPr>
            </w:tcPrChange>
          </w:tcPr>
          <w:p w14:paraId="48FD235C" w14:textId="77777777" w:rsidR="0071366A" w:rsidRDefault="0071366A">
            <w:pPr>
              <w:ind w:firstLineChars="0" w:firstLine="0"/>
            </w:pPr>
          </w:p>
        </w:tc>
        <w:tc>
          <w:tcPr>
            <w:tcW w:w="1415" w:type="dxa"/>
            <w:tcBorders>
              <w:top w:val="nil"/>
              <w:bottom w:val="single" w:sz="8" w:space="0" w:color="auto"/>
            </w:tcBorders>
            <w:tcPrChange w:id="1135" w:author="盛周 强" w:date="2023-04-20T15:59:00Z">
              <w:tcPr>
                <w:tcW w:w="1415" w:type="dxa"/>
                <w:tcBorders>
                  <w:top w:val="nil"/>
                  <w:bottom w:val="single" w:sz="12" w:space="0" w:color="auto"/>
                </w:tcBorders>
              </w:tcPr>
            </w:tcPrChange>
          </w:tcPr>
          <w:p w14:paraId="3242540B" w14:textId="77777777" w:rsidR="0071366A" w:rsidRDefault="00000000">
            <w:pPr>
              <w:ind w:firstLineChars="0" w:firstLine="0"/>
              <w:jc w:val="center"/>
            </w:pPr>
            <w:r>
              <w:rPr>
                <w:rFonts w:hint="eastAsia"/>
              </w:rPr>
              <w:t>I</w:t>
            </w:r>
            <w:r>
              <w:t>CFWD</w:t>
            </w:r>
          </w:p>
        </w:tc>
        <w:tc>
          <w:tcPr>
            <w:tcW w:w="1416" w:type="dxa"/>
            <w:tcBorders>
              <w:top w:val="nil"/>
              <w:bottom w:val="single" w:sz="8" w:space="0" w:color="auto"/>
            </w:tcBorders>
            <w:tcPrChange w:id="1136" w:author="盛周 强" w:date="2023-04-20T15:59:00Z">
              <w:tcPr>
                <w:tcW w:w="1416" w:type="dxa"/>
                <w:tcBorders>
                  <w:top w:val="nil"/>
                  <w:bottom w:val="single" w:sz="12" w:space="0" w:color="auto"/>
                </w:tcBorders>
              </w:tcPr>
            </w:tcPrChange>
          </w:tcPr>
          <w:p w14:paraId="359EF8BF" w14:textId="77777777" w:rsidR="0071366A" w:rsidRDefault="00000000">
            <w:pPr>
              <w:ind w:firstLineChars="0" w:firstLine="0"/>
              <w:jc w:val="center"/>
            </w:pPr>
            <w:r>
              <w:rPr>
                <w:rFonts w:hint="eastAsia"/>
              </w:rPr>
              <w:t>C</w:t>
            </w:r>
            <w:r>
              <w:t>ICFWD</w:t>
            </w:r>
          </w:p>
        </w:tc>
        <w:tc>
          <w:tcPr>
            <w:tcW w:w="1416" w:type="dxa"/>
            <w:tcBorders>
              <w:top w:val="nil"/>
              <w:bottom w:val="single" w:sz="8" w:space="0" w:color="auto"/>
            </w:tcBorders>
            <w:tcPrChange w:id="1137" w:author="盛周 强" w:date="2023-04-20T15:59:00Z">
              <w:tcPr>
                <w:tcW w:w="1416" w:type="dxa"/>
                <w:tcBorders>
                  <w:top w:val="nil"/>
                  <w:bottom w:val="single" w:sz="12" w:space="0" w:color="auto"/>
                </w:tcBorders>
              </w:tcPr>
            </w:tcPrChange>
          </w:tcPr>
          <w:p w14:paraId="2EB98D8E" w14:textId="77777777" w:rsidR="0071366A" w:rsidRDefault="00000000">
            <w:pPr>
              <w:ind w:firstLineChars="0" w:firstLine="0"/>
              <w:jc w:val="center"/>
            </w:pPr>
            <w:r>
              <w:rPr>
                <w:rFonts w:hint="eastAsia"/>
              </w:rPr>
              <w:t>A</w:t>
            </w:r>
            <w:r>
              <w:t>CWD</w:t>
            </w:r>
          </w:p>
        </w:tc>
        <w:tc>
          <w:tcPr>
            <w:tcW w:w="1416" w:type="dxa"/>
            <w:tcBorders>
              <w:top w:val="nil"/>
              <w:bottom w:val="single" w:sz="8" w:space="0" w:color="auto"/>
            </w:tcBorders>
            <w:tcPrChange w:id="1138" w:author="盛周 强" w:date="2023-04-20T15:59:00Z">
              <w:tcPr>
                <w:tcW w:w="1416" w:type="dxa"/>
                <w:tcBorders>
                  <w:top w:val="nil"/>
                  <w:bottom w:val="single" w:sz="12" w:space="0" w:color="auto"/>
                </w:tcBorders>
              </w:tcPr>
            </w:tcPrChange>
          </w:tcPr>
          <w:p w14:paraId="1F785615" w14:textId="77777777" w:rsidR="0071366A" w:rsidRDefault="00000000">
            <w:pPr>
              <w:ind w:firstLineChars="0" w:firstLine="0"/>
              <w:jc w:val="center"/>
            </w:pPr>
            <w:r>
              <w:rPr>
                <w:rFonts w:hint="eastAsia"/>
              </w:rPr>
              <w:t>K</w:t>
            </w:r>
            <w:r>
              <w:t>FWD</w:t>
            </w:r>
          </w:p>
        </w:tc>
      </w:tr>
      <w:tr w:rsidR="0071366A" w14:paraId="7B1DEA1C" w14:textId="77777777" w:rsidTr="003E1853">
        <w:trPr>
          <w:jc w:val="center"/>
          <w:trPrChange w:id="1139" w:author="盛周 强" w:date="2023-04-20T15:59:00Z">
            <w:trPr>
              <w:jc w:val="center"/>
            </w:trPr>
          </w:trPrChange>
        </w:trPr>
        <w:tc>
          <w:tcPr>
            <w:tcW w:w="1415" w:type="dxa"/>
            <w:tcBorders>
              <w:top w:val="single" w:sz="8" w:space="0" w:color="auto"/>
            </w:tcBorders>
            <w:tcPrChange w:id="1140" w:author="盛周 强" w:date="2023-04-20T15:59:00Z">
              <w:tcPr>
                <w:tcW w:w="1415" w:type="dxa"/>
                <w:tcBorders>
                  <w:top w:val="single" w:sz="12" w:space="0" w:color="auto"/>
                </w:tcBorders>
              </w:tcPr>
            </w:tcPrChange>
          </w:tcPr>
          <w:p w14:paraId="027507CD" w14:textId="77777777" w:rsidR="0071366A" w:rsidRDefault="00000000">
            <w:pPr>
              <w:ind w:firstLineChars="0" w:firstLine="0"/>
              <w:jc w:val="center"/>
            </w:pPr>
            <w:r>
              <w:rPr>
                <w:rFonts w:hint="eastAsia"/>
              </w:rPr>
              <w:t>2</w:t>
            </w:r>
            <w:r>
              <w:t>0</w:t>
            </w:r>
          </w:p>
        </w:tc>
        <w:tc>
          <w:tcPr>
            <w:tcW w:w="1415" w:type="dxa"/>
            <w:tcBorders>
              <w:top w:val="single" w:sz="8" w:space="0" w:color="auto"/>
            </w:tcBorders>
            <w:tcPrChange w:id="1141" w:author="盛周 强" w:date="2023-04-20T15:59:00Z">
              <w:tcPr>
                <w:tcW w:w="1415" w:type="dxa"/>
                <w:tcBorders>
                  <w:top w:val="single" w:sz="12" w:space="0" w:color="auto"/>
                </w:tcBorders>
              </w:tcPr>
            </w:tcPrChange>
          </w:tcPr>
          <w:p w14:paraId="5EB8FBF8" w14:textId="77777777" w:rsidR="0071366A" w:rsidRDefault="00000000">
            <w:pPr>
              <w:ind w:firstLineChars="0" w:firstLine="0"/>
              <w:jc w:val="center"/>
            </w:pPr>
            <w:r>
              <w:rPr>
                <w:rFonts w:hint="eastAsia"/>
              </w:rPr>
              <w:t>0</w:t>
            </w:r>
            <w:r>
              <w:t>.0190</w:t>
            </w:r>
          </w:p>
        </w:tc>
        <w:tc>
          <w:tcPr>
            <w:tcW w:w="1416" w:type="dxa"/>
            <w:tcBorders>
              <w:top w:val="single" w:sz="8" w:space="0" w:color="auto"/>
            </w:tcBorders>
            <w:tcPrChange w:id="1142" w:author="盛周 强" w:date="2023-04-20T15:59:00Z">
              <w:tcPr>
                <w:tcW w:w="1416" w:type="dxa"/>
                <w:tcBorders>
                  <w:top w:val="single" w:sz="12" w:space="0" w:color="auto"/>
                </w:tcBorders>
              </w:tcPr>
            </w:tcPrChange>
          </w:tcPr>
          <w:p w14:paraId="79A73149" w14:textId="77777777" w:rsidR="0071366A" w:rsidRDefault="00000000">
            <w:pPr>
              <w:ind w:firstLineChars="0" w:firstLine="0"/>
              <w:jc w:val="center"/>
            </w:pPr>
            <w:r>
              <w:rPr>
                <w:rFonts w:hint="eastAsia"/>
              </w:rPr>
              <w:t>0</w:t>
            </w:r>
            <w:r>
              <w:t>.0275</w:t>
            </w:r>
          </w:p>
        </w:tc>
        <w:tc>
          <w:tcPr>
            <w:tcW w:w="1416" w:type="dxa"/>
            <w:tcBorders>
              <w:top w:val="single" w:sz="8" w:space="0" w:color="auto"/>
            </w:tcBorders>
            <w:tcPrChange w:id="1143" w:author="盛周 强" w:date="2023-04-20T15:59:00Z">
              <w:tcPr>
                <w:tcW w:w="1416" w:type="dxa"/>
                <w:tcBorders>
                  <w:top w:val="single" w:sz="12" w:space="0" w:color="auto"/>
                </w:tcBorders>
              </w:tcPr>
            </w:tcPrChange>
          </w:tcPr>
          <w:p w14:paraId="1E1AA659" w14:textId="77777777" w:rsidR="0071366A" w:rsidRDefault="00000000">
            <w:pPr>
              <w:ind w:firstLineChars="0" w:firstLine="0"/>
              <w:jc w:val="center"/>
            </w:pPr>
            <w:r>
              <w:rPr>
                <w:rFonts w:hint="eastAsia"/>
              </w:rPr>
              <w:t>0</w:t>
            </w:r>
            <w:r>
              <w:t>.0196</w:t>
            </w:r>
          </w:p>
        </w:tc>
        <w:tc>
          <w:tcPr>
            <w:tcW w:w="1416" w:type="dxa"/>
            <w:tcBorders>
              <w:top w:val="single" w:sz="8" w:space="0" w:color="auto"/>
            </w:tcBorders>
            <w:tcPrChange w:id="1144" w:author="盛周 强" w:date="2023-04-20T15:59:00Z">
              <w:tcPr>
                <w:tcW w:w="1416" w:type="dxa"/>
                <w:tcBorders>
                  <w:top w:val="single" w:sz="12" w:space="0" w:color="auto"/>
                </w:tcBorders>
              </w:tcPr>
            </w:tcPrChange>
          </w:tcPr>
          <w:p w14:paraId="7F6C5C4D" w14:textId="77777777" w:rsidR="0071366A" w:rsidRDefault="00000000">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000000">
            <w:pPr>
              <w:ind w:firstLineChars="0" w:firstLine="0"/>
              <w:jc w:val="center"/>
            </w:pPr>
            <w:r>
              <w:rPr>
                <w:rFonts w:hint="eastAsia"/>
              </w:rPr>
              <w:t>4</w:t>
            </w:r>
            <w:r>
              <w:t>0</w:t>
            </w:r>
          </w:p>
        </w:tc>
        <w:tc>
          <w:tcPr>
            <w:tcW w:w="1415" w:type="dxa"/>
            <w:tcBorders>
              <w:bottom w:val="nil"/>
            </w:tcBorders>
          </w:tcPr>
          <w:p w14:paraId="516A36A0" w14:textId="77777777" w:rsidR="0071366A" w:rsidRDefault="00000000">
            <w:pPr>
              <w:ind w:firstLineChars="0" w:firstLine="0"/>
              <w:jc w:val="center"/>
            </w:pPr>
            <w:r>
              <w:rPr>
                <w:rFonts w:hint="eastAsia"/>
              </w:rPr>
              <w:t>0</w:t>
            </w:r>
            <w:r>
              <w:t>.0560</w:t>
            </w:r>
          </w:p>
        </w:tc>
        <w:tc>
          <w:tcPr>
            <w:tcW w:w="1416" w:type="dxa"/>
            <w:tcBorders>
              <w:bottom w:val="nil"/>
            </w:tcBorders>
          </w:tcPr>
          <w:p w14:paraId="72BE757C" w14:textId="77777777" w:rsidR="0071366A" w:rsidRDefault="00000000">
            <w:pPr>
              <w:ind w:firstLineChars="0" w:firstLine="0"/>
              <w:jc w:val="center"/>
            </w:pPr>
            <w:r>
              <w:rPr>
                <w:rFonts w:hint="eastAsia"/>
              </w:rPr>
              <w:t>0</w:t>
            </w:r>
            <w:r>
              <w:t>.0788</w:t>
            </w:r>
          </w:p>
        </w:tc>
        <w:tc>
          <w:tcPr>
            <w:tcW w:w="1416" w:type="dxa"/>
            <w:tcBorders>
              <w:bottom w:val="nil"/>
            </w:tcBorders>
          </w:tcPr>
          <w:p w14:paraId="0FADFC54" w14:textId="77777777" w:rsidR="0071366A" w:rsidRDefault="00000000">
            <w:pPr>
              <w:ind w:firstLineChars="0" w:firstLine="0"/>
              <w:jc w:val="center"/>
            </w:pPr>
            <w:r>
              <w:rPr>
                <w:rFonts w:hint="eastAsia"/>
              </w:rPr>
              <w:t>0</w:t>
            </w:r>
            <w:r>
              <w:t>.0576</w:t>
            </w:r>
          </w:p>
        </w:tc>
        <w:tc>
          <w:tcPr>
            <w:tcW w:w="1416" w:type="dxa"/>
            <w:tcBorders>
              <w:bottom w:val="nil"/>
            </w:tcBorders>
          </w:tcPr>
          <w:p w14:paraId="20B5D3BF" w14:textId="77777777" w:rsidR="0071366A" w:rsidRDefault="00000000">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000000">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000000">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000000">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000000">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000000">
            <w:pPr>
              <w:ind w:firstLineChars="0" w:firstLine="0"/>
              <w:jc w:val="center"/>
            </w:pPr>
            <w:r>
              <w:rPr>
                <w:rFonts w:hint="eastAsia"/>
              </w:rPr>
              <w:t>0</w:t>
            </w:r>
            <w:r>
              <w:t>.1274</w:t>
            </w:r>
          </w:p>
        </w:tc>
      </w:tr>
      <w:tr w:rsidR="0071366A" w14:paraId="73AA6AC1" w14:textId="77777777" w:rsidTr="003E1853">
        <w:trPr>
          <w:jc w:val="center"/>
          <w:trPrChange w:id="1145" w:author="盛周 强" w:date="2023-04-20T15:59:00Z">
            <w:trPr>
              <w:jc w:val="center"/>
            </w:trPr>
          </w:trPrChange>
        </w:trPr>
        <w:tc>
          <w:tcPr>
            <w:tcW w:w="1415" w:type="dxa"/>
            <w:tcBorders>
              <w:top w:val="nil"/>
              <w:bottom w:val="single" w:sz="12" w:space="0" w:color="auto"/>
            </w:tcBorders>
            <w:tcPrChange w:id="1146" w:author="盛周 强" w:date="2023-04-20T15:59:00Z">
              <w:tcPr>
                <w:tcW w:w="1415" w:type="dxa"/>
                <w:tcBorders>
                  <w:top w:val="nil"/>
                  <w:bottom w:val="single" w:sz="12" w:space="0" w:color="auto"/>
                </w:tcBorders>
              </w:tcPr>
            </w:tcPrChange>
          </w:tcPr>
          <w:p w14:paraId="0BB325B7" w14:textId="77777777" w:rsidR="0071366A" w:rsidRDefault="00000000">
            <w:pPr>
              <w:ind w:firstLineChars="0" w:firstLine="0"/>
              <w:jc w:val="center"/>
            </w:pPr>
            <w:r>
              <w:rPr>
                <w:rFonts w:hint="eastAsia"/>
              </w:rPr>
              <w:t>1</w:t>
            </w:r>
            <w:r>
              <w:t>20</w:t>
            </w:r>
          </w:p>
        </w:tc>
        <w:tc>
          <w:tcPr>
            <w:tcW w:w="1415" w:type="dxa"/>
            <w:tcBorders>
              <w:top w:val="nil"/>
              <w:bottom w:val="single" w:sz="12" w:space="0" w:color="auto"/>
            </w:tcBorders>
            <w:tcPrChange w:id="1147" w:author="盛周 强" w:date="2023-04-20T15:59:00Z">
              <w:tcPr>
                <w:tcW w:w="1415" w:type="dxa"/>
                <w:tcBorders>
                  <w:top w:val="nil"/>
                  <w:bottom w:val="single" w:sz="12" w:space="0" w:color="auto"/>
                </w:tcBorders>
              </w:tcPr>
            </w:tcPrChange>
          </w:tcPr>
          <w:p w14:paraId="72BA85DD" w14:textId="77777777" w:rsidR="0071366A" w:rsidRDefault="00000000">
            <w:pPr>
              <w:ind w:firstLineChars="0" w:firstLine="0"/>
              <w:jc w:val="center"/>
            </w:pPr>
            <w:r>
              <w:rPr>
                <w:rFonts w:hint="eastAsia"/>
              </w:rPr>
              <w:t>0</w:t>
            </w:r>
            <w:r>
              <w:t>.4718</w:t>
            </w:r>
          </w:p>
        </w:tc>
        <w:tc>
          <w:tcPr>
            <w:tcW w:w="1416" w:type="dxa"/>
            <w:tcBorders>
              <w:top w:val="nil"/>
              <w:bottom w:val="single" w:sz="12" w:space="0" w:color="auto"/>
            </w:tcBorders>
            <w:tcPrChange w:id="1148" w:author="盛周 强" w:date="2023-04-20T15:59:00Z">
              <w:tcPr>
                <w:tcW w:w="1416" w:type="dxa"/>
                <w:tcBorders>
                  <w:top w:val="nil"/>
                  <w:bottom w:val="single" w:sz="12" w:space="0" w:color="auto"/>
                </w:tcBorders>
              </w:tcPr>
            </w:tcPrChange>
          </w:tcPr>
          <w:p w14:paraId="78AE6BD0" w14:textId="77777777" w:rsidR="0071366A" w:rsidRDefault="00000000">
            <w:pPr>
              <w:ind w:firstLineChars="0" w:firstLine="0"/>
              <w:jc w:val="center"/>
            </w:pPr>
            <w:r>
              <w:rPr>
                <w:rFonts w:hint="eastAsia"/>
              </w:rPr>
              <w:t>0</w:t>
            </w:r>
            <w:r>
              <w:t>.5978</w:t>
            </w:r>
          </w:p>
        </w:tc>
        <w:tc>
          <w:tcPr>
            <w:tcW w:w="1416" w:type="dxa"/>
            <w:tcBorders>
              <w:top w:val="nil"/>
              <w:bottom w:val="single" w:sz="12" w:space="0" w:color="auto"/>
            </w:tcBorders>
            <w:tcPrChange w:id="1149" w:author="盛周 强" w:date="2023-04-20T15:59:00Z">
              <w:tcPr>
                <w:tcW w:w="1416" w:type="dxa"/>
                <w:tcBorders>
                  <w:top w:val="nil"/>
                  <w:bottom w:val="single" w:sz="12" w:space="0" w:color="auto"/>
                </w:tcBorders>
              </w:tcPr>
            </w:tcPrChange>
          </w:tcPr>
          <w:p w14:paraId="566B0691" w14:textId="77777777" w:rsidR="0071366A" w:rsidRDefault="00000000">
            <w:pPr>
              <w:ind w:firstLineChars="0" w:firstLine="0"/>
              <w:jc w:val="center"/>
            </w:pPr>
            <w:r>
              <w:rPr>
                <w:rFonts w:hint="eastAsia"/>
              </w:rPr>
              <w:t>0</w:t>
            </w:r>
            <w:r>
              <w:t>.4679</w:t>
            </w:r>
          </w:p>
        </w:tc>
        <w:tc>
          <w:tcPr>
            <w:tcW w:w="1416" w:type="dxa"/>
            <w:tcBorders>
              <w:top w:val="nil"/>
              <w:bottom w:val="single" w:sz="12" w:space="0" w:color="auto"/>
            </w:tcBorders>
            <w:tcPrChange w:id="1150" w:author="盛周 强" w:date="2023-04-20T15:59:00Z">
              <w:tcPr>
                <w:tcW w:w="1416" w:type="dxa"/>
                <w:tcBorders>
                  <w:top w:val="nil"/>
                  <w:bottom w:val="single" w:sz="12" w:space="0" w:color="auto"/>
                </w:tcBorders>
              </w:tcPr>
            </w:tcPrChange>
          </w:tcPr>
          <w:p w14:paraId="62E7DA31" w14:textId="77777777" w:rsidR="0071366A" w:rsidRDefault="00000000">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000000">
      <w:pPr>
        <w:ind w:firstLineChars="0" w:firstLine="0"/>
      </w:pPr>
      <w:r>
        <w:lastRenderedPageBreak/>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次后算平均值得到的。图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000000">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000000">
      <w:pPr>
        <w:ind w:firstLineChars="0" w:firstLine="0"/>
        <w:jc w:val="center"/>
      </w:pPr>
      <w:r>
        <w:rPr>
          <w:noProof/>
        </w:rPr>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000000">
      <w:pPr>
        <w:ind w:firstLineChars="0" w:firstLine="0"/>
      </w:pPr>
      <w:r>
        <w:rPr>
          <w:rFonts w:hint="eastAsia"/>
          <w:b/>
          <w:bCs/>
        </w:rPr>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000000">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3E3E186C" w14:textId="77777777" w:rsidR="0071366A" w:rsidRDefault="00000000">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6F3BA9FE" w14:textId="77777777" w:rsidR="0071366A" w:rsidRDefault="0071366A">
      <w:pPr>
        <w:ind w:firstLineChars="0" w:firstLine="0"/>
      </w:pPr>
    </w:p>
    <w:p w14:paraId="5EF56F68" w14:textId="77777777" w:rsidR="0071366A" w:rsidRDefault="0071366A">
      <w:pPr>
        <w:ind w:firstLineChars="0" w:firstLine="0"/>
      </w:pPr>
    </w:p>
    <w:p w14:paraId="08BFC59F" w14:textId="77777777" w:rsidR="0071366A" w:rsidRDefault="00000000">
      <w:pPr>
        <w:pStyle w:val="1"/>
        <w:spacing w:before="156" w:after="156"/>
      </w:pPr>
      <w:bookmarkStart w:id="1151" w:name="_Toc103082035"/>
      <w:bookmarkStart w:id="1152" w:name="_Toc38988561"/>
      <w:bookmarkStart w:id="1153" w:name="_Toc132901078"/>
      <w:r>
        <w:lastRenderedPageBreak/>
        <w:t xml:space="preserve">6 </w:t>
      </w:r>
      <w:r>
        <w:rPr>
          <w:rFonts w:hint="eastAsia"/>
        </w:rPr>
        <w:t>结论</w:t>
      </w:r>
      <w:bookmarkEnd w:id="1151"/>
      <w:bookmarkEnd w:id="1152"/>
      <w:bookmarkEnd w:id="1153"/>
    </w:p>
    <w:p w14:paraId="400D1A43" w14:textId="77777777" w:rsidR="0071366A" w:rsidRDefault="00000000">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commentRangeStart w:id="1154"/>
      <w:commentRangeEnd w:id="1154"/>
      <w:r>
        <w:commentReference w:id="1154"/>
      </w:r>
    </w:p>
    <w:p w14:paraId="32F1C8D1" w14:textId="77777777" w:rsidR="0071366A" w:rsidRDefault="00000000">
      <w:pPr>
        <w:pStyle w:val="1"/>
        <w:spacing w:before="156" w:after="156"/>
      </w:pPr>
      <w:bookmarkStart w:id="1155" w:name="_Toc132900932"/>
      <w:bookmarkStart w:id="1156" w:name="_Toc132901079"/>
      <w:r>
        <w:rPr>
          <w:rFonts w:hint="eastAsia"/>
        </w:rPr>
        <w:t>附录</w:t>
      </w:r>
      <w:commentRangeStart w:id="1157"/>
      <w:commentRangeStart w:id="1158"/>
      <w:commentRangeEnd w:id="1157"/>
      <w:r>
        <w:commentReference w:id="1157"/>
      </w:r>
      <w:commentRangeEnd w:id="1158"/>
      <w:r w:rsidR="00A15FE5">
        <w:rPr>
          <w:rStyle w:val="aff"/>
          <w:rFonts w:eastAsia="宋体" w:cstheme="minorBidi"/>
          <w:bCs w:val="0"/>
        </w:rPr>
        <w:commentReference w:id="1158"/>
      </w:r>
      <w:bookmarkEnd w:id="1155"/>
      <w:bookmarkEnd w:id="1156"/>
    </w:p>
    <w:p w14:paraId="40DC5A76" w14:textId="77777777" w:rsidR="0071366A" w:rsidRDefault="00000000">
      <w:pPr>
        <w:pStyle w:val="2"/>
        <w:spacing w:before="156" w:after="156"/>
      </w:pPr>
      <w:bookmarkStart w:id="1159" w:name="_Toc131864248"/>
      <w:bookmarkStart w:id="1160" w:name="_Ref131607991"/>
      <w:bookmarkStart w:id="1161" w:name="_Toc132900933"/>
      <w:bookmarkStart w:id="1162" w:name="_Toc132901080"/>
      <w:r>
        <w:rPr>
          <w:rFonts w:hint="eastAsia"/>
        </w:rPr>
        <w:t>A</w:t>
      </w:r>
      <w:r>
        <w:t xml:space="preserve">. </w:t>
      </w:r>
      <w:r>
        <w:rPr>
          <w:rFonts w:hint="eastAsia"/>
        </w:rPr>
        <w:t>交叉项</w:t>
      </w:r>
      <w:r w:rsidR="00C6312D">
        <w:rPr>
          <w:noProof/>
          <w:position w:val="-14"/>
        </w:rPr>
        <w:object w:dxaOrig="1126" w:dyaOrig="402" w14:anchorId="01E7E56B">
          <v:shape id="_x0000_i1051" type="#_x0000_t75" alt="" style="width:56.4pt;height:19.3pt;mso-width-percent:0;mso-height-percent:0;mso-width-percent:0;mso-height-percent:0" o:ole="">
            <v:imagedata r:id="rId338" o:title=""/>
          </v:shape>
          <o:OLEObject Type="Embed" ProgID="Equation.DSMT4" ShapeID="_x0000_i1051" DrawAspect="Content" ObjectID="_1743528586" r:id="rId544"/>
        </w:object>
      </w:r>
      <w:r>
        <w:rPr>
          <w:rFonts w:hint="eastAsia"/>
        </w:rPr>
        <w:t>和</w:t>
      </w:r>
      <w:r w:rsidR="00C6312D">
        <w:rPr>
          <w:noProof/>
          <w:position w:val="-14"/>
        </w:rPr>
        <w:object w:dxaOrig="1126" w:dyaOrig="402" w14:anchorId="662C49D3">
          <v:shape id="_x0000_i1050" type="#_x0000_t75" alt="" style="width:56.4pt;height:19.3pt;mso-width-percent:0;mso-height-percent:0;mso-width-percent:0;mso-height-percent:0" o:ole="">
            <v:imagedata r:id="rId339" o:title=""/>
          </v:shape>
          <o:OLEObject Type="Embed" ProgID="Equation.DSMT4" ShapeID="_x0000_i1050" DrawAspect="Content" ObjectID="_1743528587" r:id="rId545"/>
        </w:object>
      </w:r>
      <w:r>
        <w:rPr>
          <w:rFonts w:hint="eastAsia"/>
        </w:rPr>
        <w:t>的推导</w:t>
      </w:r>
      <w:bookmarkEnd w:id="1159"/>
      <w:bookmarkEnd w:id="1160"/>
      <w:bookmarkEnd w:id="1161"/>
      <w:bookmarkEnd w:id="1162"/>
    </w:p>
    <w:p w14:paraId="468C0740" w14:textId="77777777" w:rsidR="0071366A" w:rsidRDefault="00000000">
      <w:pPr>
        <w:pStyle w:val="MTDisplayEquation"/>
        <w:ind w:firstLineChars="200" w:firstLine="420"/>
        <w:jc w:val="both"/>
      </w:pPr>
      <w:r>
        <w:rPr>
          <w:rFonts w:hint="eastAsia"/>
        </w:rPr>
        <w:t>交叉项</w:t>
      </w:r>
      <w:r w:rsidR="00C6312D">
        <w:rPr>
          <w:noProof/>
          <w:position w:val="-14"/>
        </w:rPr>
        <w:object w:dxaOrig="1126" w:dyaOrig="402" w14:anchorId="3C084438">
          <v:shape id="_x0000_i1049" type="#_x0000_t75" alt="" style="width:56.4pt;height:19.3pt;mso-width-percent:0;mso-height-percent:0;mso-width-percent:0;mso-height-percent:0" o:ole="">
            <v:imagedata r:id="rId546" o:title=""/>
          </v:shape>
          <o:OLEObject Type="Embed" ProgID="Equation.DSMT4" ShapeID="_x0000_i1049" DrawAspect="Content" ObjectID="_1743528588" r:id="rId547"/>
        </w:object>
      </w:r>
      <w:r>
        <w:rPr>
          <w:rFonts w:hint="eastAsia"/>
        </w:rPr>
        <w:t>被定义成如下：</w:t>
      </w:r>
    </w:p>
    <w:p w14:paraId="72480591" w14:textId="1E43A7F0" w:rsidR="0071366A" w:rsidRDefault="00000000">
      <w:pPr>
        <w:pStyle w:val="MTDisplayEquation"/>
      </w:pPr>
      <w:r>
        <w:tab/>
      </w:r>
      <w:r w:rsidR="00C6312D">
        <w:rPr>
          <w:noProof/>
          <w:position w:val="-28"/>
        </w:rPr>
        <w:object w:dxaOrig="4875" w:dyaOrig="676" w14:anchorId="61420559">
          <v:shape id="_x0000_i1048" type="#_x0000_t75" alt="" style="width:244.95pt;height:34.15pt;mso-width-percent:0;mso-height-percent:0;mso-width-percent:0;mso-height-percent:0" o:ole="">
            <v:imagedata r:id="rId548" o:title=""/>
          </v:shape>
          <o:OLEObject Type="Embed" ProgID="Equation.DSMT4" ShapeID="_x0000_i1048" DrawAspect="Content" ObjectID="_1743528589" r:id="rId5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63" w:name="ZEqnNum427220"/>
      <w:r>
        <w:instrText>(</w:instrText>
      </w:r>
      <w:fldSimple w:instr=" SEQ MTEqn \c \* Arabic \* MERGEFORMAT ">
        <w:r w:rsidR="00ED5BD2">
          <w:rPr>
            <w:noProof/>
          </w:rPr>
          <w:instrText>39</w:instrText>
        </w:r>
      </w:fldSimple>
      <w:r>
        <w:instrText>)</w:instrText>
      </w:r>
      <w:bookmarkEnd w:id="1163"/>
      <w:r>
        <w:fldChar w:fldCharType="end"/>
      </w:r>
    </w:p>
    <w:p w14:paraId="51A50787" w14:textId="77777777" w:rsidR="0071366A" w:rsidRDefault="00000000">
      <w:pPr>
        <w:ind w:firstLineChars="0" w:firstLine="0"/>
      </w:pPr>
      <w:r>
        <w:rPr>
          <w:rFonts w:hint="eastAsia"/>
        </w:rPr>
        <w:t>其中</w:t>
      </w:r>
    </w:p>
    <w:p w14:paraId="431EA08E" w14:textId="5732B85A" w:rsidR="0071366A" w:rsidRDefault="00000000">
      <w:pPr>
        <w:pStyle w:val="MTDisplayEquation"/>
      </w:pPr>
      <w:r>
        <w:tab/>
      </w:r>
      <w:r w:rsidR="00C6312D">
        <w:rPr>
          <w:noProof/>
          <w:position w:val="-28"/>
        </w:rPr>
        <w:object w:dxaOrig="3886" w:dyaOrig="676" w14:anchorId="1BA4FB75">
          <v:shape id="_x0000_i1047" type="#_x0000_t75" alt="" style="width:195.2pt;height:34.15pt;mso-width-percent:0;mso-height-percent:0;mso-width-percent:0;mso-height-percent:0" o:ole="">
            <v:imagedata r:id="rId550" o:title=""/>
          </v:shape>
          <o:OLEObject Type="Embed" ProgID="Equation.DSMT4" ShapeID="_x0000_i1047" DrawAspect="Content" ObjectID="_1743528590" r:id="rId5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40</w:instrText>
        </w:r>
      </w:fldSimple>
      <w:r>
        <w:instrText>)</w:instrText>
      </w:r>
      <w:r>
        <w:fldChar w:fldCharType="end"/>
      </w:r>
    </w:p>
    <w:p w14:paraId="4A0A15BD" w14:textId="50A481F5" w:rsidR="0071366A" w:rsidRDefault="00000000">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ins w:id="1164" w:author="盛周 强" w:date="2023-04-20T16:40:00Z">
        <w:r w:rsidR="00ED5BD2" w:rsidRPr="00ED5BD2">
          <w:rPr>
            <w:iCs/>
          </w:rPr>
          <w:instrText>(</w:instrText>
        </w:r>
        <w:r w:rsidR="00ED5BD2" w:rsidRPr="00ED5BD2">
          <w:rPr>
            <w:iCs/>
            <w:rPrChange w:id="1165" w:author="盛周 强" w:date="2023-04-20T16:40:00Z">
              <w:rPr>
                <w:noProof/>
              </w:rPr>
            </w:rPrChange>
          </w:rPr>
          <w:instrText>26</w:instrText>
        </w:r>
        <w:r w:rsidR="00ED5BD2" w:rsidRPr="00ED5BD2">
          <w:rPr>
            <w:iCs/>
          </w:rPr>
          <w:instrText>)</w:instrText>
        </w:r>
      </w:ins>
      <w:del w:id="1166" w:author="盛周 强" w:date="2023-04-20T16:40:00Z">
        <w:r w:rsidDel="00ED5BD2">
          <w:rPr>
            <w:iCs/>
          </w:rPr>
          <w:delInstrText>(26)</w:delInstrText>
        </w:r>
      </w:del>
      <w:r>
        <w:rPr>
          <w:iCs/>
        </w:rPr>
        <w:fldChar w:fldCharType="end"/>
      </w:r>
      <w:r>
        <w:rPr>
          <w:iCs/>
        </w:rPr>
        <w:fldChar w:fldCharType="end"/>
      </w:r>
      <w:r>
        <w:rPr>
          <w:rFonts w:hint="eastAsia"/>
          <w:iCs/>
        </w:rPr>
        <w:t>，将</w:t>
      </w:r>
      <w:r w:rsidR="00C6312D">
        <w:rPr>
          <w:noProof/>
          <w:position w:val="-10"/>
        </w:rPr>
        <w:object w:dxaOrig="1424" w:dyaOrig="467" w14:anchorId="2271F0B6">
          <v:shape id="_x0000_i1046" type="#_x0000_t75" alt="" style="width:70.5pt;height:23.75pt;mso-width-percent:0;mso-height-percent:0;mso-width-percent:0;mso-height-percent:0" o:ole="">
            <v:imagedata r:id="rId552" o:title=""/>
          </v:shape>
          <o:OLEObject Type="Embed" ProgID="Equation.DSMT4" ShapeID="_x0000_i1046" DrawAspect="Content" ObjectID="_1743528591" r:id="rId553"/>
        </w:object>
      </w:r>
      <w:r>
        <w:rPr>
          <w:rFonts w:hint="eastAsia"/>
        </w:rPr>
        <w:t>和</w:t>
      </w:r>
      <w:r w:rsidR="00C6312D">
        <w:rPr>
          <w:noProof/>
          <w:position w:val="-10"/>
        </w:rPr>
        <w:object w:dxaOrig="1424" w:dyaOrig="467" w14:anchorId="5A349091">
          <v:shape id="_x0000_i1045" type="#_x0000_t75" alt="" style="width:70.5pt;height:23.75pt;mso-width-percent:0;mso-height-percent:0;mso-width-percent:0;mso-height-percent:0" o:ole="">
            <v:imagedata r:id="rId554" o:title=""/>
          </v:shape>
          <o:OLEObject Type="Embed" ProgID="Equation.DSMT4" ShapeID="_x0000_i1045" DrawAspect="Content" ObjectID="_1743528592" r:id="rId555"/>
        </w:object>
      </w:r>
      <w:r>
        <w:rPr>
          <w:rFonts w:hint="eastAsia"/>
        </w:rPr>
        <w:t>代入</w:t>
      </w:r>
      <w:r>
        <w:rPr>
          <w:iCs/>
        </w:rPr>
        <w:fldChar w:fldCharType="begin"/>
      </w:r>
      <w:r>
        <w:rPr>
          <w:iCs/>
        </w:rPr>
        <w:instrText xml:space="preserve"> GOTOBUTTON ZEqnNum427220  \* MERGEFORMAT </w:instrText>
      </w:r>
      <w:r>
        <w:rPr>
          <w:iCs/>
        </w:rPr>
        <w:fldChar w:fldCharType="begin"/>
      </w:r>
      <w:r>
        <w:rPr>
          <w:iCs/>
        </w:rPr>
        <w:instrText xml:space="preserve"> REF ZEqnNum427220 \* Charformat \! \* MERGEFORMAT </w:instrText>
      </w:r>
      <w:r>
        <w:rPr>
          <w:iCs/>
        </w:rPr>
        <w:fldChar w:fldCharType="separate"/>
      </w:r>
      <w:ins w:id="1167" w:author="盛周 强" w:date="2023-04-20T16:40:00Z">
        <w:r w:rsidR="00ED5BD2" w:rsidRPr="00ED5BD2">
          <w:rPr>
            <w:iCs/>
          </w:rPr>
          <w:instrText>(</w:instrText>
        </w:r>
        <w:r w:rsidR="00ED5BD2" w:rsidRPr="00ED5BD2">
          <w:rPr>
            <w:iCs/>
            <w:rPrChange w:id="1168" w:author="盛周 强" w:date="2023-04-20T16:40:00Z">
              <w:rPr>
                <w:noProof/>
              </w:rPr>
            </w:rPrChange>
          </w:rPr>
          <w:instrText>39</w:instrText>
        </w:r>
        <w:r w:rsidR="00ED5BD2" w:rsidRPr="00ED5BD2">
          <w:rPr>
            <w:iCs/>
          </w:rPr>
          <w:instrText>)</w:instrText>
        </w:r>
      </w:ins>
      <w:del w:id="1169" w:author="盛周 强" w:date="2023-04-20T16:40:00Z">
        <w:r w:rsidDel="00ED5BD2">
          <w:rPr>
            <w:iCs/>
          </w:rPr>
          <w:delInstrText>(39)</w:delInstrText>
        </w:r>
      </w:del>
      <w:r>
        <w:rPr>
          <w:iCs/>
        </w:rPr>
        <w:fldChar w:fldCharType="end"/>
      </w:r>
      <w:r>
        <w:rPr>
          <w:iCs/>
        </w:rPr>
        <w:fldChar w:fldCharType="end"/>
      </w:r>
      <w:r>
        <w:rPr>
          <w:rFonts w:hint="eastAsia"/>
          <w:iCs/>
        </w:rPr>
        <w:t>可以推导出：</w:t>
      </w:r>
    </w:p>
    <w:p w14:paraId="6DF464ED" w14:textId="4D526EC8" w:rsidR="0071366A" w:rsidRDefault="00000000">
      <w:pPr>
        <w:pStyle w:val="MTDisplayEquation"/>
      </w:pPr>
      <w:r>
        <w:tab/>
      </w:r>
      <w:r w:rsidR="00C6312D">
        <w:rPr>
          <w:noProof/>
          <w:position w:val="-46"/>
        </w:rPr>
        <w:object w:dxaOrig="6138" w:dyaOrig="1038" w14:anchorId="61AD8930">
          <v:shape id="_x0000_i1044" type="#_x0000_t75" alt="" style="width:307.3pt;height:52.7pt;mso-width-percent:0;mso-height-percent:0;mso-width-percent:0;mso-height-percent:0" o:ole="">
            <v:imagedata r:id="rId556" o:title=""/>
          </v:shape>
          <o:OLEObject Type="Embed" ProgID="Equation.DSMT4" ShapeID="_x0000_i1044" DrawAspect="Content" ObjectID="_1743528593" r:id="rId5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41</w:instrText>
        </w:r>
      </w:fldSimple>
      <w:r>
        <w:instrText>)</w:instrText>
      </w:r>
      <w:r>
        <w:fldChar w:fldCharType="end"/>
      </w:r>
    </w:p>
    <w:p w14:paraId="2CC0C8C1" w14:textId="77777777" w:rsidR="0071366A" w:rsidRDefault="00000000">
      <w:pPr>
        <w:ind w:firstLineChars="0" w:firstLine="0"/>
      </w:pPr>
      <w:r>
        <w:rPr>
          <w:rFonts w:hint="eastAsia"/>
        </w:rPr>
        <w:t>对于</w:t>
      </w:r>
      <w:r w:rsidR="00C6312D">
        <w:rPr>
          <w:noProof/>
          <w:position w:val="-32"/>
        </w:rPr>
        <w:object w:dxaOrig="1754" w:dyaOrig="700" w14:anchorId="007FE6DF">
          <v:shape id="_x0000_i1043" type="#_x0000_t75" alt="" style="width:87.6pt;height:35.65pt;mso-width-percent:0;mso-height-percent:0;mso-width-percent:0;mso-height-percent:0" o:ole="">
            <v:imagedata r:id="rId558" o:title=""/>
          </v:shape>
          <o:OLEObject Type="Embed" ProgID="Equation.DSMT4" ShapeID="_x0000_i1043" DrawAspect="Content" ObjectID="_1743528594" r:id="rId559"/>
        </w:object>
      </w:r>
      <w:r>
        <w:rPr>
          <w:rFonts w:hint="eastAsia"/>
        </w:rPr>
        <w:t>，并且令</w:t>
      </w:r>
      <w:r w:rsidR="00C6312D">
        <w:rPr>
          <w:noProof/>
          <w:position w:val="-30"/>
        </w:rPr>
        <w:object w:dxaOrig="2325" w:dyaOrig="740" w14:anchorId="2F282B55">
          <v:shape id="_x0000_i1042" type="#_x0000_t75" alt="" style="width:116.55pt;height:36.35pt;mso-width-percent:0;mso-height-percent:0;mso-width-percent:0;mso-height-percent:0" o:ole="">
            <v:imagedata r:id="rId560" o:title=""/>
          </v:shape>
          <o:OLEObject Type="Embed" ProgID="Equation.DSMT4" ShapeID="_x0000_i1042" DrawAspect="Content" ObjectID="_1743528595" r:id="rId561"/>
        </w:object>
      </w:r>
      <w:r>
        <w:rPr>
          <w:rFonts w:hint="eastAsia"/>
        </w:rPr>
        <w:t>随后可以推出：</w:t>
      </w:r>
    </w:p>
    <w:p w14:paraId="5276858F" w14:textId="2FAE3E80" w:rsidR="0071366A" w:rsidRDefault="00000000">
      <w:pPr>
        <w:pStyle w:val="MTDisplayEquation"/>
      </w:pPr>
      <w:r>
        <w:tab/>
      </w:r>
      <w:r w:rsidR="00C6312D">
        <w:rPr>
          <w:noProof/>
          <w:position w:val="-54"/>
        </w:rPr>
        <w:object w:dxaOrig="2100" w:dyaOrig="1126" w14:anchorId="647332FC">
          <v:shape id="_x0000_i1041" type="#_x0000_t75" alt="" style="width:104.65pt;height:56.4pt;mso-width-percent:0;mso-height-percent:0;mso-width-percent:0;mso-height-percent:0" o:ole="">
            <v:imagedata r:id="rId562" o:title=""/>
          </v:shape>
          <o:OLEObject Type="Embed" ProgID="Equation.DSMT4" ShapeID="_x0000_i1041" DrawAspect="Content" ObjectID="_1743528596" r:id="rId5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42</w:instrText>
        </w:r>
      </w:fldSimple>
      <w:r>
        <w:instrText>)</w:instrText>
      </w:r>
      <w:r>
        <w:fldChar w:fldCharType="end"/>
      </w:r>
    </w:p>
    <w:p w14:paraId="0406F1D2" w14:textId="77777777" w:rsidR="0071366A" w:rsidRDefault="00000000">
      <w:pPr>
        <w:ind w:firstLineChars="0" w:firstLine="0"/>
      </w:pPr>
      <w:r>
        <w:tab/>
      </w:r>
      <w:r>
        <w:rPr>
          <w:rFonts w:hint="eastAsia"/>
        </w:rPr>
        <w:t>类似的，可以推出：</w:t>
      </w:r>
    </w:p>
    <w:p w14:paraId="1977BEA6" w14:textId="640B8C13" w:rsidR="0071366A" w:rsidRDefault="00000000">
      <w:pPr>
        <w:pStyle w:val="MTDisplayEquation"/>
      </w:pPr>
      <w:r>
        <w:tab/>
      </w:r>
      <w:r w:rsidR="00C6312D">
        <w:rPr>
          <w:noProof/>
          <w:position w:val="-52"/>
        </w:rPr>
        <w:object w:dxaOrig="2100" w:dyaOrig="1078" w14:anchorId="2E26A8F5">
          <v:shape id="_x0000_i1040" type="#_x0000_t75" alt="" style="width:104.65pt;height:54.95pt;mso-width-percent:0;mso-height-percent:0;mso-width-percent:0;mso-height-percent:0" o:ole="">
            <v:imagedata r:id="rId564" o:title=""/>
          </v:shape>
          <o:OLEObject Type="Embed" ProgID="Equation.DSMT4" ShapeID="_x0000_i1040" DrawAspect="Content" ObjectID="_1743528597" r:id="rId5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43</w:instrText>
        </w:r>
      </w:fldSimple>
      <w:r>
        <w:instrText>)</w:instrText>
      </w:r>
      <w:r>
        <w:fldChar w:fldCharType="end"/>
      </w:r>
    </w:p>
    <w:p w14:paraId="5872A465" w14:textId="77777777" w:rsidR="0071366A" w:rsidRDefault="00000000">
      <w:pPr>
        <w:ind w:firstLineChars="0" w:firstLine="0"/>
      </w:pPr>
      <w:r>
        <w:rPr>
          <w:rFonts w:hint="eastAsia"/>
        </w:rPr>
        <w:lastRenderedPageBreak/>
        <w:t>其中，</w:t>
      </w:r>
      <w:r w:rsidR="00C6312D">
        <w:rPr>
          <w:noProof/>
          <w:position w:val="-30"/>
        </w:rPr>
        <w:object w:dxaOrig="1754" w:dyaOrig="676" w14:anchorId="2C2D9318">
          <v:shape id="_x0000_i1039" type="#_x0000_t75" alt="" style="width:87.6pt;height:34.15pt;mso-width-percent:0;mso-height-percent:0;mso-width-percent:0;mso-height-percent:0" o:ole="">
            <v:imagedata r:id="rId566" o:title=""/>
          </v:shape>
          <o:OLEObject Type="Embed" ProgID="Equation.DSMT4" ShapeID="_x0000_i1039" DrawAspect="Content" ObjectID="_1743528598" r:id="rId567"/>
        </w:object>
      </w:r>
      <w:r>
        <w:rPr>
          <w:rFonts w:hint="eastAsia"/>
        </w:rPr>
        <w:t>和</w:t>
      </w:r>
      <w:r w:rsidR="00C6312D">
        <w:rPr>
          <w:noProof/>
          <w:position w:val="-30"/>
        </w:rPr>
        <w:object w:dxaOrig="2341" w:dyaOrig="740" w14:anchorId="7E72B7C0">
          <v:shape id="_x0000_i1038" type="#_x0000_t75" alt="" style="width:118pt;height:36.35pt;mso-width-percent:0;mso-height-percent:0;mso-width-percent:0;mso-height-percent:0" o:ole="">
            <v:imagedata r:id="rId568" o:title=""/>
          </v:shape>
          <o:OLEObject Type="Embed" ProgID="Equation.DSMT4" ShapeID="_x0000_i1038" DrawAspect="Content" ObjectID="_1743528599" r:id="rId569"/>
        </w:object>
      </w:r>
      <w:r>
        <w:rPr>
          <w:rFonts w:hint="eastAsia"/>
        </w:rPr>
        <w:t>。</w:t>
      </w:r>
    </w:p>
    <w:p w14:paraId="7FD3CDD8" w14:textId="77777777" w:rsidR="0071366A" w:rsidRDefault="00000000">
      <w:pPr>
        <w:pStyle w:val="2"/>
        <w:spacing w:before="156" w:after="156"/>
      </w:pPr>
      <w:bookmarkStart w:id="1170" w:name="_Toc131864249"/>
      <w:bookmarkStart w:id="1171" w:name="_Ref131625072"/>
      <w:bookmarkStart w:id="1172" w:name="_Toc132900934"/>
      <w:bookmarkStart w:id="1173" w:name="_Toc132901081"/>
      <w:r>
        <w:rPr>
          <w:rFonts w:hint="eastAsia"/>
        </w:rPr>
        <w:t>B</w:t>
      </w:r>
      <w:r>
        <w:t xml:space="preserve">. </w:t>
      </w:r>
      <w:r>
        <w:rPr>
          <w:rFonts w:hint="eastAsia"/>
        </w:rPr>
        <w:t>等式</w:t>
      </w:r>
      <w:r w:rsidR="00C6312D">
        <w:rPr>
          <w:noProof/>
          <w:position w:val="-30"/>
        </w:rPr>
        <w:object w:dxaOrig="3105" w:dyaOrig="724" w14:anchorId="2FD0661F">
          <v:shape id="_x0000_i1037" type="#_x0000_t75" alt="" style="width:154.4pt;height:35.65pt;mso-width-percent:0;mso-height-percent:0;mso-width-percent:0;mso-height-percent:0" o:ole="">
            <v:imagedata r:id="rId372" o:title=""/>
          </v:shape>
          <o:OLEObject Type="Embed" ProgID="Equation.DSMT4" ShapeID="_x0000_i1037" DrawAspect="Content" ObjectID="_1743528600" r:id="rId570"/>
        </w:object>
      </w:r>
      <w:r>
        <w:rPr>
          <w:rFonts w:hint="eastAsia"/>
        </w:rPr>
        <w:t>和</w:t>
      </w:r>
      <w:r w:rsidR="00C6312D">
        <w:rPr>
          <w:noProof/>
          <w:position w:val="-32"/>
        </w:rPr>
        <w:object w:dxaOrig="4288" w:dyaOrig="901" w14:anchorId="5053F8AB">
          <v:shape id="_x0000_i1036" type="#_x0000_t75" alt="" style="width:214.5pt;height:46pt;mso-width-percent:0;mso-height-percent:0;mso-width-percent:0;mso-height-percent:0" o:ole="">
            <v:imagedata r:id="rId373" o:title=""/>
          </v:shape>
          <o:OLEObject Type="Embed" ProgID="Equation.DSMT4" ShapeID="_x0000_i1036" DrawAspect="Content" ObjectID="_1743528601" r:id="rId571"/>
        </w:object>
      </w:r>
      <w:r>
        <w:rPr>
          <w:rFonts w:hint="eastAsia"/>
        </w:rPr>
        <w:t>的推导</w:t>
      </w:r>
      <w:bookmarkEnd w:id="1170"/>
      <w:bookmarkEnd w:id="1171"/>
      <w:bookmarkEnd w:id="1172"/>
      <w:bookmarkEnd w:id="1173"/>
    </w:p>
    <w:p w14:paraId="1DCC29AA" w14:textId="77777777" w:rsidR="0071366A" w:rsidRDefault="00000000">
      <w:pPr>
        <w:ind w:firstLine="420"/>
      </w:pPr>
      <w:r>
        <w:rPr>
          <w:rFonts w:hint="eastAsia"/>
        </w:rPr>
        <w:t>从等式：</w:t>
      </w:r>
    </w:p>
    <w:p w14:paraId="3C67142F" w14:textId="0D2C1F02" w:rsidR="0071366A" w:rsidRDefault="00000000">
      <w:pPr>
        <w:pStyle w:val="MTDisplayEquation"/>
      </w:pPr>
      <w:r>
        <w:tab/>
      </w:r>
      <w:r w:rsidR="00C6312D">
        <w:rPr>
          <w:noProof/>
          <w:position w:val="-30"/>
        </w:rPr>
        <w:object w:dxaOrig="1963" w:dyaOrig="676" w14:anchorId="23C9318D">
          <v:shape id="_x0000_i1035" type="#_x0000_t75" alt="" style="width:98pt;height:34.15pt;mso-width-percent:0;mso-height-percent:0;mso-width-percent:0;mso-height-percent:0" o:ole="">
            <v:imagedata r:id="rId572" o:title=""/>
          </v:shape>
          <o:OLEObject Type="Embed" ProgID="Equation.DSMT4" ShapeID="_x0000_i1035" DrawAspect="Content" ObjectID="_1743528602" r:id="rId5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44</w:instrText>
        </w:r>
      </w:fldSimple>
      <w:r>
        <w:instrText>)</w:instrText>
      </w:r>
      <w:r>
        <w:fldChar w:fldCharType="end"/>
      </w:r>
    </w:p>
    <w:p w14:paraId="768E12C5" w14:textId="77777777" w:rsidR="0071366A" w:rsidRDefault="00000000">
      <w:pPr>
        <w:ind w:firstLineChars="0" w:firstLine="0"/>
      </w:pPr>
      <w:r>
        <w:rPr>
          <w:rFonts w:hint="eastAsia"/>
        </w:rPr>
        <w:t>可以推出：</w:t>
      </w:r>
    </w:p>
    <w:p w14:paraId="43730A60" w14:textId="417E0D35" w:rsidR="0071366A" w:rsidRDefault="00000000">
      <w:pPr>
        <w:pStyle w:val="MTDisplayEquation"/>
      </w:pPr>
      <w:r>
        <w:tab/>
      </w:r>
      <w:r w:rsidR="00C6312D">
        <w:rPr>
          <w:noProof/>
          <w:position w:val="-32"/>
        </w:rPr>
        <w:object w:dxaOrig="1858" w:dyaOrig="764" w14:anchorId="440C6142">
          <v:shape id="_x0000_i1034" type="#_x0000_t75" alt="" style="width:92.8pt;height:37.85pt;mso-width-percent:0;mso-height-percent:0;mso-width-percent:0;mso-height-percent:0" o:ole="">
            <v:imagedata r:id="rId574" o:title=""/>
          </v:shape>
          <o:OLEObject Type="Embed" ProgID="Equation.DSMT4" ShapeID="_x0000_i1034" DrawAspect="Content" ObjectID="_1743528603"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45</w:instrText>
        </w:r>
      </w:fldSimple>
      <w:r>
        <w:instrText>)</w:instrText>
      </w:r>
      <w:r>
        <w:fldChar w:fldCharType="end"/>
      </w:r>
    </w:p>
    <w:p w14:paraId="24685CB1" w14:textId="77777777" w:rsidR="0071366A" w:rsidRDefault="00000000">
      <w:pPr>
        <w:ind w:firstLineChars="0" w:firstLine="0"/>
      </w:pPr>
      <w:r>
        <w:rPr>
          <w:rFonts w:hint="eastAsia"/>
        </w:rPr>
        <w:t>将它代入</w:t>
      </w:r>
      <w:r w:rsidR="00C6312D">
        <w:rPr>
          <w:noProof/>
          <w:position w:val="-12"/>
        </w:rPr>
        <w:object w:dxaOrig="1947" w:dyaOrig="362" w14:anchorId="7DE9B16A">
          <v:shape id="_x0000_i1033" type="#_x0000_t75" alt="" style="width:96.5pt;height:17.05pt;mso-width-percent:0;mso-height-percent:0;mso-width-percent:0;mso-height-percent:0" o:ole="">
            <v:imagedata r:id="rId576" o:title=""/>
          </v:shape>
          <o:OLEObject Type="Embed" ProgID="Equation.DSMT4" ShapeID="_x0000_i1033" DrawAspect="Content" ObjectID="_1743528604" r:id="rId577"/>
        </w:object>
      </w:r>
      <w:r>
        <w:rPr>
          <w:rFonts w:hint="eastAsia"/>
        </w:rPr>
        <w:t>可以进一步推出：</w:t>
      </w:r>
    </w:p>
    <w:p w14:paraId="1F123D82" w14:textId="2408A521" w:rsidR="0071366A" w:rsidRDefault="00000000">
      <w:pPr>
        <w:pStyle w:val="MTDisplayEquation"/>
      </w:pPr>
      <w:r>
        <w:tab/>
      </w:r>
      <w:r w:rsidR="00C6312D">
        <w:rPr>
          <w:noProof/>
          <w:position w:val="-12"/>
        </w:rPr>
        <w:object w:dxaOrig="4038" w:dyaOrig="362" w14:anchorId="1C548953">
          <v:shape id="_x0000_i1032" type="#_x0000_t75" alt="" style="width:201.9pt;height:17.05pt;mso-width-percent:0;mso-height-percent:0;mso-width-percent:0;mso-height-percent:0" o:ole="">
            <v:imagedata r:id="rId578" o:title=""/>
          </v:shape>
          <o:OLEObject Type="Embed" ProgID="Equation.DSMT4" ShapeID="_x0000_i1032" DrawAspect="Content" ObjectID="_1743528605" r:id="rId5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46</w:instrText>
        </w:r>
      </w:fldSimple>
      <w:r>
        <w:instrText>)</w:instrText>
      </w:r>
      <w:r>
        <w:fldChar w:fldCharType="end"/>
      </w:r>
    </w:p>
    <w:p w14:paraId="24E45292" w14:textId="77777777" w:rsidR="0071366A" w:rsidRDefault="00000000">
      <w:pPr>
        <w:ind w:firstLineChars="0" w:firstLine="0"/>
      </w:pPr>
      <w:r>
        <w:rPr>
          <w:rFonts w:hint="eastAsia"/>
        </w:rPr>
        <w:t>并且由于</w:t>
      </w:r>
      <w:r w:rsidR="00C6312D">
        <w:rPr>
          <w:noProof/>
          <w:position w:val="-30"/>
        </w:rPr>
        <w:object w:dxaOrig="1400" w:dyaOrig="676" w14:anchorId="1F3D2461">
          <v:shape id="_x0000_i1031" type="#_x0000_t75" alt="" style="width:69.05pt;height:34.15pt;mso-width-percent:0;mso-height-percent:0;mso-width-percent:0;mso-height-percent:0" o:ole="">
            <v:imagedata r:id="rId580" o:title=""/>
          </v:shape>
          <o:OLEObject Type="Embed" ProgID="Equation.DSMT4" ShapeID="_x0000_i1031" DrawAspect="Content" ObjectID="_1743528606" r:id="rId581"/>
        </w:object>
      </w:r>
      <w:r>
        <w:rPr>
          <w:rFonts w:hint="eastAsia"/>
        </w:rPr>
        <w:t>还可以推出：</w:t>
      </w:r>
    </w:p>
    <w:p w14:paraId="573E519F" w14:textId="5A6BE7A3" w:rsidR="0071366A" w:rsidRDefault="00000000">
      <w:pPr>
        <w:pStyle w:val="MTDisplayEquation"/>
      </w:pPr>
      <w:r>
        <w:tab/>
      </w:r>
      <w:r w:rsidR="00C6312D">
        <w:rPr>
          <w:noProof/>
          <w:position w:val="-68"/>
        </w:rPr>
        <w:object w:dxaOrig="3507" w:dyaOrig="1480" w14:anchorId="52A4227F">
          <v:shape id="_x0000_i1030" type="#_x0000_t75" alt="" style="width:175.2pt;height:74.25pt;mso-width-percent:0;mso-height-percent:0;mso-width-percent:0;mso-height-percent:0" o:ole="">
            <v:imagedata r:id="rId582" o:title=""/>
          </v:shape>
          <o:OLEObject Type="Embed" ProgID="Equation.DSMT4" ShapeID="_x0000_i1030" DrawAspect="Content" ObjectID="_1743528607" r:id="rId5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47</w:instrText>
        </w:r>
      </w:fldSimple>
      <w:r>
        <w:instrText>)</w:instrText>
      </w:r>
      <w:r>
        <w:fldChar w:fldCharType="end"/>
      </w:r>
    </w:p>
    <w:p w14:paraId="51C21F9F" w14:textId="77777777" w:rsidR="0071366A" w:rsidRDefault="00000000">
      <w:pPr>
        <w:ind w:firstLineChars="0" w:firstLine="0"/>
      </w:pPr>
      <w:r>
        <w:tab/>
      </w:r>
      <w:r>
        <w:rPr>
          <w:rFonts w:hint="eastAsia"/>
        </w:rPr>
        <w:t>类似的，从连等式</w:t>
      </w:r>
      <w:r w:rsidR="00C6312D">
        <w:rPr>
          <w:noProof/>
          <w:position w:val="-30"/>
        </w:rPr>
        <w:object w:dxaOrig="3733" w:dyaOrig="740" w14:anchorId="29B041B5">
          <v:shape id="_x0000_i1029" type="#_x0000_t75" alt="" style="width:185.55pt;height:36.35pt;mso-width-percent:0;mso-height-percent:0;mso-width-percent:0;mso-height-percent:0" o:ole="">
            <v:imagedata r:id="rId584" o:title=""/>
          </v:shape>
          <o:OLEObject Type="Embed" ProgID="Equation.DSMT4" ShapeID="_x0000_i1029" DrawAspect="Content" ObjectID="_1743528608" r:id="rId585"/>
        </w:object>
      </w:r>
      <w:r>
        <w:rPr>
          <w:rFonts w:hint="eastAsia"/>
        </w:rPr>
        <w:t>，和</w:t>
      </w:r>
      <w:r w:rsidR="00C6312D">
        <w:rPr>
          <w:noProof/>
          <w:position w:val="-32"/>
        </w:rPr>
        <w:object w:dxaOrig="1400" w:dyaOrig="700" w14:anchorId="70FC9F1D">
          <v:shape id="_x0000_i1028" type="#_x0000_t75" alt="" style="width:69.05pt;height:35.65pt;mso-width-percent:0;mso-height-percent:0;mso-width-percent:0;mso-height-percent:0" o:ole="">
            <v:imagedata r:id="rId586" o:title=""/>
          </v:shape>
          <o:OLEObject Type="Embed" ProgID="Equation.DSMT4" ShapeID="_x0000_i1028" DrawAspect="Content" ObjectID="_1743528609" r:id="rId587"/>
        </w:object>
      </w:r>
      <w:r>
        <w:rPr>
          <w:rFonts w:hint="eastAsia"/>
        </w:rPr>
        <w:t>，</w:t>
      </w:r>
      <w:r w:rsidR="00C6312D">
        <w:rPr>
          <w:noProof/>
          <w:position w:val="-30"/>
        </w:rPr>
        <w:object w:dxaOrig="1400" w:dyaOrig="676" w14:anchorId="4F498CB5">
          <v:shape id="_x0000_i1027" type="#_x0000_t75" alt="" style="width:69.05pt;height:34.15pt;mso-width-percent:0;mso-height-percent:0;mso-width-percent:0;mso-height-percent:0" o:ole="">
            <v:imagedata r:id="rId588" o:title=""/>
          </v:shape>
          <o:OLEObject Type="Embed" ProgID="Equation.DSMT4" ShapeID="_x0000_i1027" DrawAspect="Content" ObjectID="_1743528610" r:id="rId589"/>
        </w:object>
      </w:r>
      <w:r>
        <w:rPr>
          <w:rFonts w:hint="eastAsia"/>
        </w:rPr>
        <w:t>，可以推出两个等式：</w:t>
      </w:r>
    </w:p>
    <w:p w14:paraId="5AF741E4" w14:textId="4236D682" w:rsidR="0071366A" w:rsidRDefault="00000000">
      <w:pPr>
        <w:pStyle w:val="MTDisplayEquation"/>
      </w:pPr>
      <w:r>
        <w:tab/>
      </w:r>
      <w:r w:rsidR="00C6312D">
        <w:rPr>
          <w:noProof/>
          <w:position w:val="-32"/>
        </w:rPr>
        <w:object w:dxaOrig="3121" w:dyaOrig="901" w14:anchorId="5A2A280A">
          <v:shape id="_x0000_i1026" type="#_x0000_t75" alt="" style="width:155.9pt;height:46pt;mso-width-percent:0;mso-height-percent:0;mso-width-percent:0;mso-height-percent:0" o:ole="">
            <v:imagedata r:id="rId590" o:title=""/>
          </v:shape>
          <o:OLEObject Type="Embed" ProgID="Equation.DSMT4" ShapeID="_x0000_i1026" DrawAspect="Content" ObjectID="_1743528611" r:id="rId5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48</w:instrText>
        </w:r>
      </w:fldSimple>
      <w:r>
        <w:instrText>)</w:instrText>
      </w:r>
      <w:r>
        <w:fldChar w:fldCharType="end"/>
      </w:r>
    </w:p>
    <w:p w14:paraId="18DD419C" w14:textId="0F003802" w:rsidR="0071366A" w:rsidRDefault="00000000">
      <w:pPr>
        <w:pStyle w:val="MTDisplayEquation"/>
      </w:pPr>
      <w:r>
        <w:tab/>
      </w:r>
      <w:r w:rsidR="00C6312D">
        <w:rPr>
          <w:noProof/>
          <w:position w:val="-30"/>
        </w:rPr>
        <w:object w:dxaOrig="3121" w:dyaOrig="861" w14:anchorId="1068EAAC">
          <v:shape id="_x0000_i1025" type="#_x0000_t75" alt="" style="width:155.9pt;height:43.05pt;mso-width-percent:0;mso-height-percent:0;mso-width-percent:0;mso-height-percent:0" o:ole="">
            <v:imagedata r:id="rId592" o:title=""/>
          </v:shape>
          <o:OLEObject Type="Embed" ProgID="Equation.DSMT4" ShapeID="_x0000_i1025" DrawAspect="Content" ObjectID="_1743528612" r:id="rId5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ED5BD2">
          <w:rPr>
            <w:noProof/>
          </w:rPr>
          <w:instrText>49</w:instrText>
        </w:r>
      </w:fldSimple>
      <w:r>
        <w:instrText>)</w:instrText>
      </w:r>
      <w:r>
        <w:fldChar w:fldCharType="end"/>
      </w:r>
    </w:p>
    <w:p w14:paraId="4655C908" w14:textId="77777777" w:rsidR="0071366A" w:rsidRDefault="00000000">
      <w:pPr>
        <w:ind w:firstLineChars="95" w:firstLine="199"/>
      </w:pPr>
      <w:r>
        <w:br w:type="page"/>
      </w:r>
    </w:p>
    <w:p w14:paraId="640E024F" w14:textId="77777777" w:rsidR="0071366A" w:rsidRDefault="00000000">
      <w:pPr>
        <w:pStyle w:val="1"/>
        <w:spacing w:before="156" w:after="156"/>
      </w:pPr>
      <w:bookmarkStart w:id="1174" w:name="_Toc38988562"/>
      <w:bookmarkStart w:id="1175" w:name="_Toc103082036"/>
      <w:bookmarkStart w:id="1176" w:name="_Toc132901082"/>
      <w:r>
        <w:rPr>
          <w:rFonts w:hint="eastAsia"/>
        </w:rPr>
        <w:lastRenderedPageBreak/>
        <w:t>参考文献</w:t>
      </w:r>
      <w:bookmarkEnd w:id="1174"/>
      <w:bookmarkEnd w:id="1175"/>
      <w:bookmarkEnd w:id="1176"/>
    </w:p>
    <w:p w14:paraId="087B78B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77" w:name="_Ref131257072"/>
      <w:commentRangeStart w:id="1178"/>
      <w:commentRangeEnd w:id="1178"/>
      <w:r>
        <w:commentReference w:id="1178"/>
      </w:r>
      <w:r>
        <w:rPr>
          <w:rFonts w:cs="Times New Roman"/>
          <w:color w:val="000000"/>
          <w:kern w:val="0"/>
          <w:sz w:val="18"/>
          <w:szCs w:val="18"/>
        </w:rPr>
        <w:t xml:space="preserve">A. Yelashetty, N. Gupta, D. Dhirhe, and U. Gopinathan, “Linear canonical transform as a tool to analyze coherence properties of electromagnetic beams propagating in a quadratic phase system,” </w:t>
      </w:r>
      <w:r>
        <w:rPr>
          <w:rFonts w:cs="Times New Roman"/>
          <w:i/>
          <w:iCs/>
          <w:color w:val="000000"/>
          <w:kern w:val="0"/>
          <w:sz w:val="18"/>
          <w:szCs w:val="18"/>
        </w:rPr>
        <w:t xml:space="preserve">J. Opt. Soc. Am. </w:t>
      </w:r>
      <w:proofErr w:type="gramStart"/>
      <w:r>
        <w:rPr>
          <w:rFonts w:cs="Times New Roman"/>
          <w:i/>
          <w:iCs/>
          <w:color w:val="000000"/>
          <w:kern w:val="0"/>
          <w:sz w:val="18"/>
          <w:szCs w:val="18"/>
        </w:rPr>
        <w:t>A</w:t>
      </w:r>
      <w:r>
        <w:rPr>
          <w:rFonts w:cs="Times New Roman"/>
          <w:color w:val="000000"/>
          <w:kern w:val="0"/>
          <w:sz w:val="18"/>
          <w:szCs w:val="18"/>
        </w:rPr>
        <w:t>,</w:t>
      </w:r>
      <w:proofErr w:type="gramEnd"/>
      <w:r>
        <w:rPr>
          <w:rFonts w:cs="Times New Roman"/>
          <w:color w:val="000000"/>
          <w:kern w:val="0"/>
          <w:sz w:val="18"/>
          <w:szCs w:val="18"/>
        </w:rPr>
        <w:t xml:space="preserve"> vol. 37, no. 8, pp. 1350--1360, Aug. 2020.</w:t>
      </w:r>
      <w:bookmarkEnd w:id="1177"/>
    </w:p>
    <w:p w14:paraId="3555429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79"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179"/>
    </w:p>
    <w:p w14:paraId="22E7569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0"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180"/>
    </w:p>
    <w:p w14:paraId="1FF2D01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1" w:name="_Ref131257158"/>
      <w:r>
        <w:rPr>
          <w:rFonts w:cs="Times New Roman"/>
          <w:color w:val="000000"/>
          <w:kern w:val="0"/>
          <w:sz w:val="18"/>
          <w:szCs w:val="18"/>
        </w:rPr>
        <w:t xml:space="preserve">R. N. Bracewell, </w:t>
      </w:r>
      <w:r>
        <w:rPr>
          <w:rFonts w:cs="Times New Roman"/>
          <w:i/>
          <w:iCs/>
          <w:color w:val="000000"/>
          <w:kern w:val="0"/>
          <w:sz w:val="18"/>
          <w:szCs w:val="18"/>
        </w:rPr>
        <w:t>The Fourier Transform and Its Applications.</w:t>
      </w:r>
      <w:r>
        <w:rPr>
          <w:rFonts w:cs="Times New Roman"/>
          <w:color w:val="000000"/>
          <w:kern w:val="0"/>
          <w:sz w:val="18"/>
          <w:szCs w:val="18"/>
        </w:rPr>
        <w:t>Boston, MA, USA: McGraw-Hill, 2000.</w:t>
      </w:r>
      <w:bookmarkEnd w:id="1181"/>
    </w:p>
    <w:p w14:paraId="4126541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2" w:name="_Ref131257167"/>
      <w:r>
        <w:rPr>
          <w:rFonts w:cs="Times New Roman"/>
          <w:color w:val="000000"/>
          <w:kern w:val="0"/>
          <w:sz w:val="18"/>
          <w:szCs w:val="18"/>
        </w:rPr>
        <w:t xml:space="preserve">H. M. Ozaktas, M. A. Kutay, and Z. Zalevsky, </w:t>
      </w:r>
      <w:r>
        <w:rPr>
          <w:rFonts w:cs="Times New Roman"/>
          <w:i/>
          <w:iCs/>
          <w:color w:val="000000"/>
          <w:kern w:val="0"/>
          <w:sz w:val="18"/>
          <w:szCs w:val="18"/>
        </w:rPr>
        <w:t xml:space="preserve">The Fractional Fourier Transform </w:t>
      </w:r>
      <w:proofErr w:type="gramStart"/>
      <w:r>
        <w:rPr>
          <w:rFonts w:cs="Times New Roman"/>
          <w:i/>
          <w:iCs/>
          <w:color w:val="000000"/>
          <w:kern w:val="0"/>
          <w:sz w:val="18"/>
          <w:szCs w:val="18"/>
        </w:rPr>
        <w:t>With</w:t>
      </w:r>
      <w:proofErr w:type="gramEnd"/>
      <w:r>
        <w:rPr>
          <w:rFonts w:cs="Times New Roman"/>
          <w:i/>
          <w:iCs/>
          <w:color w:val="000000"/>
          <w:kern w:val="0"/>
          <w:sz w:val="18"/>
          <w:szCs w:val="18"/>
        </w:rPr>
        <w:t xml:space="preserve"> Applications in Optics and Signal Processing.</w:t>
      </w:r>
      <w:r>
        <w:rPr>
          <w:rFonts w:cs="Times New Roman"/>
          <w:color w:val="000000"/>
          <w:kern w:val="0"/>
          <w:sz w:val="18"/>
          <w:szCs w:val="18"/>
        </w:rPr>
        <w:t xml:space="preserve"> New York, NY, USA: Wiley, 2001.</w:t>
      </w:r>
      <w:bookmarkEnd w:id="1182"/>
    </w:p>
    <w:p w14:paraId="76746CE9"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Tisinghua Univ. Press, 2009.</w:t>
      </w:r>
    </w:p>
    <w:p w14:paraId="6B832B31"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IEEE J. Sel. Topics Appl. Earth Observ. Remote Sens.</w:t>
      </w:r>
      <w:r>
        <w:rPr>
          <w:rFonts w:cs="Times New Roman"/>
          <w:color w:val="000000"/>
          <w:kern w:val="0"/>
          <w:sz w:val="18"/>
          <w:szCs w:val="18"/>
        </w:rPr>
        <w:t>, vol. 14, pp. 5818--5830, May 2021.</w:t>
      </w:r>
    </w:p>
    <w:p w14:paraId="485A1FD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3"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183"/>
    </w:p>
    <w:p w14:paraId="4484FB5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4" w:name="_Ref131257181"/>
      <w:r>
        <w:rPr>
          <w:rFonts w:cs="Times New Roman"/>
          <w:color w:val="000000"/>
          <w:kern w:val="0"/>
          <w:sz w:val="18"/>
          <w:szCs w:val="18"/>
        </w:rPr>
        <w:t xml:space="preserve">H. Oberst, D. Kouznetsov,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184"/>
    </w:p>
    <w:p w14:paraId="3CABDA5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5"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185"/>
    </w:p>
    <w:p w14:paraId="27E4980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6" w:name="_Ref131257449"/>
      <w:r>
        <w:rPr>
          <w:rFonts w:cs="Times New Roman"/>
          <w:color w:val="000000"/>
          <w:kern w:val="0"/>
          <w:sz w:val="18"/>
          <w:szCs w:val="18"/>
        </w:rPr>
        <w:t xml:space="preserve">K. Imre and E. Ozizmir,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186"/>
    </w:p>
    <w:p w14:paraId="07A9C6A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7" w:name="_Ref131257484"/>
      <w:r>
        <w:rPr>
          <w:rFonts w:cs="Times New Roman"/>
          <w:color w:val="000000"/>
          <w:kern w:val="0"/>
          <w:sz w:val="18"/>
          <w:szCs w:val="18"/>
        </w:rPr>
        <w:t xml:space="preserve">B. Boashash, “Note on the use of the Wigner distribution for time-frequency signal analysis,” </w:t>
      </w:r>
      <w:r>
        <w:rPr>
          <w:rFonts w:cs="Times New Roman"/>
          <w:i/>
          <w:iCs/>
          <w:color w:val="000000"/>
          <w:kern w:val="0"/>
          <w:sz w:val="18"/>
          <w:szCs w:val="18"/>
        </w:rPr>
        <w:t>IEEE Trans. Acoust. Speech Signal Process.</w:t>
      </w:r>
      <w:r>
        <w:rPr>
          <w:rFonts w:cs="Times New Roman"/>
          <w:color w:val="000000"/>
          <w:kern w:val="0"/>
          <w:sz w:val="18"/>
          <w:szCs w:val="18"/>
        </w:rPr>
        <w:t>, vol. 36, no. 9, pp. 1518--1521, Sep. 1988.</w:t>
      </w:r>
      <w:bookmarkEnd w:id="1187"/>
    </w:p>
    <w:p w14:paraId="173784C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8" w:name="_Ref131257573"/>
      <w:r>
        <w:rPr>
          <w:rFonts w:cs="Times New Roman"/>
          <w:color w:val="000000"/>
          <w:kern w:val="0"/>
          <w:sz w:val="18"/>
          <w:szCs w:val="18"/>
        </w:rPr>
        <w:t xml:space="preserve">P. Goncalves and R. G. Baraniuk,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188"/>
    </w:p>
    <w:p w14:paraId="47EEC84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89" w:name="_Ref131257581"/>
      <w:r>
        <w:rPr>
          <w:rFonts w:cs="Times New Roman"/>
          <w:color w:val="000000"/>
          <w:kern w:val="0"/>
          <w:sz w:val="18"/>
          <w:szCs w:val="18"/>
        </w:rPr>
        <w:t xml:space="preserve">W. Martin and P. Flandrin, “Wigner-Ville spectral analysis of nonstationary processes,” </w:t>
      </w:r>
      <w:r>
        <w:rPr>
          <w:rFonts w:cs="Times New Roman"/>
          <w:i/>
          <w:iCs/>
          <w:color w:val="000000"/>
          <w:kern w:val="0"/>
          <w:sz w:val="18"/>
          <w:szCs w:val="18"/>
        </w:rPr>
        <w:t>IEEE Trans. Acoust. Speech Signal Process.</w:t>
      </w:r>
      <w:r>
        <w:rPr>
          <w:rFonts w:cs="Times New Roman"/>
          <w:color w:val="000000"/>
          <w:kern w:val="0"/>
          <w:sz w:val="18"/>
          <w:szCs w:val="18"/>
        </w:rPr>
        <w:t>, vol. 33, no. 6, pp. 1461--1470, Dec. 1985.</w:t>
      </w:r>
      <w:bookmarkEnd w:id="1189"/>
    </w:p>
    <w:p w14:paraId="2E850AE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0"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190"/>
    </w:p>
    <w:p w14:paraId="4101117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1"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191"/>
    </w:p>
    <w:p w14:paraId="61080D9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Boashash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IEEE Trans. Acoust. Speech Signal Process.</w:t>
      </w:r>
      <w:r>
        <w:rPr>
          <w:rFonts w:cs="Times New Roman"/>
          <w:color w:val="000000"/>
          <w:kern w:val="0"/>
          <w:sz w:val="18"/>
          <w:szCs w:val="18"/>
        </w:rPr>
        <w:t>, vol. 37, no. 6, pp. 862--871, Jun. 1989.</w:t>
      </w:r>
    </w:p>
    <w:p w14:paraId="19B70AB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2" w:name="_Ref131257711"/>
      <w:r>
        <w:rPr>
          <w:rFonts w:cs="Times New Roman"/>
          <w:color w:val="000000"/>
          <w:kern w:val="0"/>
          <w:sz w:val="18"/>
          <w:szCs w:val="18"/>
        </w:rPr>
        <w:t xml:space="preserve">Z. C. Zhang, X. Jiang, S. Z. Qiang, A. Sun, Z. Y. Liang, X. Y. Shi, and A. Y. Wu, “Scaled Wigner distribution using fractional instantaneous autocorrelation,” </w:t>
      </w:r>
      <w:r>
        <w:rPr>
          <w:rFonts w:cs="Times New Roman"/>
          <w:i/>
          <w:iCs/>
          <w:color w:val="000000"/>
          <w:kern w:val="0"/>
          <w:sz w:val="18"/>
          <w:szCs w:val="18"/>
        </w:rPr>
        <w:t>Optik</w:t>
      </w:r>
      <w:r>
        <w:rPr>
          <w:rFonts w:cs="Times New Roman"/>
          <w:color w:val="000000"/>
          <w:kern w:val="0"/>
          <w:sz w:val="18"/>
          <w:szCs w:val="18"/>
        </w:rPr>
        <w:t>, vol. 237, Article No. 166691, Jul. 2021.</w:t>
      </w:r>
      <w:bookmarkEnd w:id="1192"/>
    </w:p>
    <w:p w14:paraId="1E23ADF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3" w:name="_Ref131257825"/>
      <w:r>
        <w:rPr>
          <w:rFonts w:cs="Times New Roman"/>
          <w:color w:val="000000"/>
          <w:kern w:val="0"/>
          <w:sz w:val="18"/>
          <w:szCs w:val="18"/>
        </w:rPr>
        <w:t xml:space="preserve">T. Thayaparan, J. Marchioni, A. Kelsall, and R. Riddolls, “Improved frequency monitoring system for sky-wave over-the-horizon radar in Canada,” </w:t>
      </w:r>
      <w:r>
        <w:rPr>
          <w:rFonts w:cs="Times New Roman"/>
          <w:i/>
          <w:iCs/>
          <w:color w:val="000000"/>
          <w:kern w:val="0"/>
          <w:sz w:val="18"/>
          <w:szCs w:val="18"/>
        </w:rPr>
        <w:t>IEEE Geosci. Remote. Sens. Lett.</w:t>
      </w:r>
      <w:r>
        <w:rPr>
          <w:rFonts w:cs="Times New Roman"/>
          <w:color w:val="000000"/>
          <w:kern w:val="0"/>
          <w:sz w:val="18"/>
          <w:szCs w:val="18"/>
        </w:rPr>
        <w:t>, vol. 17, no. 4, pp. 606--610, Apr. 2020.</w:t>
      </w:r>
      <w:bookmarkEnd w:id="1193"/>
    </w:p>
    <w:p w14:paraId="59D64E4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4" w:name="_Ref131257850"/>
      <w:r>
        <w:rPr>
          <w:rFonts w:cs="Times New Roman"/>
          <w:color w:val="000000"/>
          <w:kern w:val="0"/>
          <w:sz w:val="18"/>
          <w:szCs w:val="18"/>
        </w:rPr>
        <w:t xml:space="preserve">F. B. Duan, F. Chapeau-Blondeau,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194"/>
    </w:p>
    <w:p w14:paraId="0D86AAD4"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5"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195"/>
    </w:p>
    <w:p w14:paraId="02544C1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6"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196"/>
    </w:p>
    <w:p w14:paraId="2DCAB41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7"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197"/>
    </w:p>
    <w:p w14:paraId="546C86C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8"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198"/>
    </w:p>
    <w:p w14:paraId="627BCD72"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199"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199"/>
    </w:p>
    <w:p w14:paraId="428574F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0"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200"/>
    </w:p>
    <w:p w14:paraId="14E6014D"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1" w:name="_Ref131258504"/>
      <w:r>
        <w:rPr>
          <w:rFonts w:cs="Times New Roman"/>
          <w:color w:val="000000"/>
          <w:kern w:val="0"/>
          <w:sz w:val="18"/>
          <w:szCs w:val="18"/>
        </w:rPr>
        <w:t xml:space="preserve">Z. C. Zhang, S. Z. Qiang, X. Jiang, P. Y. Han, X. Y. Shi, and A. Y. Wu, “Linear canonical Wigner distribution of noisy LFM signals via variance-SNR based inequalities system analysis,” </w:t>
      </w:r>
      <w:r>
        <w:rPr>
          <w:rFonts w:cs="Times New Roman"/>
          <w:i/>
          <w:iCs/>
          <w:color w:val="000000"/>
          <w:kern w:val="0"/>
          <w:sz w:val="18"/>
          <w:szCs w:val="18"/>
        </w:rPr>
        <w:t>Optik</w:t>
      </w:r>
      <w:r>
        <w:rPr>
          <w:rFonts w:cs="Times New Roman"/>
          <w:color w:val="000000"/>
          <w:kern w:val="0"/>
          <w:sz w:val="18"/>
          <w:szCs w:val="18"/>
        </w:rPr>
        <w:t>, vol. 237, Art. No. 166712, Jul. 2021.</w:t>
      </w:r>
      <w:bookmarkEnd w:id="1201"/>
    </w:p>
    <w:p w14:paraId="56CCB652"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2"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202"/>
    </w:p>
    <w:p w14:paraId="067B4F5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3" w:name="_Ref131258552"/>
      <w:r>
        <w:rPr>
          <w:rFonts w:cs="Times New Roman"/>
          <w:color w:val="000000"/>
          <w:kern w:val="0"/>
          <w:sz w:val="18"/>
          <w:szCs w:val="18"/>
        </w:rPr>
        <w:lastRenderedPageBreak/>
        <w:t xml:space="preserve">Z. C. Zhang, D. Li, Y. J. Chen, and J. W. Zhang, “Linear canonical Wigner distribution of noisy LFM signals via multiobjective optimization analysis involving variance-SNR,” </w:t>
      </w:r>
      <w:r>
        <w:rPr>
          <w:rFonts w:cs="Times New Roman"/>
          <w:i/>
          <w:iCs/>
          <w:color w:val="000000"/>
          <w:kern w:val="0"/>
          <w:sz w:val="18"/>
          <w:szCs w:val="18"/>
        </w:rPr>
        <w:t>IEEE Commun. Lett.</w:t>
      </w:r>
      <w:r>
        <w:rPr>
          <w:rFonts w:cs="Times New Roman"/>
          <w:color w:val="000000"/>
          <w:kern w:val="0"/>
          <w:sz w:val="18"/>
          <w:szCs w:val="18"/>
        </w:rPr>
        <w:t>, vol. 25, no. 2, pp. 546--550, Feb. 2021.</w:t>
      </w:r>
      <w:bookmarkEnd w:id="1203"/>
    </w:p>
    <w:p w14:paraId="439F977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4" w:name="_Ref131258604"/>
      <w:r>
        <w:rPr>
          <w:rFonts w:cs="Times New Roman"/>
          <w:color w:val="000000"/>
          <w:kern w:val="0"/>
          <w:sz w:val="18"/>
          <w:szCs w:val="18"/>
        </w:rPr>
        <w:t xml:space="preserve">D. M. J. Cowell and S. Freear, “Separation of overlapping linear frequency modulated (LFM) signals using the fractional fourier transform,” </w:t>
      </w:r>
      <w:r>
        <w:rPr>
          <w:rFonts w:cs="Times New Roman"/>
          <w:i/>
          <w:iCs/>
          <w:color w:val="000000"/>
          <w:kern w:val="0"/>
          <w:sz w:val="18"/>
          <w:szCs w:val="18"/>
        </w:rPr>
        <w:t>IEEE Trans. Ultrason. Ferroelectr. Freq. Control</w:t>
      </w:r>
      <w:r>
        <w:rPr>
          <w:rFonts w:cs="Times New Roman"/>
          <w:color w:val="000000"/>
          <w:kern w:val="0"/>
          <w:sz w:val="18"/>
          <w:szCs w:val="18"/>
        </w:rPr>
        <w:t>, vol. 57, no. 10, pp. 2324--2333, Oct. 2020.</w:t>
      </w:r>
      <w:bookmarkEnd w:id="1204"/>
    </w:p>
    <w:p w14:paraId="5C83A346"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Belz, and B. Farhang-Boroujeny, “Performance analysis of matched filter bank for detection of linear frequency modulated chirp signals,” </w:t>
      </w:r>
      <w:r>
        <w:rPr>
          <w:rFonts w:cs="Times New Roman"/>
          <w:i/>
          <w:iCs/>
          <w:color w:val="000000"/>
          <w:kern w:val="0"/>
          <w:sz w:val="18"/>
          <w:szCs w:val="18"/>
        </w:rPr>
        <w:t>IEEE Trans. Aerosp. Electron. Syst.</w:t>
      </w:r>
      <w:r>
        <w:rPr>
          <w:rFonts w:cs="Times New Roman"/>
          <w:color w:val="000000"/>
          <w:kern w:val="0"/>
          <w:sz w:val="18"/>
          <w:szCs w:val="18"/>
        </w:rPr>
        <w:t>, vol. 53, no. 1, pp. 41--54, Feb. 2017.</w:t>
      </w:r>
    </w:p>
    <w:p w14:paraId="411BA0D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5"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205"/>
    </w:p>
    <w:p w14:paraId="5BF69EA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6" w:name="_Ref131258643"/>
      <w:r>
        <w:rPr>
          <w:rFonts w:cs="Times New Roman"/>
          <w:color w:val="000000"/>
          <w:kern w:val="0"/>
          <w:sz w:val="18"/>
          <w:szCs w:val="18"/>
        </w:rPr>
        <w:t>X. Y. Shi, A. Y. Wu, Y. Sun, S. Z. Qiang, X. Jiang, P. Y. Han, Y. J. Chen, and Z. C. Zhang, “Unique parameters selection strategy of linear canonical Wigner distribution via multiobjective optimization modeling,” Submitted.</w:t>
      </w:r>
      <w:bookmarkEnd w:id="1206"/>
    </w:p>
    <w:p w14:paraId="1F31C6F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7" w:name="_Ref131258677"/>
      <w:r>
        <w:rPr>
          <w:rFonts w:cs="Times New Roman"/>
          <w:color w:val="000000"/>
          <w:kern w:val="0"/>
          <w:sz w:val="18"/>
          <w:szCs w:val="18"/>
        </w:rPr>
        <w:t>Y. Wu, X. Y. Shi, Y. Sun, X. Jiang, S. Z. Qiang, P. Y. Han, and Z. C. Zhang, “A computationally efficient optimal Wigner distribution in LCT domains for detecting noisy LFM signals,” Submitted.</w:t>
      </w:r>
      <w:bookmarkEnd w:id="1207"/>
    </w:p>
    <w:p w14:paraId="53A99D3C"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8" w:name="_Ref131259070"/>
      <w:r>
        <w:rPr>
          <w:rFonts w:cs="Times New Roman"/>
          <w:color w:val="000000"/>
          <w:kern w:val="0"/>
          <w:sz w:val="18"/>
          <w:szCs w:val="18"/>
        </w:rPr>
        <w:t xml:space="preserve">D. P. Bertsekas,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208"/>
    </w:p>
    <w:p w14:paraId="2D01DB8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09"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209"/>
    </w:p>
    <w:p w14:paraId="3B5027AE"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Moshinsky and C. Quesne,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Kutay, H. M. Ozaktas,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0" w:name="_Ref131261686"/>
      <w:r>
        <w:rPr>
          <w:rFonts w:cs="Times New Roman"/>
          <w:color w:val="000000"/>
          <w:kern w:val="0"/>
          <w:sz w:val="18"/>
          <w:szCs w:val="18"/>
        </w:rPr>
        <w:t xml:space="preserve">T. Z. Xu and B. Z. Li, </w:t>
      </w:r>
      <w:r>
        <w:rPr>
          <w:rFonts w:cs="Times New Roman"/>
          <w:i/>
          <w:iCs/>
          <w:color w:val="000000"/>
          <w:kern w:val="0"/>
          <w:sz w:val="18"/>
          <w:szCs w:val="18"/>
        </w:rPr>
        <w:t>Linear Canonical Transforms and its Applications.</w:t>
      </w:r>
      <w:r>
        <w:rPr>
          <w:rFonts w:cs="Times New Roman"/>
          <w:color w:val="000000"/>
          <w:kern w:val="0"/>
          <w:sz w:val="18"/>
          <w:szCs w:val="18"/>
        </w:rPr>
        <w:t xml:space="preserve"> Beijing, China: Science Press, 2013.</w:t>
      </w:r>
      <w:bookmarkEnd w:id="1210"/>
    </w:p>
    <w:p w14:paraId="0B6513A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1"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211"/>
    </w:p>
    <w:p w14:paraId="3FB0DA45"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w:t>
      </w:r>
      <w:proofErr w:type="gramStart"/>
      <w:r>
        <w:rPr>
          <w:rFonts w:cs="Times New Roman"/>
          <w:color w:val="000000"/>
          <w:kern w:val="0"/>
          <w:sz w:val="18"/>
          <w:szCs w:val="18"/>
        </w:rPr>
        <w:t>transform based</w:t>
      </w:r>
      <w:proofErr w:type="gramEnd"/>
      <w:r>
        <w:rPr>
          <w:rFonts w:cs="Times New Roman"/>
          <w:color w:val="000000"/>
          <w:kern w:val="0"/>
          <w:sz w:val="18"/>
          <w:szCs w:val="18"/>
        </w:rPr>
        <w:t xml:space="preserve">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Rassias,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2"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212"/>
    </w:p>
    <w:p w14:paraId="16C78247"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3" w:name="_Ref131604344"/>
      <w:r>
        <w:rPr>
          <w:rFonts w:cs="Times New Roman"/>
          <w:color w:val="000000"/>
          <w:kern w:val="0"/>
          <w:sz w:val="18"/>
          <w:szCs w:val="18"/>
        </w:rPr>
        <w:t xml:space="preserve">L. de Haan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Science+Business Media LLC, 2006.</w:t>
      </w:r>
      <w:bookmarkEnd w:id="1213"/>
    </w:p>
    <w:p w14:paraId="7EDD9A55"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4" w:name="_Ref131604998"/>
      <w:r>
        <w:rPr>
          <w:rFonts w:cs="Times New Roman"/>
          <w:color w:val="000000"/>
          <w:kern w:val="0"/>
          <w:sz w:val="18"/>
          <w:szCs w:val="18"/>
        </w:rPr>
        <w:t xml:space="preserve">T. Maka,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r>
        <w:rPr>
          <w:rFonts w:cs="Times New Roman"/>
          <w:i/>
          <w:iCs/>
          <w:color w:val="000000"/>
          <w:kern w:val="0"/>
          <w:sz w:val="18"/>
          <w:szCs w:val="18"/>
        </w:rPr>
        <w:t>Multimed. Tools Appl.</w:t>
      </w:r>
      <w:r>
        <w:rPr>
          <w:rFonts w:cs="Times New Roman"/>
          <w:color w:val="000000"/>
          <w:kern w:val="0"/>
          <w:sz w:val="18"/>
          <w:szCs w:val="18"/>
        </w:rPr>
        <w:t>, vol. 79, pp. 19329--19348, Jul. 2020.</w:t>
      </w:r>
      <w:bookmarkEnd w:id="1214"/>
    </w:p>
    <w:p w14:paraId="1676A618"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5" w:name="_Ref131605691"/>
      <w:r>
        <w:rPr>
          <w:rFonts w:cs="Times New Roman"/>
          <w:color w:val="000000"/>
          <w:kern w:val="0"/>
          <w:sz w:val="18"/>
          <w:szCs w:val="18"/>
        </w:rPr>
        <w:t xml:space="preserve">Y. W. Leung and Y. P. Wang, “Multiobjective programming using uniform design and genetic algorithm,” </w:t>
      </w:r>
      <w:r>
        <w:rPr>
          <w:rFonts w:cs="Times New Roman"/>
          <w:i/>
          <w:iCs/>
          <w:color w:val="000000"/>
          <w:kern w:val="0"/>
          <w:sz w:val="18"/>
          <w:szCs w:val="18"/>
        </w:rPr>
        <w:t>IEEE Trans. Syst. Man Cybern. C</w:t>
      </w:r>
      <w:r>
        <w:rPr>
          <w:rFonts w:cs="Times New Roman"/>
          <w:color w:val="000000"/>
          <w:kern w:val="0"/>
          <w:sz w:val="18"/>
          <w:szCs w:val="18"/>
        </w:rPr>
        <w:t>, vol. 30, no. 3, pp. 293--304, Aug. 2000.</w:t>
      </w:r>
      <w:bookmarkEnd w:id="1215"/>
    </w:p>
    <w:p w14:paraId="60CE99E5"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6"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216"/>
    </w:p>
    <w:p w14:paraId="70F2C25A" w14:textId="77777777" w:rsidR="0071366A" w:rsidRDefault="00000000">
      <w:pPr>
        <w:pStyle w:val="af8"/>
        <w:widowControl/>
        <w:numPr>
          <w:ilvl w:val="0"/>
          <w:numId w:val="2"/>
        </w:numPr>
        <w:shd w:val="clear" w:color="auto" w:fill="FFFFFF"/>
        <w:wordWrap/>
        <w:ind w:firstLineChars="0"/>
        <w:jc w:val="left"/>
        <w:rPr>
          <w:rFonts w:cs="Times New Roman"/>
          <w:color w:val="000000"/>
          <w:kern w:val="0"/>
          <w:sz w:val="18"/>
          <w:szCs w:val="18"/>
        </w:rPr>
      </w:pPr>
      <w:bookmarkStart w:id="1217"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IEEE Trans. Geosci. Remote Sens.</w:t>
      </w:r>
      <w:r>
        <w:rPr>
          <w:rFonts w:cs="Times New Roman"/>
          <w:color w:val="000000"/>
          <w:kern w:val="0"/>
          <w:sz w:val="18"/>
          <w:szCs w:val="18"/>
        </w:rPr>
        <w:t>, vol. 53, no. 4, pp. 2225--2240, Apr. 2015.</w:t>
      </w:r>
      <w:bookmarkEnd w:id="1217"/>
    </w:p>
    <w:p w14:paraId="2C16E092" w14:textId="77777777" w:rsidR="0071366A" w:rsidRDefault="0071366A">
      <w:pPr>
        <w:widowControl/>
        <w:shd w:val="clear" w:color="auto" w:fill="FFFFFF"/>
        <w:wordWrap/>
        <w:spacing w:line="285" w:lineRule="atLeast"/>
        <w:ind w:firstLineChars="0" w:firstLine="420"/>
        <w:jc w:val="left"/>
        <w:rPr>
          <w:rFonts w:ascii="Consolas" w:hAnsi="Consolas" w:cs="宋体"/>
          <w:color w:val="000000"/>
          <w:kern w:val="0"/>
          <w:szCs w:val="21"/>
        </w:rPr>
      </w:pPr>
    </w:p>
    <w:p w14:paraId="04B20DD8" w14:textId="77777777" w:rsidR="0071366A" w:rsidRDefault="00000000">
      <w:pPr>
        <w:ind w:firstLineChars="0" w:firstLine="0"/>
        <w:rPr>
          <w:sz w:val="18"/>
        </w:rPr>
      </w:pPr>
      <w:r>
        <w:rPr>
          <w:sz w:val="18"/>
        </w:rPr>
        <w:br w:type="page"/>
      </w:r>
    </w:p>
    <w:p w14:paraId="3DC9D1EA" w14:textId="77777777" w:rsidR="0071366A" w:rsidRDefault="00000000">
      <w:pPr>
        <w:pStyle w:val="1"/>
        <w:spacing w:before="156" w:after="156"/>
        <w:jc w:val="center"/>
      </w:pPr>
      <w:bookmarkStart w:id="1218" w:name="_Toc103082037"/>
      <w:bookmarkStart w:id="1219" w:name="_Toc38988563"/>
      <w:bookmarkStart w:id="1220" w:name="_Toc132901083"/>
      <w:r>
        <w:rPr>
          <w:rFonts w:hint="eastAsia"/>
        </w:rPr>
        <w:lastRenderedPageBreak/>
        <w:t>致谢</w:t>
      </w:r>
      <w:bookmarkEnd w:id="1218"/>
      <w:bookmarkEnd w:id="1219"/>
      <w:bookmarkEnd w:id="1220"/>
    </w:p>
    <w:p w14:paraId="0286CB90" w14:textId="77777777" w:rsidR="0071366A" w:rsidRDefault="00000000">
      <w:pPr>
        <w:ind w:firstLine="420"/>
        <w:rPr>
          <w:rFonts w:ascii="楷体" w:eastAsia="楷体" w:hAnsi="楷体"/>
        </w:rPr>
      </w:pPr>
      <w:r>
        <w:rPr>
          <w:rFonts w:ascii="楷体" w:eastAsia="楷体" w:hAnsi="楷体"/>
        </w:rPr>
        <w:t>在我本科毕业论文的写作过程中，受到了许多人的关心和帮助，在此我要向所有帮助过我的人表示由衷的感谢。</w:t>
      </w:r>
    </w:p>
    <w:p w14:paraId="083C06B8" w14:textId="5B48E9DD" w:rsidR="0071366A" w:rsidRDefault="00000000">
      <w:pPr>
        <w:ind w:firstLine="420"/>
        <w:rPr>
          <w:rFonts w:ascii="楷体" w:eastAsia="楷体" w:hAnsi="楷体"/>
        </w:rPr>
      </w:pPr>
      <w:r>
        <w:rPr>
          <w:rFonts w:ascii="楷体" w:eastAsia="楷体" w:hAnsi="楷体"/>
        </w:rPr>
        <w:t>首先，我要感谢</w:t>
      </w:r>
      <w:r>
        <w:rPr>
          <w:rFonts w:ascii="楷体" w:eastAsia="楷体" w:hAnsi="楷体" w:hint="eastAsia"/>
        </w:rPr>
        <w:t>张志超老师和</w:t>
      </w:r>
      <w:r>
        <w:rPr>
          <w:rFonts w:ascii="楷体" w:eastAsia="楷体" w:hAnsi="楷体"/>
        </w:rPr>
        <w:t>我的导师</w:t>
      </w:r>
      <w:r>
        <w:rPr>
          <w:rFonts w:ascii="楷体" w:eastAsia="楷体" w:hAnsi="楷体" w:hint="eastAsia"/>
        </w:rPr>
        <w:t>李顺杰</w:t>
      </w:r>
      <w:r>
        <w:rPr>
          <w:rFonts w:ascii="楷体" w:eastAsia="楷体" w:hAnsi="楷体"/>
        </w:rPr>
        <w:t>老师。在本论文的选题、研究过程中，老师</w:t>
      </w:r>
      <w:r>
        <w:rPr>
          <w:rFonts w:ascii="楷体" w:eastAsia="楷体" w:hAnsi="楷体" w:hint="eastAsia"/>
        </w:rPr>
        <w:t>们</w:t>
      </w:r>
      <w:r>
        <w:rPr>
          <w:rFonts w:ascii="楷体" w:eastAsia="楷体" w:hAnsi="楷体"/>
        </w:rPr>
        <w:t>给了我非常多的指导和建议，不断帮助我排除困难和障碍。我从老师那里学到了很多</w:t>
      </w:r>
      <w:r>
        <w:rPr>
          <w:rFonts w:ascii="楷体" w:eastAsia="楷体" w:hAnsi="楷体" w:hint="eastAsia"/>
        </w:rPr>
        <w:t>傅里叶变换和信号处理</w:t>
      </w:r>
      <w:r>
        <w:rPr>
          <w:rFonts w:ascii="楷体" w:eastAsia="楷体" w:hAnsi="楷体"/>
        </w:rPr>
        <w:t>专业知识和学术方法，受益匪浅。</w:t>
      </w:r>
      <w:r>
        <w:rPr>
          <w:rFonts w:ascii="楷体" w:eastAsia="楷体" w:hAnsi="楷体" w:hint="eastAsia"/>
        </w:rPr>
        <w:t>另外，我想感谢李金花老师，使我有机会接触到物理学的科研，开阔了我的眼界和训练了我的科研能力；我想感谢</w:t>
      </w:r>
      <w:commentRangeStart w:id="1221"/>
      <w:r>
        <w:rPr>
          <w:rFonts w:ascii="楷体" w:eastAsia="楷体" w:hAnsi="楷体" w:hint="eastAsia"/>
        </w:rPr>
        <w:t>卢</w:t>
      </w:r>
      <w:ins w:id="1222" w:author="盛周 强" w:date="2023-04-20T16:00:00Z">
        <w:r w:rsidR="00633661">
          <w:rPr>
            <w:rFonts w:ascii="楷体" w:eastAsia="楷体" w:hAnsi="楷体" w:hint="eastAsia"/>
          </w:rPr>
          <w:t>长</w:t>
        </w:r>
      </w:ins>
      <w:del w:id="1223" w:author="盛周 强" w:date="2023-04-20T16:00:00Z">
        <w:r w:rsidDel="00633661">
          <w:rPr>
            <w:rFonts w:ascii="楷体" w:eastAsia="楷体" w:hAnsi="楷体" w:hint="eastAsia"/>
          </w:rPr>
          <w:delText>常</w:delText>
        </w:r>
      </w:del>
      <w:r>
        <w:rPr>
          <w:rFonts w:ascii="楷体" w:eastAsia="楷体" w:hAnsi="楷体" w:hint="eastAsia"/>
        </w:rPr>
        <w:t>娜</w:t>
      </w:r>
      <w:commentRangeEnd w:id="1221"/>
      <w:r>
        <w:commentReference w:id="1221"/>
      </w:r>
      <w:r>
        <w:rPr>
          <w:rFonts w:ascii="楷体" w:eastAsia="楷体" w:hAnsi="楷体" w:hint="eastAsia"/>
        </w:rPr>
        <w:t>老师和来鹏老师，他们指导了我数学建模竞赛并取得了优异成绩；我想感谢黄学平老师、张玉清老师分别在实变函数和分布式系统Hadoop课程上对我</w:t>
      </w:r>
      <w:ins w:id="1224" w:author="盛周 强" w:date="2023-04-20T16:01:00Z">
        <w:r w:rsidR="00633661">
          <w:rPr>
            <w:rFonts w:ascii="楷体" w:eastAsia="楷体" w:hAnsi="楷体" w:hint="eastAsia"/>
          </w:rPr>
          <w:t>的</w:t>
        </w:r>
      </w:ins>
      <w:r>
        <w:rPr>
          <w:rFonts w:ascii="楷体" w:eastAsia="楷体" w:hAnsi="楷体" w:hint="eastAsia"/>
        </w:rPr>
        <w:t>指导</w:t>
      </w:r>
      <w:commentRangeStart w:id="1225"/>
      <w:del w:id="1226" w:author="盛周 强" w:date="2023-04-20T16:01:00Z">
        <w:r w:rsidDel="00633661">
          <w:rPr>
            <w:rFonts w:ascii="楷体" w:eastAsia="楷体" w:hAnsi="楷体" w:hint="eastAsia"/>
          </w:rPr>
          <w:delText>颇多</w:delText>
        </w:r>
      </w:del>
      <w:commentRangeEnd w:id="1225"/>
      <w:r>
        <w:commentReference w:id="1225"/>
      </w:r>
      <w:r>
        <w:rPr>
          <w:rFonts w:ascii="楷体" w:eastAsia="楷体" w:hAnsi="楷体" w:hint="eastAsia"/>
        </w:rPr>
        <w:t>；我想感谢我的辅导员邵福生老师和心理辅导武凯老师在生活上给我的鼓励。老师们都分享了许多生活知识和留学经验，他们的帮助和鼓励对我意义重大，并对我的未来规划和学术生涯产生了深远的影响。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000000">
      <w:pPr>
        <w:ind w:firstLine="420"/>
        <w:rPr>
          <w:rFonts w:ascii="楷体" w:eastAsia="楷体" w:hAnsi="楷体"/>
        </w:rPr>
      </w:pPr>
      <w:r>
        <w:rPr>
          <w:rFonts w:ascii="楷体" w:eastAsia="楷体" w:hAnsi="楷体"/>
        </w:rPr>
        <w:t>同时，我也要感谢</w:t>
      </w:r>
      <w:r>
        <w:rPr>
          <w:rFonts w:ascii="楷体" w:eastAsia="楷体" w:hAnsi="楷体" w:hint="eastAsia"/>
        </w:rPr>
        <w:t>课题组</w:t>
      </w:r>
      <w:r>
        <w:rPr>
          <w:rFonts w:ascii="楷体" w:eastAsia="楷体" w:hAnsi="楷体"/>
        </w:rPr>
        <w:t>的各位同学</w:t>
      </w:r>
      <w:r>
        <w:rPr>
          <w:rFonts w:ascii="楷体" w:eastAsia="楷体" w:hAnsi="楷体" w:hint="eastAsia"/>
        </w:rPr>
        <w:t>：蒋贤、韩普宇、杜奕宁、陈正龙等等，和研究生学长学姐：吴安阳、</w:t>
      </w:r>
      <w:r>
        <w:rPr>
          <w:rFonts w:ascii="楷体" w:eastAsia="楷体" w:hAnsi="楷体"/>
        </w:rPr>
        <w:t>史晞雅</w:t>
      </w:r>
      <w:r>
        <w:rPr>
          <w:rFonts w:ascii="楷体" w:eastAsia="楷体" w:hAnsi="楷体" w:hint="eastAsia"/>
        </w:rPr>
        <w:t>、朱志超、张钰婉等等</w:t>
      </w:r>
      <w:r>
        <w:rPr>
          <w:rFonts w:ascii="楷体" w:eastAsia="楷体" w:hAnsi="楷体"/>
        </w:rPr>
        <w:t>，他们在我的实验和研究中给了我非常多的帮助和支持。</w:t>
      </w:r>
      <w:r>
        <w:rPr>
          <w:rFonts w:ascii="楷体" w:eastAsia="楷体" w:hAnsi="楷体" w:hint="eastAsia"/>
        </w:rPr>
        <w:t>课题组的</w:t>
      </w:r>
      <w:r>
        <w:rPr>
          <w:rFonts w:ascii="楷体" w:eastAsia="楷体" w:hAnsi="楷体"/>
        </w:rPr>
        <w:t>学习和研究氛围让我深刻体会到了科研工作的快乐和乐趣。我还要感谢我的家人和朋友</w:t>
      </w:r>
      <w:r>
        <w:rPr>
          <w:rFonts w:ascii="楷体" w:eastAsia="楷体" w:hAnsi="楷体" w:hint="eastAsia"/>
        </w:rPr>
        <w:t>们</w:t>
      </w:r>
      <w:r>
        <w:rPr>
          <w:rFonts w:ascii="楷体" w:eastAsia="楷体" w:hAnsi="楷体"/>
        </w:rPr>
        <w:t>，他们在我学习和生活中一直给我鼓励和支持，让我在前行的路上一直充满信心和勇气。</w:t>
      </w:r>
    </w:p>
    <w:p w14:paraId="58588E74" w14:textId="77777777" w:rsidR="0071366A" w:rsidRDefault="00000000">
      <w:pPr>
        <w:ind w:firstLine="420"/>
        <w:rPr>
          <w:rFonts w:ascii="楷体" w:eastAsia="楷体" w:hAnsi="楷体"/>
        </w:rPr>
      </w:pPr>
      <w:r>
        <w:rPr>
          <w:rFonts w:ascii="楷体" w:eastAsia="楷体" w:hAnsi="楷体"/>
        </w:rPr>
        <w:t>最后，我还要感谢</w:t>
      </w:r>
      <w:r>
        <w:rPr>
          <w:rFonts w:ascii="楷体" w:eastAsia="楷体" w:hAnsi="楷体" w:hint="eastAsia"/>
        </w:rPr>
        <w:t>南京信息工程大学，</w:t>
      </w:r>
      <w:r>
        <w:rPr>
          <w:rFonts w:ascii="楷体" w:eastAsia="楷体" w:hAnsi="楷体"/>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000000">
      <w:pPr>
        <w:ind w:firstLine="420"/>
        <w:rPr>
          <w:rFonts w:ascii="楷体" w:eastAsia="楷体" w:hAnsi="楷体"/>
        </w:rPr>
      </w:pPr>
      <w:r>
        <w:rPr>
          <w:rFonts w:ascii="楷体" w:eastAsia="楷体" w:hAnsi="楷体"/>
        </w:rPr>
        <w:t>在这里，我再次感谢所有支持和帮助过我的人，你们的帮助让我有信心和勇气迎接未来的挑战。</w:t>
      </w:r>
    </w:p>
    <w:sectPr w:rsidR="0071366A">
      <w:headerReference w:type="default" r:id="rId594"/>
      <w:footerReference w:type="default" r:id="rId595"/>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ut sider、" w:date="2023-04-20T11:41:00Z" w:initials="">
    <w:p w14:paraId="4E3A4E3D" w14:textId="77777777" w:rsidR="0071366A" w:rsidRDefault="00000000">
      <w:pPr>
        <w:pStyle w:val="a4"/>
        <w:ind w:firstLine="420"/>
      </w:pPr>
      <w:r>
        <w:rPr>
          <w:rFonts w:hint="eastAsia"/>
        </w:rPr>
        <w:t>所有英文用</w:t>
      </w:r>
      <w:r>
        <w:rPr>
          <w:rFonts w:hint="eastAsia"/>
        </w:rPr>
        <w:t>time new roman</w:t>
      </w:r>
    </w:p>
  </w:comment>
  <w:comment w:id="1" w:author="Out sider、" w:date="2023-04-20T11:42:00Z" w:initials="">
    <w:p w14:paraId="56CA0FE0" w14:textId="77777777" w:rsidR="0071366A" w:rsidRDefault="00000000">
      <w:pPr>
        <w:pStyle w:val="a4"/>
        <w:ind w:firstLine="420"/>
      </w:pPr>
      <w:r>
        <w:rPr>
          <w:rFonts w:hint="eastAsia"/>
        </w:rPr>
        <w:t>李顺杰</w:t>
      </w:r>
      <w:r>
        <w:rPr>
          <w:rFonts w:hint="eastAsia"/>
        </w:rPr>
        <w:t xml:space="preserve"> </w:t>
      </w:r>
      <w:r>
        <w:rPr>
          <w:rFonts w:hint="eastAsia"/>
        </w:rPr>
        <w:t>副教授</w:t>
      </w:r>
    </w:p>
  </w:comment>
  <w:comment w:id="2" w:author="Out sider、" w:date="2023-04-20T11:42:00Z" w:initials="">
    <w:p w14:paraId="029B2C6A" w14:textId="77777777" w:rsidR="0071366A" w:rsidRDefault="00000000">
      <w:pPr>
        <w:pStyle w:val="a4"/>
        <w:ind w:firstLine="420"/>
      </w:pPr>
      <w:r>
        <w:rPr>
          <w:rFonts w:hint="eastAsia"/>
        </w:rPr>
        <w:t>你俩的时间不一样，明确一下</w:t>
      </w:r>
    </w:p>
  </w:comment>
  <w:comment w:id="3" w:author="盛周 强" w:date="2023-04-20T15:03:00Z" w:initials="盛强">
    <w:p w14:paraId="7DD08EA9" w14:textId="77777777" w:rsidR="00186E3C" w:rsidRDefault="00186E3C" w:rsidP="00C2412F">
      <w:pPr>
        <w:ind w:firstLine="420"/>
        <w:jc w:val="left"/>
      </w:pPr>
      <w:r>
        <w:rPr>
          <w:rStyle w:val="aff"/>
        </w:rPr>
        <w:annotationRef/>
      </w:r>
      <w:r>
        <w:rPr>
          <w:rFonts w:hint="eastAsia"/>
        </w:rPr>
        <w:t>这不是什么时候写好就写什么时候吗？</w:t>
      </w:r>
    </w:p>
  </w:comment>
  <w:comment w:id="6" w:author="Out sider、" w:date="2023-04-20T11:43:00Z" w:initials="">
    <w:p w14:paraId="76393847" w14:textId="0838C3A9" w:rsidR="0071366A" w:rsidRDefault="00000000">
      <w:pPr>
        <w:pStyle w:val="a4"/>
        <w:ind w:firstLine="420"/>
      </w:pPr>
      <w:r>
        <w:rPr>
          <w:rFonts w:hint="eastAsia"/>
        </w:rPr>
        <w:t>1.</w:t>
      </w:r>
      <w:r>
        <w:rPr>
          <w:rFonts w:hint="eastAsia"/>
        </w:rPr>
        <w:t>摘要没加进目录</w:t>
      </w:r>
      <w:r>
        <w:rPr>
          <w:rFonts w:hint="eastAsia"/>
        </w:rPr>
        <w:t>2. 2.2</w:t>
      </w:r>
      <w:r>
        <w:rPr>
          <w:rFonts w:hint="eastAsia"/>
        </w:rPr>
        <w:t>有问题</w:t>
      </w:r>
      <w:r>
        <w:rPr>
          <w:rFonts w:hint="eastAsia"/>
        </w:rPr>
        <w:t xml:space="preserve"> 3.2.1</w:t>
      </w:r>
      <w:r>
        <w:rPr>
          <w:rFonts w:hint="eastAsia"/>
        </w:rPr>
        <w:t>可直接写成</w:t>
      </w:r>
      <w:r>
        <w:rPr>
          <w:rFonts w:hint="eastAsia"/>
        </w:rPr>
        <w:t>LCT</w:t>
      </w:r>
    </w:p>
  </w:comment>
  <w:comment w:id="7" w:author="盛周 强" w:date="2023-04-20T15:02:00Z" w:initials="盛强">
    <w:p w14:paraId="6284F2E1" w14:textId="77777777" w:rsidR="00186E3C" w:rsidRDefault="00186E3C" w:rsidP="006A3820">
      <w:pPr>
        <w:ind w:firstLine="420"/>
        <w:jc w:val="left"/>
      </w:pPr>
      <w:r>
        <w:rPr>
          <w:rStyle w:val="aff"/>
        </w:rPr>
        <w:annotationRef/>
      </w:r>
      <w:r>
        <w:rPr>
          <w:rFonts w:hint="eastAsia"/>
        </w:rPr>
        <w:t>摘要没有先例，看标准格式也</w:t>
      </w:r>
    </w:p>
    <w:p w14:paraId="6D977F22" w14:textId="77777777" w:rsidR="00186E3C" w:rsidRDefault="00186E3C" w:rsidP="006A3820">
      <w:pPr>
        <w:ind w:firstLine="420"/>
        <w:jc w:val="left"/>
      </w:pPr>
      <w:r>
        <w:rPr>
          <w:rFonts w:hint="eastAsia"/>
        </w:rPr>
        <w:t>都没有</w:t>
      </w:r>
    </w:p>
  </w:comment>
  <w:comment w:id="8" w:author="盛周 强" w:date="2023-04-20T15:04:00Z" w:initials="盛强">
    <w:p w14:paraId="3F02B7FC" w14:textId="77777777" w:rsidR="000D5B6E" w:rsidRDefault="00186E3C" w:rsidP="00302C51">
      <w:pPr>
        <w:ind w:firstLine="420"/>
        <w:jc w:val="left"/>
      </w:pPr>
      <w:r>
        <w:rPr>
          <w:rStyle w:val="aff"/>
        </w:rPr>
        <w:annotationRef/>
      </w:r>
      <w:r w:rsidR="000D5B6E">
        <w:rPr>
          <w:rFonts w:hint="eastAsia"/>
        </w:rPr>
        <w:t>2.2</w:t>
      </w:r>
      <w:r w:rsidR="000D5B6E">
        <w:rPr>
          <w:rFonts w:hint="eastAsia"/>
        </w:rPr>
        <w:t>是什么问题？</w:t>
      </w:r>
      <w:r w:rsidR="000D5B6E">
        <w:rPr>
          <w:rFonts w:hint="eastAsia"/>
        </w:rPr>
        <w:t>2.1</w:t>
      </w:r>
      <w:r w:rsidR="000D5B6E">
        <w:rPr>
          <w:rFonts w:hint="eastAsia"/>
        </w:rPr>
        <w:t>已修改</w:t>
      </w:r>
    </w:p>
  </w:comment>
  <w:comment w:id="288" w:author="Out sider、" w:date="2023-04-20T11:44:00Z" w:initials="">
    <w:p w14:paraId="72C64873" w14:textId="39F5AE08" w:rsidR="0071366A" w:rsidRDefault="00000000">
      <w:pPr>
        <w:pStyle w:val="a4"/>
        <w:ind w:firstLine="420"/>
      </w:pPr>
      <w:r>
        <w:rPr>
          <w:rFonts w:hint="eastAsia"/>
        </w:rPr>
        <w:t>毕业论文不用写这个</w:t>
      </w:r>
    </w:p>
  </w:comment>
  <w:comment w:id="289" w:author="盛周 强" w:date="2023-04-20T14:55:00Z" w:initials="盛强">
    <w:p w14:paraId="6DCA63D5" w14:textId="77777777" w:rsidR="00482FF7" w:rsidRDefault="00482FF7" w:rsidP="00AA5A64">
      <w:pPr>
        <w:ind w:firstLine="420"/>
        <w:jc w:val="left"/>
      </w:pPr>
      <w:r>
        <w:rPr>
          <w:rStyle w:val="aff"/>
        </w:rPr>
        <w:annotationRef/>
      </w:r>
      <w:r>
        <w:rPr>
          <w:rFonts w:hint="eastAsia"/>
        </w:rPr>
        <w:t>我看毕业要求格式是需要的</w:t>
      </w:r>
    </w:p>
    <w:p w14:paraId="535C0AE6" w14:textId="77777777" w:rsidR="00482FF7" w:rsidRDefault="00482FF7" w:rsidP="00AA5A64">
      <w:pPr>
        <w:ind w:firstLine="420"/>
        <w:jc w:val="left"/>
      </w:pPr>
    </w:p>
  </w:comment>
  <w:comment w:id="307" w:author="Out sider、" w:date="2023-04-20T11:46:00Z" w:initials="">
    <w:p w14:paraId="7F866BC3" w14:textId="77777777" w:rsidR="0071366A" w:rsidRDefault="00000000">
      <w:pPr>
        <w:pStyle w:val="a4"/>
        <w:ind w:firstLine="420"/>
      </w:pPr>
      <w:r>
        <w:rPr>
          <w:rFonts w:hint="eastAsia"/>
        </w:rPr>
        <w:t>瞬时互相关函数型</w:t>
      </w:r>
      <w:r>
        <w:rPr>
          <w:rFonts w:hint="eastAsia"/>
        </w:rPr>
        <w:t>Wigner</w:t>
      </w:r>
      <w:r>
        <w:rPr>
          <w:rFonts w:hint="eastAsia"/>
        </w:rPr>
        <w:t>分布</w:t>
      </w:r>
      <w:r>
        <w:rPr>
          <w:rFonts w:hint="eastAsia"/>
        </w:rPr>
        <w:t>(I</w:t>
      </w:r>
      <w:r>
        <w:t>nstantaneous Cross-correlation Function type of Wigner Distribution</w:t>
      </w:r>
      <w:r>
        <w:rPr>
          <w:rFonts w:hint="eastAsia"/>
        </w:rPr>
        <w:t>, ICFWD)</w:t>
      </w:r>
    </w:p>
  </w:comment>
  <w:comment w:id="318" w:author="Out sider、" w:date="2023-04-20T11:45:00Z" w:initials="">
    <w:p w14:paraId="3B4A5124" w14:textId="77777777" w:rsidR="0071366A" w:rsidRDefault="00000000">
      <w:pPr>
        <w:pStyle w:val="a4"/>
        <w:ind w:firstLine="420"/>
      </w:pPr>
      <w:r>
        <w:rPr>
          <w:rFonts w:hint="eastAsia"/>
        </w:rPr>
        <w:t>零均值加性高斯白噪声？</w:t>
      </w:r>
    </w:p>
  </w:comment>
  <w:comment w:id="321" w:author="Out sider、" w:date="2023-04-20T11:47:00Z" w:initials="">
    <w:p w14:paraId="11A50EC9" w14:textId="77777777" w:rsidR="0071366A" w:rsidRDefault="00000000">
      <w:pPr>
        <w:pStyle w:val="a4"/>
        <w:ind w:firstLineChars="0" w:firstLine="0"/>
      </w:pPr>
      <w:r>
        <w:rPr>
          <w:rFonts w:hint="eastAsia"/>
        </w:rPr>
        <w:t>闭形式的瞬时互相关函数型</w:t>
      </w:r>
      <w:r>
        <w:rPr>
          <w:rFonts w:hint="eastAsia"/>
        </w:rPr>
        <w:t>Wigner</w:t>
      </w:r>
      <w:r>
        <w:rPr>
          <w:rFonts w:hint="eastAsia"/>
        </w:rPr>
        <w:t>分布</w:t>
      </w:r>
      <w:r>
        <w:rPr>
          <w:rFonts w:hint="eastAsia"/>
        </w:rPr>
        <w:t>(</w:t>
      </w:r>
      <w:r>
        <w:rPr>
          <w:rFonts w:hint="eastAsia"/>
        </w:rPr>
        <w:t>英文全称，英文简称</w:t>
      </w:r>
      <w:r>
        <w:rPr>
          <w:rFonts w:hint="eastAsia"/>
        </w:rPr>
        <w:t>)</w:t>
      </w:r>
      <w:r>
        <w:rPr>
          <w:rFonts w:hint="eastAsia"/>
        </w:rPr>
        <w:t>下同</w:t>
      </w:r>
    </w:p>
    <w:p w14:paraId="0763377C" w14:textId="77777777" w:rsidR="0071366A" w:rsidRDefault="0071366A">
      <w:pPr>
        <w:pStyle w:val="a4"/>
        <w:ind w:firstLine="420"/>
      </w:pPr>
    </w:p>
  </w:comment>
  <w:comment w:id="382" w:author="Out sider、" w:date="2023-04-20T11:48:00Z" w:initials="">
    <w:p w14:paraId="2CBA2D56" w14:textId="77777777" w:rsidR="0071366A" w:rsidRDefault="00000000">
      <w:pPr>
        <w:pStyle w:val="a4"/>
        <w:ind w:firstLine="420"/>
      </w:pPr>
      <w:r>
        <w:rPr>
          <w:rFonts w:hint="eastAsia"/>
        </w:rPr>
        <w:t>缺少“数值仿真实验验证丽芬分析的正确性”这段内容的描述</w:t>
      </w:r>
    </w:p>
  </w:comment>
  <w:comment w:id="383" w:author="盛周 强" w:date="2023-04-20T15:53:00Z" w:initials="盛强">
    <w:p w14:paraId="4F9811A3" w14:textId="77777777" w:rsidR="00B84498" w:rsidRDefault="00B84498" w:rsidP="00CD18D7">
      <w:pPr>
        <w:ind w:firstLine="420"/>
        <w:jc w:val="left"/>
      </w:pPr>
      <w:r>
        <w:rPr>
          <w:rStyle w:val="aff"/>
        </w:rPr>
        <w:annotationRef/>
      </w:r>
      <w:r>
        <w:rPr>
          <w:rFonts w:hint="eastAsia"/>
        </w:rPr>
        <w:t>丽芬分析是什么？</w:t>
      </w:r>
    </w:p>
  </w:comment>
  <w:comment w:id="387" w:author="Out sider、" w:date="2023-04-20T11:49:00Z" w:initials="">
    <w:p w14:paraId="4010044B" w14:textId="5E374780" w:rsidR="0071366A" w:rsidRDefault="00000000">
      <w:pPr>
        <w:pStyle w:val="a4"/>
        <w:ind w:firstLine="420"/>
      </w:pPr>
      <w:r>
        <w:rPr>
          <w:rFonts w:hint="eastAsia"/>
        </w:rPr>
        <w:t>用的不等式模型关键词里面没有，线性正则变换那么重要也没有，检测线性调频信号，线性调频信号也没有</w:t>
      </w:r>
    </w:p>
  </w:comment>
  <w:comment w:id="413" w:author="Out sider、" w:date="2023-04-20T11:50:00Z" w:initials="">
    <w:p w14:paraId="24423A46" w14:textId="77777777" w:rsidR="0071366A" w:rsidRDefault="00000000">
      <w:pPr>
        <w:pStyle w:val="a4"/>
        <w:ind w:firstLine="420"/>
      </w:pPr>
      <w:r>
        <w:rPr>
          <w:rFonts w:hint="eastAsia"/>
        </w:rPr>
        <w:t>三线表第一三条线</w:t>
      </w:r>
      <w:r>
        <w:rPr>
          <w:rFonts w:hint="eastAsia"/>
        </w:rPr>
        <w:t>1.5</w:t>
      </w:r>
      <w:r>
        <w:rPr>
          <w:rFonts w:hint="eastAsia"/>
        </w:rPr>
        <w:t>磅，中间的线</w:t>
      </w:r>
      <w:r>
        <w:rPr>
          <w:rFonts w:hint="eastAsia"/>
        </w:rPr>
        <w:t>1</w:t>
      </w:r>
      <w:r>
        <w:rPr>
          <w:rFonts w:hint="eastAsia"/>
        </w:rPr>
        <w:t>磅</w:t>
      </w:r>
    </w:p>
    <w:p w14:paraId="2DD478E8" w14:textId="77777777" w:rsidR="0071366A" w:rsidRDefault="0071366A">
      <w:pPr>
        <w:pStyle w:val="a4"/>
        <w:ind w:firstLine="420"/>
      </w:pPr>
    </w:p>
  </w:comment>
  <w:comment w:id="433" w:author="Out sider、" w:date="2023-04-20T11:50:00Z" w:initials="">
    <w:p w14:paraId="26F27662" w14:textId="77777777" w:rsidR="0071366A" w:rsidRDefault="00000000">
      <w:pPr>
        <w:pStyle w:val="a4"/>
        <w:ind w:firstLine="420"/>
      </w:pPr>
      <w:r>
        <w:rPr>
          <w:rFonts w:hint="eastAsia"/>
        </w:rPr>
        <w:t>第一次出现中文</w:t>
      </w:r>
      <w:r>
        <w:rPr>
          <w:rFonts w:hint="eastAsia"/>
        </w:rPr>
        <w:t>(</w:t>
      </w:r>
      <w:r>
        <w:rPr>
          <w:rFonts w:hint="eastAsia"/>
        </w:rPr>
        <w:t>英文全称，英文简称</w:t>
      </w:r>
      <w:r>
        <w:rPr>
          <w:rFonts w:hint="eastAsia"/>
        </w:rPr>
        <w:t>)</w:t>
      </w:r>
    </w:p>
  </w:comment>
  <w:comment w:id="447" w:author="Out sider、" w:date="2023-04-20T11:51:00Z" w:initials="">
    <w:p w14:paraId="282C7606" w14:textId="77777777" w:rsidR="0071366A" w:rsidRDefault="00000000">
      <w:pPr>
        <w:pStyle w:val="a4"/>
        <w:ind w:firstLine="420"/>
      </w:pPr>
      <w:r>
        <w:rPr>
          <w:rFonts w:hint="eastAsia"/>
        </w:rPr>
        <w:t>菲涅尔变换，洛伦兹变换</w:t>
      </w:r>
    </w:p>
  </w:comment>
  <w:comment w:id="479" w:author="Out sider、" w:date="2023-04-20T11:51:00Z" w:initials="">
    <w:p w14:paraId="144C2E85" w14:textId="77777777" w:rsidR="0071366A" w:rsidRDefault="00000000">
      <w:pPr>
        <w:pStyle w:val="a4"/>
        <w:ind w:firstLine="420"/>
      </w:pPr>
      <w:r>
        <w:rPr>
          <w:rFonts w:hint="eastAsia"/>
        </w:rPr>
        <w:t>是想说</w:t>
      </w:r>
      <w:r>
        <w:rPr>
          <w:rFonts w:hint="eastAsia"/>
        </w:rPr>
        <w:t>Li Wigner</w:t>
      </w:r>
      <w:r>
        <w:rPr>
          <w:rFonts w:hint="eastAsia"/>
        </w:rPr>
        <w:t>分布吧？</w:t>
      </w:r>
    </w:p>
  </w:comment>
  <w:comment w:id="534" w:author="Out sider、" w:date="2023-04-20T11:53:00Z" w:initials="">
    <w:p w14:paraId="37C24AF1" w14:textId="77777777" w:rsidR="0071366A" w:rsidRDefault="00000000">
      <w:pPr>
        <w:pStyle w:val="a4"/>
        <w:ind w:firstLine="420"/>
      </w:pPr>
      <w:r>
        <w:rPr>
          <w:rFonts w:hint="eastAsia"/>
        </w:rPr>
        <w:t>此处对于上述研究者的表述可以为：</w:t>
      </w:r>
      <w:r>
        <w:rPr>
          <w:rFonts w:hint="eastAsia"/>
        </w:rPr>
        <w:t>1.</w:t>
      </w:r>
      <w:r>
        <w:rPr>
          <w:rFonts w:hint="eastAsia"/>
        </w:rPr>
        <w:t>台湾大学贝苏章</w:t>
      </w:r>
      <w:r>
        <w:rPr>
          <w:rFonts w:hint="eastAsia"/>
        </w:rPr>
        <w:t>2.</w:t>
      </w:r>
      <w:r>
        <w:rPr>
          <w:rFonts w:hint="eastAsia"/>
        </w:rPr>
        <w:t>北京理工大学李炳照课题组。</w:t>
      </w:r>
      <w:r>
        <w:rPr>
          <w:rFonts w:hint="eastAsia"/>
        </w:rPr>
        <w:t>3.</w:t>
      </w:r>
      <w:r>
        <w:rPr>
          <w:rFonts w:hint="eastAsia"/>
        </w:rPr>
        <w:t>南京信息工程大学张志超</w:t>
      </w:r>
      <w:r>
        <w:rPr>
          <w:rFonts w:hint="eastAsia"/>
        </w:rPr>
        <w:t>/</w:t>
      </w:r>
      <w:r>
        <w:rPr>
          <w:rFonts w:hint="eastAsia"/>
        </w:rPr>
        <w:t>南京信息工程大学张志超课题组。仅供参考</w:t>
      </w:r>
    </w:p>
    <w:p w14:paraId="507124FE" w14:textId="77777777" w:rsidR="0071366A" w:rsidRDefault="0071366A">
      <w:pPr>
        <w:pStyle w:val="a4"/>
        <w:ind w:firstLine="420"/>
      </w:pPr>
    </w:p>
  </w:comment>
  <w:comment w:id="552" w:author="Out sider、" w:date="2023-04-20T11:53:00Z" w:initials="">
    <w:p w14:paraId="28E30A15" w14:textId="77777777" w:rsidR="0071366A" w:rsidRDefault="00000000">
      <w:pPr>
        <w:pStyle w:val="a4"/>
        <w:ind w:firstLine="420"/>
      </w:pPr>
      <w:r>
        <w:rPr>
          <w:rFonts w:hint="eastAsia"/>
        </w:rPr>
        <w:t>退化为</w:t>
      </w:r>
    </w:p>
  </w:comment>
  <w:comment w:id="567" w:author="Out sider、" w:date="2023-04-20T11:54:00Z" w:initials="">
    <w:p w14:paraId="0A362A36" w14:textId="77777777" w:rsidR="0071366A" w:rsidRDefault="00000000">
      <w:pPr>
        <w:pStyle w:val="a4"/>
        <w:ind w:firstLineChars="0" w:firstLine="0"/>
      </w:pPr>
      <w:r>
        <w:rPr>
          <w:rFonts w:hint="eastAsia"/>
        </w:rPr>
        <w:t>不是高斯白？</w:t>
      </w:r>
    </w:p>
  </w:comment>
  <w:comment w:id="593" w:author="Out sider、" w:date="2023-04-20T11:55:00Z" w:initials="">
    <w:p w14:paraId="223306C0" w14:textId="77777777" w:rsidR="0071366A" w:rsidRDefault="00000000">
      <w:pPr>
        <w:pStyle w:val="a4"/>
        <w:ind w:firstLine="420"/>
      </w:pPr>
      <w:r>
        <w:rPr>
          <w:rFonts w:hint="eastAsia"/>
        </w:rPr>
        <w:t>其中，然后，类似对上文继续描述的内容不应空两格</w:t>
      </w:r>
    </w:p>
  </w:comment>
  <w:comment w:id="663" w:author="Out sider、" w:date="2023-04-20T11:56:00Z" w:initials="">
    <w:p w14:paraId="27792893" w14:textId="77777777" w:rsidR="0071366A" w:rsidRDefault="00000000">
      <w:pPr>
        <w:pStyle w:val="a4"/>
        <w:ind w:firstLine="420"/>
      </w:pPr>
      <w:r>
        <w:rPr>
          <w:rFonts w:hint="eastAsia"/>
        </w:rPr>
        <w:t>居中，英文用新罗马，表头字体与表格中字体大小一致</w:t>
      </w:r>
    </w:p>
  </w:comment>
  <w:comment w:id="816" w:author="Out sider、" w:date="2023-04-20T11:57:00Z" w:initials="">
    <w:p w14:paraId="13A06029" w14:textId="77777777" w:rsidR="0071366A" w:rsidRDefault="00000000">
      <w:pPr>
        <w:pStyle w:val="a4"/>
        <w:ind w:firstLine="420"/>
      </w:pPr>
      <w:r>
        <w:rPr>
          <w:rFonts w:hint="eastAsia"/>
        </w:rPr>
        <w:t>为啥要空一行</w:t>
      </w:r>
    </w:p>
  </w:comment>
  <w:comment w:id="817" w:author="盛周 强" w:date="2023-04-20T16:14:00Z" w:initials="盛强">
    <w:p w14:paraId="3A499E50" w14:textId="77777777" w:rsidR="000C5CEC" w:rsidRDefault="000C5CEC" w:rsidP="009A066B">
      <w:pPr>
        <w:ind w:firstLine="420"/>
        <w:jc w:val="left"/>
      </w:pPr>
      <w:r>
        <w:rPr>
          <w:rStyle w:val="aff"/>
        </w:rPr>
        <w:annotationRef/>
      </w:r>
      <w:r>
        <w:rPr>
          <w:rFonts w:hint="eastAsia"/>
        </w:rPr>
        <w:t>和上面的图注保持距离，以免与正文内容混淆</w:t>
      </w:r>
    </w:p>
  </w:comment>
  <w:comment w:id="819" w:author="Out sider、" w:date="2023-04-20T11:57:00Z" w:initials="">
    <w:p w14:paraId="4BB6279B" w14:textId="4E851341" w:rsidR="0071366A" w:rsidRDefault="00000000">
      <w:pPr>
        <w:pStyle w:val="a4"/>
        <w:ind w:firstLine="420"/>
      </w:pPr>
      <w:r>
        <w:rPr>
          <w:rFonts w:hint="eastAsia"/>
        </w:rPr>
        <w:t>一律英文括号</w:t>
      </w:r>
    </w:p>
  </w:comment>
  <w:comment w:id="931" w:author="Out sider、" w:date="2023-04-20T11:58:00Z" w:initials="">
    <w:p w14:paraId="11943DB0" w14:textId="77777777" w:rsidR="0071366A" w:rsidRDefault="00000000">
      <w:pPr>
        <w:pStyle w:val="a4"/>
        <w:ind w:firstLine="420"/>
      </w:pPr>
      <w:r>
        <w:rPr>
          <w:rFonts w:hint="eastAsia"/>
        </w:rPr>
        <w:t>用公式打</w:t>
      </w:r>
      <w:r>
        <w:rPr>
          <w:rFonts w:hint="eastAsia"/>
        </w:rPr>
        <w:t>k</w:t>
      </w:r>
    </w:p>
  </w:comment>
  <w:comment w:id="992" w:author="Out sider、" w:date="2023-04-20T11:58:00Z" w:initials="">
    <w:p w14:paraId="2CD50A5D" w14:textId="77777777" w:rsidR="0071366A" w:rsidRDefault="00000000">
      <w:pPr>
        <w:pStyle w:val="a4"/>
        <w:ind w:firstLine="420"/>
      </w:pPr>
      <w:r>
        <w:rPr>
          <w:rFonts w:hint="eastAsia"/>
        </w:rPr>
        <w:t>问题同上</w:t>
      </w:r>
    </w:p>
  </w:comment>
  <w:comment w:id="1056" w:author="Out sider、" w:date="2023-04-20T11:58:00Z" w:initials="">
    <w:p w14:paraId="706F2067" w14:textId="77777777" w:rsidR="0071366A" w:rsidRDefault="00000000">
      <w:pPr>
        <w:pStyle w:val="a4"/>
        <w:ind w:firstLine="420"/>
      </w:pPr>
      <w:r>
        <w:rPr>
          <w:rFonts w:hint="eastAsia"/>
        </w:rPr>
        <w:t>问题同上</w:t>
      </w:r>
    </w:p>
  </w:comment>
  <w:comment w:id="1154" w:author="Out sider、" w:date="2023-04-20T11:59:00Z" w:initials="">
    <w:p w14:paraId="2A460D0C" w14:textId="77777777" w:rsidR="0071366A" w:rsidRDefault="00000000">
      <w:pPr>
        <w:pStyle w:val="a4"/>
        <w:ind w:firstLine="420"/>
      </w:pPr>
      <w:r>
        <w:rPr>
          <w:rFonts w:hint="eastAsia"/>
        </w:rPr>
        <w:t>结论太少</w:t>
      </w:r>
    </w:p>
  </w:comment>
  <w:comment w:id="1157" w:author="Out sider、" w:date="2023-04-20T11:59:00Z" w:initials="">
    <w:p w14:paraId="34346DD2" w14:textId="77777777" w:rsidR="0071366A" w:rsidRDefault="00000000">
      <w:pPr>
        <w:pStyle w:val="a4"/>
        <w:ind w:firstLine="420"/>
      </w:pPr>
      <w:r>
        <w:rPr>
          <w:rFonts w:hint="eastAsia"/>
        </w:rPr>
        <w:t>毕业论文不用附录，证明紧接着文中给出的定义就可以</w:t>
      </w:r>
    </w:p>
  </w:comment>
  <w:comment w:id="1158" w:author="盛周 强" w:date="2023-04-20T16:02:00Z" w:initials="盛强">
    <w:p w14:paraId="136537A3" w14:textId="77777777" w:rsidR="00A15FE5" w:rsidRDefault="00A15FE5" w:rsidP="00804725">
      <w:pPr>
        <w:ind w:firstLine="420"/>
        <w:jc w:val="left"/>
      </w:pPr>
      <w:r>
        <w:rPr>
          <w:rStyle w:val="aff"/>
        </w:rPr>
        <w:annotationRef/>
      </w:r>
      <w:r>
        <w:rPr>
          <w:rFonts w:hint="eastAsia"/>
        </w:rPr>
        <w:t>不想改了</w:t>
      </w:r>
    </w:p>
  </w:comment>
  <w:comment w:id="1178" w:author="Out sider、" w:date="2023-04-20T11:59:00Z" w:initials="">
    <w:p w14:paraId="5A5045EE" w14:textId="140D6CD7" w:rsidR="0071366A" w:rsidRDefault="00000000">
      <w:pPr>
        <w:pStyle w:val="a4"/>
        <w:ind w:firstLine="420"/>
      </w:pPr>
      <w:r>
        <w:rPr>
          <w:rFonts w:hint="eastAsia"/>
        </w:rPr>
        <w:t>[1]</w:t>
      </w:r>
      <w:r>
        <w:rPr>
          <w:rFonts w:hint="eastAsia"/>
        </w:rPr>
        <w:t>后面没有“</w:t>
      </w:r>
      <w:r>
        <w:rPr>
          <w:rFonts w:hint="eastAsia"/>
        </w:rPr>
        <w:t>.</w:t>
      </w:r>
      <w:r>
        <w:rPr>
          <w:rFonts w:hint="eastAsia"/>
        </w:rPr>
        <w:t>”</w:t>
      </w:r>
    </w:p>
  </w:comment>
  <w:comment w:id="1221" w:author="Out sider、" w:date="2023-04-20T12:00:00Z" w:initials="">
    <w:p w14:paraId="288217EB" w14:textId="77777777" w:rsidR="0071366A" w:rsidRDefault="00000000">
      <w:pPr>
        <w:pStyle w:val="a4"/>
        <w:ind w:firstLineChars="0" w:firstLine="0"/>
      </w:pPr>
      <w:r>
        <w:rPr>
          <w:rFonts w:hint="eastAsia"/>
        </w:rPr>
        <w:t>卢长娜</w:t>
      </w:r>
    </w:p>
  </w:comment>
  <w:comment w:id="1225" w:author="Out sider、" w:date="2023-04-20T12:01:00Z" w:initials="">
    <w:p w14:paraId="01A62D74" w14:textId="77777777" w:rsidR="0071366A" w:rsidRDefault="00000000">
      <w:pPr>
        <w:pStyle w:val="a4"/>
        <w:ind w:firstLine="420"/>
      </w:pPr>
      <w:r>
        <w:rPr>
          <w:rFonts w:hint="eastAsia"/>
        </w:rPr>
        <w:t>感谢</w:t>
      </w:r>
      <w:r>
        <w:rPr>
          <w:rFonts w:hint="eastAsia"/>
        </w:rPr>
        <w:t>...</w:t>
      </w:r>
      <w:r>
        <w:rPr>
          <w:rFonts w:hint="eastAsia"/>
        </w:rPr>
        <w:t>指导颇多</w:t>
      </w:r>
      <w:r>
        <w:rPr>
          <w:rFonts w:hint="eastAsia"/>
        </w:rPr>
        <w:t xml:space="preserve"> </w:t>
      </w:r>
      <w:r>
        <w:rPr>
          <w:rFonts w:hint="eastAsia"/>
        </w:rPr>
        <w:t>是病句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A4E3D" w15:done="1"/>
  <w15:commentEx w15:paraId="56CA0FE0" w15:done="1"/>
  <w15:commentEx w15:paraId="029B2C6A" w15:done="0"/>
  <w15:commentEx w15:paraId="7DD08EA9" w15:paraIdParent="029B2C6A" w15:done="0"/>
  <w15:commentEx w15:paraId="76393847" w15:done="0"/>
  <w15:commentEx w15:paraId="6D977F22" w15:paraIdParent="76393847" w15:done="0"/>
  <w15:commentEx w15:paraId="3F02B7FC" w15:paraIdParent="76393847" w15:done="0"/>
  <w15:commentEx w15:paraId="72C64873" w15:done="0"/>
  <w15:commentEx w15:paraId="535C0AE6" w15:paraIdParent="72C64873" w15:done="0"/>
  <w15:commentEx w15:paraId="7F866BC3" w15:done="1"/>
  <w15:commentEx w15:paraId="3B4A5124" w15:done="1"/>
  <w15:commentEx w15:paraId="0763377C" w15:done="1"/>
  <w15:commentEx w15:paraId="2CBA2D56" w15:done="0"/>
  <w15:commentEx w15:paraId="4F9811A3" w15:paraIdParent="2CBA2D56" w15:done="0"/>
  <w15:commentEx w15:paraId="4010044B" w15:done="1"/>
  <w15:commentEx w15:paraId="2DD478E8" w15:done="1"/>
  <w15:commentEx w15:paraId="26F27662" w15:done="1"/>
  <w15:commentEx w15:paraId="282C7606" w15:done="1"/>
  <w15:commentEx w15:paraId="144C2E85" w15:done="1"/>
  <w15:commentEx w15:paraId="507124FE" w15:done="1"/>
  <w15:commentEx w15:paraId="28E30A15" w15:done="1"/>
  <w15:commentEx w15:paraId="0A362A36" w15:done="1"/>
  <w15:commentEx w15:paraId="223306C0" w15:done="1"/>
  <w15:commentEx w15:paraId="27792893" w15:done="1"/>
  <w15:commentEx w15:paraId="13A06029" w15:done="0"/>
  <w15:commentEx w15:paraId="3A499E50" w15:paraIdParent="13A06029" w15:done="0"/>
  <w15:commentEx w15:paraId="4BB6279B" w15:done="1"/>
  <w15:commentEx w15:paraId="11943DB0" w15:done="0"/>
  <w15:commentEx w15:paraId="2CD50A5D" w15:done="0"/>
  <w15:commentEx w15:paraId="706F2067" w15:done="1"/>
  <w15:commentEx w15:paraId="2A460D0C" w15:done="0"/>
  <w15:commentEx w15:paraId="34346DD2" w15:done="0"/>
  <w15:commentEx w15:paraId="136537A3" w15:paraIdParent="34346DD2" w15:done="0"/>
  <w15:commentEx w15:paraId="5A5045EE" w15:done="1"/>
  <w15:commentEx w15:paraId="288217EB" w15:done="1"/>
  <w15:commentEx w15:paraId="01A62D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2DB" w16cex:dateUtc="2023-04-20T07:03:00Z"/>
  <w16cex:commentExtensible w16cex:durableId="27EBD28D" w16cex:dateUtc="2023-04-20T07:02:00Z"/>
  <w16cex:commentExtensible w16cex:durableId="27EBD315" w16cex:dateUtc="2023-04-20T07:04:00Z"/>
  <w16cex:commentExtensible w16cex:durableId="27EBD0CD" w16cex:dateUtc="2023-04-20T06:55:00Z"/>
  <w16cex:commentExtensible w16cex:durableId="27EBDE5D" w16cex:dateUtc="2023-04-20T07:53:00Z"/>
  <w16cex:commentExtensible w16cex:durableId="27EBE369" w16cex:dateUtc="2023-04-20T08:14:00Z"/>
  <w16cex:commentExtensible w16cex:durableId="27EBE096" w16cex:dateUtc="2023-04-20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A4E3D" w16cid:durableId="27EBCEF2"/>
  <w16cid:commentId w16cid:paraId="56CA0FE0" w16cid:durableId="27EBCEF3"/>
  <w16cid:commentId w16cid:paraId="029B2C6A" w16cid:durableId="27EBCEF4"/>
  <w16cid:commentId w16cid:paraId="7DD08EA9" w16cid:durableId="27EBD2DB"/>
  <w16cid:commentId w16cid:paraId="76393847" w16cid:durableId="27EBCEF5"/>
  <w16cid:commentId w16cid:paraId="6D977F22" w16cid:durableId="27EBD28D"/>
  <w16cid:commentId w16cid:paraId="3F02B7FC" w16cid:durableId="27EBD315"/>
  <w16cid:commentId w16cid:paraId="72C64873" w16cid:durableId="27EBCEF6"/>
  <w16cid:commentId w16cid:paraId="535C0AE6" w16cid:durableId="27EBD0CD"/>
  <w16cid:commentId w16cid:paraId="7F866BC3" w16cid:durableId="27EBCEF8"/>
  <w16cid:commentId w16cid:paraId="3B4A5124" w16cid:durableId="27EBCEF9"/>
  <w16cid:commentId w16cid:paraId="0763377C" w16cid:durableId="27EBCEFA"/>
  <w16cid:commentId w16cid:paraId="2CBA2D56" w16cid:durableId="27EBCEFB"/>
  <w16cid:commentId w16cid:paraId="4F9811A3" w16cid:durableId="27EBDE5D"/>
  <w16cid:commentId w16cid:paraId="4010044B" w16cid:durableId="27EBCEFC"/>
  <w16cid:commentId w16cid:paraId="2DD478E8" w16cid:durableId="27EBCEFD"/>
  <w16cid:commentId w16cid:paraId="26F27662" w16cid:durableId="27EBCEFE"/>
  <w16cid:commentId w16cid:paraId="282C7606" w16cid:durableId="27EBCEFF"/>
  <w16cid:commentId w16cid:paraId="144C2E85" w16cid:durableId="27EBCF00"/>
  <w16cid:commentId w16cid:paraId="507124FE" w16cid:durableId="27EBCF01"/>
  <w16cid:commentId w16cid:paraId="28E30A15" w16cid:durableId="27EBCF02"/>
  <w16cid:commentId w16cid:paraId="0A362A36" w16cid:durableId="27EBCF03"/>
  <w16cid:commentId w16cid:paraId="223306C0" w16cid:durableId="27EBCF04"/>
  <w16cid:commentId w16cid:paraId="27792893" w16cid:durableId="27EBCF05"/>
  <w16cid:commentId w16cid:paraId="13A06029" w16cid:durableId="27EBCF06"/>
  <w16cid:commentId w16cid:paraId="3A499E50" w16cid:durableId="27EBE369"/>
  <w16cid:commentId w16cid:paraId="4BB6279B" w16cid:durableId="27EBCF07"/>
  <w16cid:commentId w16cid:paraId="11943DB0" w16cid:durableId="27EBCF08"/>
  <w16cid:commentId w16cid:paraId="2CD50A5D" w16cid:durableId="27EBCF09"/>
  <w16cid:commentId w16cid:paraId="706F2067" w16cid:durableId="27EBCF0A"/>
  <w16cid:commentId w16cid:paraId="2A460D0C" w16cid:durableId="27EBCF0B"/>
  <w16cid:commentId w16cid:paraId="34346DD2" w16cid:durableId="27EBCF0C"/>
  <w16cid:commentId w16cid:paraId="136537A3" w16cid:durableId="27EBE096"/>
  <w16cid:commentId w16cid:paraId="5A5045EE" w16cid:durableId="27EBCF0D"/>
  <w16cid:commentId w16cid:paraId="288217EB" w16cid:durableId="27EBCF0E"/>
  <w16cid:commentId w16cid:paraId="01A62D74" w16cid:durableId="27EBC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EE4CC" w14:textId="77777777" w:rsidR="00C6312D" w:rsidRDefault="00C6312D">
      <w:pPr>
        <w:spacing w:line="240" w:lineRule="auto"/>
        <w:ind w:firstLine="420"/>
      </w:pPr>
      <w:r>
        <w:separator/>
      </w:r>
    </w:p>
  </w:endnote>
  <w:endnote w:type="continuationSeparator" w:id="0">
    <w:p w14:paraId="6BCEBC6F" w14:textId="77777777" w:rsidR="00C6312D" w:rsidRDefault="00C6312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楷体"/>
    <w:panose1 w:val="020B0604020202020204"/>
    <w:charset w:val="86"/>
    <w:family w:val="modern"/>
    <w:pitch w:val="default"/>
    <w:sig w:usb0="00000000" w:usb1="0000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Content>
      <w:p w14:paraId="69869002" w14:textId="77777777" w:rsidR="0071366A" w:rsidRDefault="00000000">
        <w:pPr>
          <w:pStyle w:val="aa"/>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000000">
        <w:pPr>
          <w:pStyle w:val="aa"/>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9DC77" w14:textId="77777777" w:rsidR="00C6312D" w:rsidRDefault="00C6312D">
      <w:pPr>
        <w:ind w:firstLine="420"/>
      </w:pPr>
      <w:r>
        <w:separator/>
      </w:r>
    </w:p>
  </w:footnote>
  <w:footnote w:type="continuationSeparator" w:id="0">
    <w:p w14:paraId="60B5C7D4" w14:textId="77777777" w:rsidR="00C6312D" w:rsidRDefault="00C6312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894241415">
    <w:abstractNumId w:val="1"/>
  </w:num>
  <w:num w:numId="2" w16cid:durableId="6007221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盛周 强">
    <w15:presenceInfo w15:providerId="Windows Live" w15:userId="2c61db9bd83e1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3CE8"/>
    <w:rsid w:val="0002651B"/>
    <w:rsid w:val="00026E0A"/>
    <w:rsid w:val="00031225"/>
    <w:rsid w:val="00033E4F"/>
    <w:rsid w:val="0003450A"/>
    <w:rsid w:val="000401FE"/>
    <w:rsid w:val="000415E4"/>
    <w:rsid w:val="00045AA1"/>
    <w:rsid w:val="0005175A"/>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C7D"/>
    <w:rsid w:val="000A158F"/>
    <w:rsid w:val="000A1D78"/>
    <w:rsid w:val="000A54CA"/>
    <w:rsid w:val="000A7294"/>
    <w:rsid w:val="000B01C0"/>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642D"/>
    <w:rsid w:val="000F7A62"/>
    <w:rsid w:val="001009EF"/>
    <w:rsid w:val="00100AA3"/>
    <w:rsid w:val="00103E8C"/>
    <w:rsid w:val="0010435B"/>
    <w:rsid w:val="00104A29"/>
    <w:rsid w:val="001050AF"/>
    <w:rsid w:val="001102DF"/>
    <w:rsid w:val="001130D4"/>
    <w:rsid w:val="001138D1"/>
    <w:rsid w:val="0011586A"/>
    <w:rsid w:val="001178B0"/>
    <w:rsid w:val="001236D3"/>
    <w:rsid w:val="00126F5A"/>
    <w:rsid w:val="00127C0D"/>
    <w:rsid w:val="00132C58"/>
    <w:rsid w:val="001340C5"/>
    <w:rsid w:val="0014210A"/>
    <w:rsid w:val="00144DD0"/>
    <w:rsid w:val="0014571F"/>
    <w:rsid w:val="00155203"/>
    <w:rsid w:val="00156D59"/>
    <w:rsid w:val="001616B7"/>
    <w:rsid w:val="001638F9"/>
    <w:rsid w:val="00164E62"/>
    <w:rsid w:val="00172DD1"/>
    <w:rsid w:val="00174FE2"/>
    <w:rsid w:val="0018148F"/>
    <w:rsid w:val="00181E48"/>
    <w:rsid w:val="00181EED"/>
    <w:rsid w:val="0018669E"/>
    <w:rsid w:val="00186E3C"/>
    <w:rsid w:val="00191334"/>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576"/>
    <w:rsid w:val="00213D3B"/>
    <w:rsid w:val="002166DF"/>
    <w:rsid w:val="00217D50"/>
    <w:rsid w:val="0022103C"/>
    <w:rsid w:val="00223EA6"/>
    <w:rsid w:val="002270C2"/>
    <w:rsid w:val="002311C8"/>
    <w:rsid w:val="00232586"/>
    <w:rsid w:val="0023366E"/>
    <w:rsid w:val="00244A7A"/>
    <w:rsid w:val="00245677"/>
    <w:rsid w:val="00250FC3"/>
    <w:rsid w:val="00254053"/>
    <w:rsid w:val="00256EFC"/>
    <w:rsid w:val="002603C9"/>
    <w:rsid w:val="00260484"/>
    <w:rsid w:val="00261733"/>
    <w:rsid w:val="00265051"/>
    <w:rsid w:val="00266303"/>
    <w:rsid w:val="00271CA5"/>
    <w:rsid w:val="0028060D"/>
    <w:rsid w:val="0028485E"/>
    <w:rsid w:val="00294708"/>
    <w:rsid w:val="00294924"/>
    <w:rsid w:val="002973EC"/>
    <w:rsid w:val="002A055A"/>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5313"/>
    <w:rsid w:val="004D21FE"/>
    <w:rsid w:val="004D3C16"/>
    <w:rsid w:val="004D4C46"/>
    <w:rsid w:val="004E21B3"/>
    <w:rsid w:val="004E308A"/>
    <w:rsid w:val="004E5070"/>
    <w:rsid w:val="004E5589"/>
    <w:rsid w:val="004E69C0"/>
    <w:rsid w:val="004F125C"/>
    <w:rsid w:val="004F4D2B"/>
    <w:rsid w:val="004F4EA8"/>
    <w:rsid w:val="0050030C"/>
    <w:rsid w:val="00501051"/>
    <w:rsid w:val="00504BA8"/>
    <w:rsid w:val="0050515E"/>
    <w:rsid w:val="0050541F"/>
    <w:rsid w:val="00530D3C"/>
    <w:rsid w:val="0053194C"/>
    <w:rsid w:val="00535F2A"/>
    <w:rsid w:val="00536CCC"/>
    <w:rsid w:val="00537500"/>
    <w:rsid w:val="00541E38"/>
    <w:rsid w:val="0054222D"/>
    <w:rsid w:val="00551DDB"/>
    <w:rsid w:val="00551F81"/>
    <w:rsid w:val="00553314"/>
    <w:rsid w:val="005550F5"/>
    <w:rsid w:val="00555493"/>
    <w:rsid w:val="00556CD0"/>
    <w:rsid w:val="00556E1D"/>
    <w:rsid w:val="00561690"/>
    <w:rsid w:val="00564FAC"/>
    <w:rsid w:val="005735A3"/>
    <w:rsid w:val="0057580D"/>
    <w:rsid w:val="00581932"/>
    <w:rsid w:val="00591AF2"/>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5D8D"/>
    <w:rsid w:val="005E22CD"/>
    <w:rsid w:val="005E438B"/>
    <w:rsid w:val="005F43E2"/>
    <w:rsid w:val="005F4B6C"/>
    <w:rsid w:val="005F4BF4"/>
    <w:rsid w:val="005F52BF"/>
    <w:rsid w:val="005F5BA2"/>
    <w:rsid w:val="005F7102"/>
    <w:rsid w:val="00601BFD"/>
    <w:rsid w:val="00603787"/>
    <w:rsid w:val="00607D23"/>
    <w:rsid w:val="006124F6"/>
    <w:rsid w:val="00614EF1"/>
    <w:rsid w:val="0061505E"/>
    <w:rsid w:val="0061680B"/>
    <w:rsid w:val="00617EF0"/>
    <w:rsid w:val="006203B8"/>
    <w:rsid w:val="00622A9C"/>
    <w:rsid w:val="00624DE6"/>
    <w:rsid w:val="00633661"/>
    <w:rsid w:val="00635315"/>
    <w:rsid w:val="0063665B"/>
    <w:rsid w:val="00640136"/>
    <w:rsid w:val="006419BB"/>
    <w:rsid w:val="00644130"/>
    <w:rsid w:val="00654DA0"/>
    <w:rsid w:val="00657069"/>
    <w:rsid w:val="00657BBA"/>
    <w:rsid w:val="00657C7F"/>
    <w:rsid w:val="00660718"/>
    <w:rsid w:val="006623EF"/>
    <w:rsid w:val="0066440A"/>
    <w:rsid w:val="006668C9"/>
    <w:rsid w:val="00666D20"/>
    <w:rsid w:val="00666E4D"/>
    <w:rsid w:val="006702AB"/>
    <w:rsid w:val="006717DC"/>
    <w:rsid w:val="00673A91"/>
    <w:rsid w:val="00674A4E"/>
    <w:rsid w:val="0068421A"/>
    <w:rsid w:val="006850B0"/>
    <w:rsid w:val="00686348"/>
    <w:rsid w:val="00687CBC"/>
    <w:rsid w:val="0069349F"/>
    <w:rsid w:val="006A67A7"/>
    <w:rsid w:val="006A6BC0"/>
    <w:rsid w:val="006A6E7C"/>
    <w:rsid w:val="006A70AE"/>
    <w:rsid w:val="006A729D"/>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F1324"/>
    <w:rsid w:val="006F258E"/>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2AC9"/>
    <w:rsid w:val="00AB3EE6"/>
    <w:rsid w:val="00AB404F"/>
    <w:rsid w:val="00AB70B9"/>
    <w:rsid w:val="00AC50EF"/>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80403"/>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7A58"/>
    <w:rsid w:val="00C118A6"/>
    <w:rsid w:val="00C178FE"/>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7164"/>
    <w:rsid w:val="00CB2496"/>
    <w:rsid w:val="00CB3839"/>
    <w:rsid w:val="00CB38F5"/>
    <w:rsid w:val="00CB3AE1"/>
    <w:rsid w:val="00CB5CA3"/>
    <w:rsid w:val="00CB6374"/>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20B15"/>
    <w:rsid w:val="00D23879"/>
    <w:rsid w:val="00D256BA"/>
    <w:rsid w:val="00D35F6B"/>
    <w:rsid w:val="00D36467"/>
    <w:rsid w:val="00D405E7"/>
    <w:rsid w:val="00D435F7"/>
    <w:rsid w:val="00D44D14"/>
    <w:rsid w:val="00D60FCA"/>
    <w:rsid w:val="00D66295"/>
    <w:rsid w:val="00D66444"/>
    <w:rsid w:val="00D70F20"/>
    <w:rsid w:val="00D730DF"/>
    <w:rsid w:val="00D82FAA"/>
    <w:rsid w:val="00D830BC"/>
    <w:rsid w:val="00D832E7"/>
    <w:rsid w:val="00D84915"/>
    <w:rsid w:val="00D84DA0"/>
    <w:rsid w:val="00D8683E"/>
    <w:rsid w:val="00D92EEA"/>
    <w:rsid w:val="00D94007"/>
    <w:rsid w:val="00D94113"/>
    <w:rsid w:val="00DA3C2C"/>
    <w:rsid w:val="00DB5C32"/>
    <w:rsid w:val="00DD1CD1"/>
    <w:rsid w:val="00DD2E07"/>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C0E"/>
    <w:rsid w:val="00E43E83"/>
    <w:rsid w:val="00E46351"/>
    <w:rsid w:val="00E54225"/>
    <w:rsid w:val="00E63F70"/>
    <w:rsid w:val="00E66263"/>
    <w:rsid w:val="00E6785B"/>
    <w:rsid w:val="00E67983"/>
    <w:rsid w:val="00E7013E"/>
    <w:rsid w:val="00E74788"/>
    <w:rsid w:val="00E74817"/>
    <w:rsid w:val="00E802C6"/>
    <w:rsid w:val="00E8114E"/>
    <w:rsid w:val="00E82766"/>
    <w:rsid w:val="00E84C8A"/>
    <w:rsid w:val="00E859C2"/>
    <w:rsid w:val="00E87F38"/>
    <w:rsid w:val="00E9260E"/>
    <w:rsid w:val="00E949EB"/>
    <w:rsid w:val="00E956A8"/>
    <w:rsid w:val="00E9613E"/>
    <w:rsid w:val="00E97119"/>
    <w:rsid w:val="00E974DB"/>
    <w:rsid w:val="00E97987"/>
    <w:rsid w:val="00EA35F1"/>
    <w:rsid w:val="00EA3D59"/>
    <w:rsid w:val="00EB0D50"/>
    <w:rsid w:val="00EB54F0"/>
    <w:rsid w:val="00EB5C84"/>
    <w:rsid w:val="00EB684E"/>
    <w:rsid w:val="00EC4696"/>
    <w:rsid w:val="00EC53B7"/>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7904"/>
    <w:rsid w:val="00F94CC0"/>
    <w:rsid w:val="00F954E9"/>
    <w:rsid w:val="00F956EE"/>
    <w:rsid w:val="00F97646"/>
    <w:rsid w:val="00FA0CB3"/>
    <w:rsid w:val="00FA49C9"/>
    <w:rsid w:val="00FA4F85"/>
    <w:rsid w:val="00FB187E"/>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spacing w:line="300" w:lineRule="auto"/>
      <w:ind w:firstLineChars="200" w:firstLine="200"/>
      <w:jc w:val="both"/>
    </w:pPr>
    <w:rPr>
      <w:rFonts w:ascii="Times New Roman" w:eastAsia="宋体" w:hAnsi="Times New Roman"/>
      <w:color w:val="000000" w:themeColor="text1"/>
      <w:kern w:val="2"/>
      <w:sz w:val="21"/>
      <w:szCs w:val="22"/>
    </w:rPr>
  </w:style>
  <w:style w:type="paragraph" w:styleId="1">
    <w:name w:val="heading 1"/>
    <w:basedOn w:val="2"/>
    <w:next w:val="a"/>
    <w:link w:val="10"/>
    <w:uiPriority w:val="9"/>
    <w:qFormat/>
    <w:pPr>
      <w:outlineLvl w:val="0"/>
    </w:pPr>
    <w:rPr>
      <w:sz w:val="28"/>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eastAsia="黑体" w:cstheme="majorBidi"/>
      <w:bCs/>
      <w:szCs w:val="32"/>
    </w:rPr>
  </w:style>
  <w:style w:type="paragraph" w:styleId="3">
    <w:name w:val="heading 3"/>
    <w:basedOn w:val="a"/>
    <w:next w:val="a"/>
    <w:link w:val="30"/>
    <w:uiPriority w:val="9"/>
    <w:unhideWhenUsed/>
    <w:qFormat/>
    <w:pPr>
      <w:keepNext/>
      <w:keepLines/>
      <w:ind w:firstLineChars="0" w:firstLine="0"/>
      <w:outlineLvl w:val="2"/>
    </w:pPr>
    <w:rPr>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400"/>
      <w:jc w:val="left"/>
    </w:p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rPr>
      <w:rFonts w:eastAsia="黑体" w:cs="Times New Roman"/>
      <w:sz w:val="28"/>
      <w:szCs w:val="28"/>
    </w:rPr>
  </w:style>
  <w:style w:type="paragraph" w:styleId="ae">
    <w:name w:val="footnote text"/>
    <w:basedOn w:val="a"/>
    <w:link w:val="af"/>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296"/>
      </w:tabs>
      <w:ind w:leftChars="200" w:left="200"/>
      <w:jc w:val="left"/>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0">
    <w:name w:val="Normal (Web)"/>
    <w:basedOn w:val="a"/>
    <w:uiPriority w:val="99"/>
    <w:semiHidden/>
    <w:unhideWhenUsed/>
    <w:qFormat/>
    <w:rPr>
      <w:rFonts w:cs="Times New Roman"/>
      <w:sz w:val="24"/>
      <w:szCs w:val="24"/>
    </w:rPr>
  </w:style>
  <w:style w:type="paragraph" w:styleId="af1">
    <w:name w:val="Title"/>
    <w:basedOn w:val="a"/>
    <w:next w:val="a"/>
    <w:link w:val="af2"/>
    <w:uiPriority w:val="10"/>
    <w:qFormat/>
    <w:pPr>
      <w:ind w:firstLineChars="0" w:firstLine="0"/>
      <w:jc w:val="center"/>
      <w:outlineLvl w:val="0"/>
    </w:pPr>
    <w:rPr>
      <w:rFonts w:eastAsia="黑体"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imes New Roman" w:eastAsia="黑体" w:hAnsi="Times New Roman" w:cstheme="majorBidi"/>
      <w:bCs/>
      <w:color w:val="000000" w:themeColor="text1"/>
      <w:kern w:val="2"/>
      <w:sz w:val="28"/>
      <w:szCs w:val="32"/>
    </w:rPr>
  </w:style>
  <w:style w:type="character" w:customStyle="1" w:styleId="20">
    <w:name w:val="标题 2 字符"/>
    <w:basedOn w:val="a0"/>
    <w:link w:val="2"/>
    <w:uiPriority w:val="9"/>
    <w:rPr>
      <w:rFonts w:ascii="Times New Roman" w:eastAsia="黑体" w:hAnsi="Times New Roman" w:cstheme="majorBidi"/>
      <w:bCs/>
      <w:color w:val="000000" w:themeColor="text1"/>
      <w:kern w:val="2"/>
      <w:sz w:val="21"/>
      <w:szCs w:val="32"/>
    </w:rPr>
  </w:style>
  <w:style w:type="character" w:customStyle="1" w:styleId="30">
    <w:name w:val="标题 3 字符"/>
    <w:basedOn w:val="a0"/>
    <w:link w:val="3"/>
    <w:uiPriority w:val="9"/>
    <w:qFormat/>
    <w:rPr>
      <w:rFonts w:ascii="Times New Roman" w:eastAsia="宋体" w:hAnsi="Times New Roman"/>
      <w:bCs/>
      <w:color w:val="000000" w:themeColor="text1"/>
      <w:kern w:val="2"/>
      <w:sz w:val="21"/>
      <w:szCs w:val="32"/>
    </w:rPr>
  </w:style>
  <w:style w:type="character" w:customStyle="1" w:styleId="40">
    <w:name w:val="标题 4 字符"/>
    <w:basedOn w:val="a0"/>
    <w:link w:val="4"/>
    <w:uiPriority w:val="9"/>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rPr>
      <w:rFonts w:ascii="Times New Roman" w:eastAsia="宋体" w:hAnsi="Times New Roman"/>
      <w:b/>
      <w:bCs/>
      <w:color w:val="000000" w:themeColor="text1"/>
      <w:sz w:val="28"/>
      <w:szCs w:val="28"/>
    </w:rPr>
  </w:style>
  <w:style w:type="character" w:customStyle="1" w:styleId="HTML0">
    <w:name w:val="HTML 预设格式 字符"/>
    <w:basedOn w:val="a0"/>
    <w:link w:val="HTML"/>
    <w:uiPriority w:val="99"/>
    <w:semiHidden/>
    <w:rPr>
      <w:rFonts w:ascii="宋体" w:eastAsia="宋体" w:hAnsi="宋体" w:cs="宋体"/>
      <w:color w:val="000000" w:themeColor="text1"/>
      <w:kern w:val="0"/>
      <w:sz w:val="24"/>
      <w:szCs w:val="24"/>
    </w:rPr>
  </w:style>
  <w:style w:type="character" w:customStyle="1" w:styleId="HTML1">
    <w:name w:val="HTML 预设格式 字符1"/>
    <w:basedOn w:val="a0"/>
    <w:uiPriority w:val="99"/>
    <w:semiHidden/>
    <w:rPr>
      <w:rFonts w:ascii="Courier New" w:eastAsia="宋体" w:hAnsi="Courier New" w:cs="Courier New"/>
      <w:color w:val="000000" w:themeColor="text1"/>
      <w:sz w:val="20"/>
      <w:szCs w:val="20"/>
    </w:rPr>
  </w:style>
  <w:style w:type="character" w:customStyle="1" w:styleId="gnkrckgcgsb">
    <w:name w:val="gnkrckgcgsb"/>
    <w:basedOn w:val="a0"/>
    <w:qFormat/>
  </w:style>
  <w:style w:type="character" w:customStyle="1" w:styleId="11">
    <w:name w:val="标题 1 字符1"/>
    <w:basedOn w:val="a0"/>
    <w:uiPriority w:val="9"/>
    <w:qFormat/>
    <w:rPr>
      <w:b/>
      <w:bCs/>
      <w:kern w:val="44"/>
      <w:sz w:val="44"/>
      <w:szCs w:val="44"/>
    </w:rPr>
  </w:style>
  <w:style w:type="paragraph" w:customStyle="1" w:styleId="12">
    <w:name w:val="样式1"/>
    <w:basedOn w:val="1"/>
    <w:link w:val="13"/>
    <w:qFormat/>
  </w:style>
  <w:style w:type="character" w:customStyle="1" w:styleId="13">
    <w:name w:val="样式1 字符"/>
    <w:basedOn w:val="10"/>
    <w:link w:val="12"/>
    <w:qFormat/>
    <w:rPr>
      <w:rFonts w:ascii="Times New Roman" w:eastAsia="黑体" w:hAnsi="Times New Roman" w:cstheme="majorBidi"/>
      <w:bCs/>
      <w:color w:val="000000" w:themeColor="text1"/>
      <w:kern w:val="44"/>
      <w:sz w:val="28"/>
      <w:szCs w:val="44"/>
    </w:rPr>
  </w:style>
  <w:style w:type="paragraph" w:customStyle="1" w:styleId="21">
    <w:name w:val="样式2"/>
    <w:basedOn w:val="2"/>
    <w:link w:val="22"/>
    <w:qFormat/>
  </w:style>
  <w:style w:type="character" w:customStyle="1" w:styleId="22">
    <w:name w:val="样式2 字符"/>
    <w:basedOn w:val="20"/>
    <w:link w:val="21"/>
    <w:qFormat/>
    <w:rPr>
      <w:rFonts w:ascii="Times New Roman" w:eastAsia="黑体" w:hAnsi="Times New Roman" w:cstheme="majorBidi"/>
      <w:bCs/>
      <w:color w:val="000000" w:themeColor="text1"/>
      <w:kern w:val="2"/>
      <w:sz w:val="21"/>
      <w:szCs w:val="32"/>
    </w:rPr>
  </w:style>
  <w:style w:type="paragraph" w:customStyle="1" w:styleId="51">
    <w:name w:val="样式5"/>
    <w:basedOn w:val="4"/>
    <w:link w:val="52"/>
    <w:qFormat/>
    <w:pPr>
      <w:spacing w:before="0" w:after="0" w:line="300" w:lineRule="auto"/>
    </w:pPr>
    <w:rPr>
      <w:rFonts w:ascii="Times New Roman" w:eastAsia="宋体" w:hAnsi="Times New Roman"/>
      <w:b w:val="0"/>
    </w:rPr>
  </w:style>
  <w:style w:type="character" w:customStyle="1" w:styleId="52">
    <w:name w:val="样式5 字符"/>
    <w:basedOn w:val="40"/>
    <w:link w:val="51"/>
    <w:qFormat/>
    <w:rPr>
      <w:rFonts w:ascii="Times New Roman" w:eastAsia="宋体" w:hAnsi="Times New Roman" w:cstheme="majorBidi"/>
      <w:b w:val="0"/>
      <w:bCs/>
      <w:color w:val="000000" w:themeColor="text1"/>
      <w:sz w:val="28"/>
      <w:szCs w:val="28"/>
    </w:rPr>
  </w:style>
  <w:style w:type="character" w:customStyle="1" w:styleId="ad">
    <w:name w:val="页眉 字符"/>
    <w:basedOn w:val="a0"/>
    <w:link w:val="ac"/>
    <w:uiPriority w:val="99"/>
    <w:qFormat/>
    <w:rPr>
      <w:rFonts w:ascii="Times New Roman" w:eastAsia="宋体" w:hAnsi="Times New Roman"/>
      <w:color w:val="000000" w:themeColor="text1"/>
      <w:sz w:val="18"/>
      <w:szCs w:val="18"/>
    </w:rPr>
  </w:style>
  <w:style w:type="character" w:customStyle="1" w:styleId="ab">
    <w:name w:val="页脚 字符"/>
    <w:basedOn w:val="a0"/>
    <w:link w:val="aa"/>
    <w:uiPriority w:val="99"/>
    <w:rPr>
      <w:rFonts w:ascii="Times New Roman" w:eastAsia="宋体" w:hAnsi="Times New Roman"/>
      <w:color w:val="000000" w:themeColor="text1"/>
      <w:sz w:val="18"/>
      <w:szCs w:val="18"/>
    </w:rPr>
  </w:style>
  <w:style w:type="character" w:customStyle="1" w:styleId="a7">
    <w:name w:val="日期 字符"/>
    <w:basedOn w:val="a0"/>
    <w:link w:val="a6"/>
    <w:uiPriority w:val="99"/>
    <w:semiHidden/>
    <w:qFormat/>
    <w:rPr>
      <w:rFonts w:ascii="Times New Roman" w:eastAsia="宋体" w:hAnsi="Times New Roman"/>
      <w:color w:val="000000" w:themeColor="text1"/>
    </w:rPr>
  </w:style>
  <w:style w:type="character" w:customStyle="1" w:styleId="14">
    <w:name w:val="日期 字符1"/>
    <w:basedOn w:val="a0"/>
    <w:uiPriority w:val="99"/>
    <w:semiHidden/>
    <w:qFormat/>
    <w:rPr>
      <w:rFonts w:ascii="Times New Roman" w:eastAsia="宋体" w:hAnsi="Times New Roman"/>
      <w:color w:val="000000" w:themeColor="text1"/>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af8">
    <w:name w:val="List Paragraph"/>
    <w:basedOn w:val="a"/>
    <w:uiPriority w:val="34"/>
    <w:qFormat/>
    <w:pPr>
      <w:ind w:firstLine="420"/>
    </w:pPr>
  </w:style>
  <w:style w:type="character" w:customStyle="1" w:styleId="a5">
    <w:name w:val="批注文字 字符"/>
    <w:basedOn w:val="a0"/>
    <w:link w:val="a4"/>
    <w:uiPriority w:val="99"/>
    <w:semiHidden/>
    <w:qFormat/>
    <w:rPr>
      <w:rFonts w:ascii="Times New Roman" w:eastAsia="宋体" w:hAnsi="Times New Roman"/>
      <w:color w:val="000000" w:themeColor="text1"/>
    </w:rPr>
  </w:style>
  <w:style w:type="character" w:customStyle="1" w:styleId="15">
    <w:name w:val="批注文字 字符1"/>
    <w:basedOn w:val="a0"/>
    <w:uiPriority w:val="99"/>
    <w:semiHidden/>
    <w:qFormat/>
    <w:rPr>
      <w:rFonts w:ascii="Times New Roman" w:eastAsia="宋体" w:hAnsi="Times New Roman"/>
      <w:color w:val="000000" w:themeColor="text1"/>
    </w:rPr>
  </w:style>
  <w:style w:type="character" w:customStyle="1" w:styleId="af4">
    <w:name w:val="批注主题 字符"/>
    <w:basedOn w:val="a5"/>
    <w:link w:val="af3"/>
    <w:uiPriority w:val="99"/>
    <w:semiHidden/>
    <w:qFormat/>
    <w:rPr>
      <w:rFonts w:ascii="Times New Roman" w:eastAsia="宋体" w:hAnsi="Times New Roman"/>
      <w:b/>
      <w:bCs/>
      <w:color w:val="000000" w:themeColor="text1"/>
    </w:rPr>
  </w:style>
  <w:style w:type="character" w:customStyle="1" w:styleId="16">
    <w:name w:val="批注主题 字符1"/>
    <w:basedOn w:val="15"/>
    <w:uiPriority w:val="99"/>
    <w:semiHidden/>
    <w:rPr>
      <w:rFonts w:ascii="Times New Roman" w:eastAsia="宋体" w:hAnsi="Times New Roman"/>
      <w:b/>
      <w:bCs/>
      <w:color w:val="000000" w:themeColor="text1"/>
    </w:rPr>
  </w:style>
  <w:style w:type="character" w:customStyle="1" w:styleId="a9">
    <w:name w:val="批注框文本 字符"/>
    <w:basedOn w:val="a0"/>
    <w:link w:val="a8"/>
    <w:uiPriority w:val="99"/>
    <w:semiHidden/>
    <w:qFormat/>
    <w:rPr>
      <w:rFonts w:ascii="Times New Roman" w:eastAsia="宋体" w:hAnsi="Times New Roman"/>
      <w:color w:val="000000" w:themeColor="text1"/>
      <w:sz w:val="18"/>
      <w:szCs w:val="18"/>
    </w:rPr>
  </w:style>
  <w:style w:type="character" w:customStyle="1" w:styleId="17">
    <w:name w:val="批注框文本 字符1"/>
    <w:basedOn w:val="a0"/>
    <w:uiPriority w:val="99"/>
    <w:semiHidden/>
    <w:qFormat/>
    <w:rPr>
      <w:rFonts w:ascii="Times New Roman" w:eastAsia="宋体" w:hAnsi="Times New Roman"/>
      <w:color w:val="000000" w:themeColor="text1"/>
      <w:sz w:val="18"/>
      <w:szCs w:val="18"/>
    </w:rPr>
  </w:style>
  <w:style w:type="character" w:customStyle="1" w:styleId="af">
    <w:name w:val="脚注文本 字符"/>
    <w:basedOn w:val="a0"/>
    <w:link w:val="ae"/>
    <w:uiPriority w:val="99"/>
    <w:semiHidden/>
    <w:qFormat/>
    <w:rPr>
      <w:rFonts w:ascii="Times New Roman" w:eastAsia="宋体" w:hAnsi="Times New Roman"/>
      <w:color w:val="000000" w:themeColor="text1"/>
      <w:sz w:val="18"/>
      <w:szCs w:val="18"/>
    </w:rPr>
  </w:style>
  <w:style w:type="character" w:customStyle="1" w:styleId="18">
    <w:name w:val="脚注文本 字符1"/>
    <w:basedOn w:val="a0"/>
    <w:uiPriority w:val="99"/>
    <w:semiHidden/>
    <w:rPr>
      <w:rFonts w:ascii="Times New Roman" w:eastAsia="宋体" w:hAnsi="Times New Roman"/>
      <w:color w:val="000000" w:themeColor="text1"/>
      <w:sz w:val="18"/>
      <w:szCs w:val="18"/>
    </w:rPr>
  </w:style>
  <w:style w:type="paragraph" w:customStyle="1" w:styleId="af9">
    <w:name w:val="表标题"/>
    <w:basedOn w:val="a3"/>
    <w:qFormat/>
    <w:pPr>
      <w:jc w:val="center"/>
    </w:pPr>
    <w:rPr>
      <w:rFonts w:ascii="Times New Roman" w:eastAsia="宋体" w:hAnsi="Times New Roman"/>
      <w:sz w:val="18"/>
      <w:szCs w:val="18"/>
    </w:rPr>
  </w:style>
  <w:style w:type="paragraph" w:customStyle="1" w:styleId="afa">
    <w:name w:val="图标题"/>
    <w:basedOn w:val="a3"/>
    <w:link w:val="afb"/>
    <w:qFormat/>
    <w:pPr>
      <w:jc w:val="center"/>
    </w:pPr>
    <w:rPr>
      <w:rFonts w:ascii="Times New Roman" w:eastAsia="宋体" w:hAnsi="Times New Roman"/>
      <w:sz w:val="18"/>
    </w:rPr>
  </w:style>
  <w:style w:type="paragraph" w:customStyle="1" w:styleId="afc">
    <w:name w:val="表格字体"/>
    <w:basedOn w:val="a"/>
    <w:qFormat/>
    <w:pPr>
      <w:ind w:firstLineChars="0" w:firstLine="0"/>
      <w:jc w:val="center"/>
    </w:pPr>
    <w:rPr>
      <w:sz w:val="18"/>
    </w:rPr>
  </w:style>
  <w:style w:type="table" w:customStyle="1" w:styleId="19">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qFormat/>
    <w:pPr>
      <w:tabs>
        <w:tab w:val="center" w:pos="4240"/>
        <w:tab w:val="right" w:pos="8500"/>
      </w:tabs>
      <w:ind w:firstLine="420"/>
    </w:pPr>
  </w:style>
  <w:style w:type="character" w:customStyle="1" w:styleId="AMDisplayEquation0">
    <w:name w:val="AMDisplayEquation 字符"/>
    <w:basedOn w:val="a0"/>
    <w:link w:val="AMDisplayEquation"/>
    <w:qFormat/>
    <w:rPr>
      <w:rFonts w:ascii="Times New Roman" w:eastAsia="宋体" w:hAnsi="Times New Roman"/>
      <w:color w:val="000000" w:themeColor="text1"/>
      <w:kern w:val="2"/>
      <w:sz w:val="21"/>
      <w:szCs w:val="22"/>
    </w:rPr>
  </w:style>
  <w:style w:type="table" w:customStyle="1" w:styleId="23">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数模正文"/>
    <w:basedOn w:val="a"/>
    <w:link w:val="2Char"/>
    <w:qFormat/>
    <w:pPr>
      <w:adjustRightInd w:val="0"/>
      <w:snapToGrid w:val="0"/>
      <w:ind w:firstLine="640"/>
    </w:pPr>
    <w:rPr>
      <w:rFonts w:cs="Times New Roman"/>
      <w:color w:val="auto"/>
      <w:sz w:val="24"/>
    </w:rPr>
  </w:style>
  <w:style w:type="character" w:customStyle="1" w:styleId="2Char">
    <w:name w:val="其他文字2 Char"/>
    <w:link w:val="afd"/>
    <w:qFormat/>
    <w:rPr>
      <w:rFonts w:ascii="Times New Roman" w:eastAsia="宋体" w:hAnsi="Times New Roman" w:cs="Times New Roman"/>
      <w:kern w:val="2"/>
      <w:sz w:val="24"/>
      <w:szCs w:val="22"/>
    </w:rPr>
  </w:style>
  <w:style w:type="character" w:customStyle="1" w:styleId="afb">
    <w:name w:val="图标题 字符"/>
    <w:link w:val="afa"/>
    <w:qFormat/>
    <w:rPr>
      <w:rFonts w:ascii="Times New Roman" w:eastAsia="宋体" w:hAnsi="Times New Roman" w:cstheme="majorBidi"/>
      <w:color w:val="000000" w:themeColor="text1"/>
      <w:kern w:val="2"/>
      <w:sz w:val="18"/>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240"/>
        <w:tab w:val="right" w:pos="8500"/>
      </w:tabs>
      <w:ind w:firstLineChars="0" w:firstLine="0"/>
      <w:jc w:val="center"/>
    </w:pPr>
  </w:style>
  <w:style w:type="character" w:customStyle="1" w:styleId="MTDisplayEquation0">
    <w:name w:val="MTDisplayEquation 字符"/>
    <w:basedOn w:val="a0"/>
    <w:link w:val="MTDisplayEquation"/>
    <w:rPr>
      <w:rFonts w:ascii="Times New Roman" w:eastAsia="宋体" w:hAnsi="Times New Roman"/>
      <w:color w:val="000000" w:themeColor="text1"/>
      <w:kern w:val="2"/>
      <w:sz w:val="21"/>
      <w:szCs w:val="22"/>
    </w:rPr>
  </w:style>
  <w:style w:type="paragraph" w:customStyle="1" w:styleId="afe">
    <w:name w:val="公式"/>
    <w:basedOn w:val="a"/>
    <w:qFormat/>
    <w:pPr>
      <w:tabs>
        <w:tab w:val="center" w:pos="4200"/>
        <w:tab w:val="right" w:pos="8400"/>
      </w:tabs>
      <w:ind w:firstLineChars="0" w:firstLine="0"/>
      <w:jc w:val="left"/>
      <w:textAlignment w:val="center"/>
    </w:pPr>
    <w:rPr>
      <w:position w:val="-28"/>
    </w:rPr>
  </w:style>
  <w:style w:type="character" w:customStyle="1" w:styleId="af2">
    <w:name w:val="标题 字符"/>
    <w:basedOn w:val="a0"/>
    <w:link w:val="af1"/>
    <w:uiPriority w:val="10"/>
    <w:rPr>
      <w:rFonts w:ascii="Times New Roman" w:eastAsia="黑体" w:hAnsi="Times New Roman" w:cstheme="majorBidi"/>
      <w:b/>
      <w:bCs/>
      <w:color w:val="000000" w:themeColor="text1"/>
      <w:kern w:val="2"/>
      <w:sz w:val="32"/>
      <w:szCs w:val="32"/>
    </w:rPr>
  </w:style>
  <w:style w:type="paragraph" w:customStyle="1" w:styleId="1a">
    <w:name w:val="修订1"/>
    <w:hidden/>
    <w:uiPriority w:val="99"/>
    <w:semiHidden/>
    <w:rPr>
      <w:rFonts w:ascii="Times New Roman" w:eastAsia="宋体" w:hAnsi="Times New Roman"/>
      <w:color w:val="000000" w:themeColor="text1"/>
      <w:kern w:val="2"/>
      <w:sz w:val="21"/>
      <w:szCs w:val="22"/>
    </w:rPr>
  </w:style>
  <w:style w:type="character" w:customStyle="1" w:styleId="1b">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aff">
    <w:name w:val="annotation reference"/>
    <w:basedOn w:val="a0"/>
    <w:uiPriority w:val="99"/>
    <w:semiHidden/>
    <w:unhideWhenUsed/>
    <w:rPr>
      <w:sz w:val="21"/>
      <w:szCs w:val="21"/>
    </w:rPr>
  </w:style>
  <w:style w:type="character" w:styleId="aff0">
    <w:name w:val="Unresolved Mention"/>
    <w:basedOn w:val="a0"/>
    <w:uiPriority w:val="99"/>
    <w:semiHidden/>
    <w:unhideWhenUsed/>
    <w:rsid w:val="00186E3C"/>
    <w:rPr>
      <w:color w:val="605E5C"/>
      <w:shd w:val="clear" w:color="auto" w:fill="E1DFDD"/>
    </w:rPr>
  </w:style>
  <w:style w:type="paragraph" w:styleId="aff1">
    <w:name w:val="Revision"/>
    <w:hidden/>
    <w:uiPriority w:val="99"/>
    <w:semiHidden/>
    <w:rsid w:val="00464431"/>
    <w:rPr>
      <w:rFonts w:ascii="Times New Roman" w:eastAsia="宋体"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image" Target="media/image3.wmf"/><Relationship Id="rId324" Type="http://schemas.openxmlformats.org/officeDocument/2006/relationships/image" Target="media/image150.wmf"/><Relationship Id="rId531" Type="http://schemas.openxmlformats.org/officeDocument/2006/relationships/oleObject" Target="embeddings/oleObject248.bin"/><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oleObject" Target="embeddings/oleObject223.bin"/><Relationship Id="rId32" Type="http://schemas.openxmlformats.org/officeDocument/2006/relationships/oleObject" Target="embeddings/oleObject7.bin"/><Relationship Id="rId128" Type="http://schemas.openxmlformats.org/officeDocument/2006/relationships/oleObject" Target="embeddings/oleObject54.bin"/><Relationship Id="rId335" Type="http://schemas.openxmlformats.org/officeDocument/2006/relationships/oleObject" Target="embeddings/oleObject161.bin"/><Relationship Id="rId542" Type="http://schemas.openxmlformats.org/officeDocument/2006/relationships/image" Target="media/image270.png"/><Relationship Id="rId181" Type="http://schemas.openxmlformats.org/officeDocument/2006/relationships/oleObject" Target="embeddings/oleObject83.bin"/><Relationship Id="rId402" Type="http://schemas.openxmlformats.org/officeDocument/2006/relationships/image" Target="media/image191.wmf"/><Relationship Id="rId279" Type="http://schemas.openxmlformats.org/officeDocument/2006/relationships/oleObject" Target="embeddings/oleObject133.bin"/><Relationship Id="rId486" Type="http://schemas.openxmlformats.org/officeDocument/2006/relationships/image" Target="media/image244.wmf"/><Relationship Id="rId43" Type="http://schemas.openxmlformats.org/officeDocument/2006/relationships/image" Target="media/image14.wmf"/><Relationship Id="rId139" Type="http://schemas.openxmlformats.org/officeDocument/2006/relationships/image" Target="media/image61.wmf"/><Relationship Id="rId346" Type="http://schemas.openxmlformats.org/officeDocument/2006/relationships/image" Target="media/image162.wmf"/><Relationship Id="rId553" Type="http://schemas.openxmlformats.org/officeDocument/2006/relationships/oleObject" Target="embeddings/oleObject259.bin"/><Relationship Id="rId192" Type="http://schemas.openxmlformats.org/officeDocument/2006/relationships/image" Target="media/image85.wmf"/><Relationship Id="rId206" Type="http://schemas.openxmlformats.org/officeDocument/2006/relationships/image" Target="media/image92.wmf"/><Relationship Id="rId413" Type="http://schemas.openxmlformats.org/officeDocument/2006/relationships/oleObject" Target="embeddings/oleObject198.bin"/><Relationship Id="rId497" Type="http://schemas.openxmlformats.org/officeDocument/2006/relationships/oleObject" Target="embeddings/oleObject229.bin"/><Relationship Id="rId357" Type="http://schemas.openxmlformats.org/officeDocument/2006/relationships/oleObject" Target="embeddings/oleObject171.bin"/><Relationship Id="rId54" Type="http://schemas.openxmlformats.org/officeDocument/2006/relationships/oleObject" Target="embeddings/oleObject18.bin"/><Relationship Id="rId217" Type="http://schemas.openxmlformats.org/officeDocument/2006/relationships/oleObject" Target="embeddings/oleObject101.bin"/><Relationship Id="rId564" Type="http://schemas.openxmlformats.org/officeDocument/2006/relationships/image" Target="media/image281.wmf"/><Relationship Id="rId424" Type="http://schemas.openxmlformats.org/officeDocument/2006/relationships/image" Target="media/image202.wmf"/><Relationship Id="rId270" Type="http://schemas.openxmlformats.org/officeDocument/2006/relationships/image" Target="media/image123.wmf"/><Relationship Id="rId65" Type="http://schemas.openxmlformats.org/officeDocument/2006/relationships/image" Target="media/image25.wmf"/><Relationship Id="rId130" Type="http://schemas.openxmlformats.org/officeDocument/2006/relationships/oleObject" Target="embeddings/oleObject55.bin"/><Relationship Id="rId368" Type="http://schemas.openxmlformats.org/officeDocument/2006/relationships/image" Target="media/image173.wmf"/><Relationship Id="rId575" Type="http://schemas.openxmlformats.org/officeDocument/2006/relationships/oleObject" Target="embeddings/oleObject271.bin"/><Relationship Id="rId228" Type="http://schemas.openxmlformats.org/officeDocument/2006/relationships/image" Target="media/image103.wmf"/><Relationship Id="rId435" Type="http://schemas.openxmlformats.org/officeDocument/2006/relationships/oleObject" Target="embeddings/oleObject209.bin"/><Relationship Id="rId281" Type="http://schemas.openxmlformats.org/officeDocument/2006/relationships/oleObject" Target="embeddings/oleObject134.bin"/><Relationship Id="rId502" Type="http://schemas.openxmlformats.org/officeDocument/2006/relationships/image" Target="media/image253.jpeg"/><Relationship Id="rId76" Type="http://schemas.openxmlformats.org/officeDocument/2006/relationships/oleObject" Target="embeddings/oleObject29.bin"/><Relationship Id="rId141" Type="http://schemas.openxmlformats.org/officeDocument/2006/relationships/image" Target="media/image62.wmf"/><Relationship Id="rId379" Type="http://schemas.openxmlformats.org/officeDocument/2006/relationships/oleObject" Target="embeddings/oleObject181.bin"/><Relationship Id="rId586" Type="http://schemas.openxmlformats.org/officeDocument/2006/relationships/image" Target="media/image291.wmf"/><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17.jpeg"/><Relationship Id="rId292" Type="http://schemas.openxmlformats.org/officeDocument/2006/relationships/image" Target="media/image134.wmf"/><Relationship Id="rId306" Type="http://schemas.openxmlformats.org/officeDocument/2006/relationships/image" Target="media/image141.wmf"/><Relationship Id="rId87" Type="http://schemas.openxmlformats.org/officeDocument/2006/relationships/image" Target="media/image35.wmf"/><Relationship Id="rId513" Type="http://schemas.openxmlformats.org/officeDocument/2006/relationships/oleObject" Target="embeddings/oleObject238.bin"/><Relationship Id="rId597" Type="http://schemas.microsoft.com/office/2011/relationships/people" Target="people.xml"/><Relationship Id="rId152" Type="http://schemas.openxmlformats.org/officeDocument/2006/relationships/image" Target="media/image67.wmf"/><Relationship Id="rId457" Type="http://schemas.openxmlformats.org/officeDocument/2006/relationships/oleObject" Target="embeddings/oleObject214.bin"/><Relationship Id="rId261" Type="http://schemas.openxmlformats.org/officeDocument/2006/relationships/image" Target="media/image119.wmf"/><Relationship Id="rId499" Type="http://schemas.openxmlformats.org/officeDocument/2006/relationships/oleObject" Target="embeddings/oleObject230.bin"/><Relationship Id="rId14" Type="http://schemas.microsoft.com/office/2018/08/relationships/commentsExtensible" Target="commentsExtensible.xml"/><Relationship Id="rId56" Type="http://schemas.openxmlformats.org/officeDocument/2006/relationships/oleObject" Target="embeddings/oleObject19.bin"/><Relationship Id="rId317" Type="http://schemas.openxmlformats.org/officeDocument/2006/relationships/oleObject" Target="embeddings/oleObject152.bin"/><Relationship Id="rId359" Type="http://schemas.openxmlformats.org/officeDocument/2006/relationships/oleObject" Target="embeddings/oleObject172.bin"/><Relationship Id="rId524" Type="http://schemas.openxmlformats.org/officeDocument/2006/relationships/image" Target="media/image264.jpeg"/><Relationship Id="rId566" Type="http://schemas.openxmlformats.org/officeDocument/2006/relationships/image" Target="media/image282.wmf"/><Relationship Id="rId98" Type="http://schemas.openxmlformats.org/officeDocument/2006/relationships/oleObject" Target="embeddings/oleObject39.bin"/><Relationship Id="rId121" Type="http://schemas.openxmlformats.org/officeDocument/2006/relationships/image" Target="media/image52.wmf"/><Relationship Id="rId163" Type="http://schemas.openxmlformats.org/officeDocument/2006/relationships/image" Target="media/image72.wmf"/><Relationship Id="rId219" Type="http://schemas.openxmlformats.org/officeDocument/2006/relationships/oleObject" Target="embeddings/oleObject102.bin"/><Relationship Id="rId370" Type="http://schemas.openxmlformats.org/officeDocument/2006/relationships/image" Target="media/image174.wmf"/><Relationship Id="rId426" Type="http://schemas.openxmlformats.org/officeDocument/2006/relationships/image" Target="media/image203.wmf"/><Relationship Id="rId230" Type="http://schemas.openxmlformats.org/officeDocument/2006/relationships/image" Target="media/image104.wmf"/><Relationship Id="rId468" Type="http://schemas.openxmlformats.org/officeDocument/2006/relationships/image" Target="media/image230.wmf"/><Relationship Id="rId25" Type="http://schemas.openxmlformats.org/officeDocument/2006/relationships/image" Target="media/image5.wmf"/><Relationship Id="rId67" Type="http://schemas.openxmlformats.org/officeDocument/2006/relationships/image" Target="media/image26.wmf"/><Relationship Id="rId272" Type="http://schemas.openxmlformats.org/officeDocument/2006/relationships/image" Target="media/image124.wmf"/><Relationship Id="rId328" Type="http://schemas.openxmlformats.org/officeDocument/2006/relationships/image" Target="media/image152.wmf"/><Relationship Id="rId535" Type="http://schemas.openxmlformats.org/officeDocument/2006/relationships/oleObject" Target="embeddings/oleObject250.bin"/><Relationship Id="rId577" Type="http://schemas.openxmlformats.org/officeDocument/2006/relationships/oleObject" Target="embeddings/oleObject272.bin"/><Relationship Id="rId132" Type="http://schemas.openxmlformats.org/officeDocument/2006/relationships/oleObject" Target="embeddings/oleObject56.bin"/><Relationship Id="rId174" Type="http://schemas.openxmlformats.org/officeDocument/2006/relationships/image" Target="media/image76.wmf"/><Relationship Id="rId381" Type="http://schemas.openxmlformats.org/officeDocument/2006/relationships/oleObject" Target="embeddings/oleObject182.bin"/><Relationship Id="rId241" Type="http://schemas.openxmlformats.org/officeDocument/2006/relationships/image" Target="media/image109.wmf"/><Relationship Id="rId437" Type="http://schemas.openxmlformats.org/officeDocument/2006/relationships/oleObject" Target="embeddings/oleObject210.bin"/><Relationship Id="rId479" Type="http://schemas.openxmlformats.org/officeDocument/2006/relationships/image" Target="media/image237.jpeg"/><Relationship Id="rId36" Type="http://schemas.openxmlformats.org/officeDocument/2006/relationships/oleObject" Target="embeddings/oleObject9.bin"/><Relationship Id="rId283" Type="http://schemas.openxmlformats.org/officeDocument/2006/relationships/oleObject" Target="embeddings/oleObject135.bin"/><Relationship Id="rId339" Type="http://schemas.openxmlformats.org/officeDocument/2006/relationships/image" Target="media/image158.wmf"/><Relationship Id="rId490" Type="http://schemas.openxmlformats.org/officeDocument/2006/relationships/image" Target="media/image246.wmf"/><Relationship Id="rId504" Type="http://schemas.openxmlformats.org/officeDocument/2006/relationships/image" Target="media/image255.jpeg"/><Relationship Id="rId546" Type="http://schemas.openxmlformats.org/officeDocument/2006/relationships/image" Target="media/image272.wmf"/><Relationship Id="rId78" Type="http://schemas.openxmlformats.org/officeDocument/2006/relationships/footer" Target="footer4.xml"/><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5.bin"/><Relationship Id="rId350" Type="http://schemas.openxmlformats.org/officeDocument/2006/relationships/image" Target="media/image164.wmf"/><Relationship Id="rId406" Type="http://schemas.openxmlformats.org/officeDocument/2006/relationships/image" Target="media/image193.wmf"/><Relationship Id="rId588" Type="http://schemas.openxmlformats.org/officeDocument/2006/relationships/image" Target="media/image292.wmf"/><Relationship Id="rId9" Type="http://schemas.openxmlformats.org/officeDocument/2006/relationships/oleObject" Target="embeddings/oleObject1.bin"/><Relationship Id="rId210" Type="http://schemas.openxmlformats.org/officeDocument/2006/relationships/image" Target="media/image94.wmf"/><Relationship Id="rId392" Type="http://schemas.openxmlformats.org/officeDocument/2006/relationships/image" Target="media/image186.wmf"/><Relationship Id="rId448" Type="http://schemas.openxmlformats.org/officeDocument/2006/relationships/image" Target="media/image219.jpeg"/><Relationship Id="rId252" Type="http://schemas.openxmlformats.org/officeDocument/2006/relationships/oleObject" Target="embeddings/oleObject119.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39.bin"/><Relationship Id="rId47" Type="http://schemas.openxmlformats.org/officeDocument/2006/relationships/image" Target="media/image16.wmf"/><Relationship Id="rId89" Type="http://schemas.openxmlformats.org/officeDocument/2006/relationships/image" Target="media/image36.wmf"/><Relationship Id="rId112" Type="http://schemas.openxmlformats.org/officeDocument/2006/relationships/oleObject" Target="embeddings/oleObject46.bin"/><Relationship Id="rId154" Type="http://schemas.openxmlformats.org/officeDocument/2006/relationships/image" Target="media/image68.wmf"/><Relationship Id="rId361" Type="http://schemas.openxmlformats.org/officeDocument/2006/relationships/oleObject" Target="embeddings/oleObject173.bin"/><Relationship Id="rId557" Type="http://schemas.openxmlformats.org/officeDocument/2006/relationships/oleObject" Target="embeddings/oleObject261.bin"/><Relationship Id="rId196" Type="http://schemas.openxmlformats.org/officeDocument/2006/relationships/image" Target="media/image87.wmf"/><Relationship Id="rId417" Type="http://schemas.openxmlformats.org/officeDocument/2006/relationships/oleObject" Target="embeddings/oleObject200.bin"/><Relationship Id="rId459" Type="http://schemas.openxmlformats.org/officeDocument/2006/relationships/oleObject" Target="embeddings/oleObject215.bin"/><Relationship Id="rId16" Type="http://schemas.openxmlformats.org/officeDocument/2006/relationships/header" Target="header2.xml"/><Relationship Id="rId221" Type="http://schemas.openxmlformats.org/officeDocument/2006/relationships/oleObject" Target="embeddings/oleObject103.bin"/><Relationship Id="rId263" Type="http://schemas.openxmlformats.org/officeDocument/2006/relationships/image" Target="media/image120.wmf"/><Relationship Id="rId319" Type="http://schemas.openxmlformats.org/officeDocument/2006/relationships/oleObject" Target="embeddings/oleObject153.bin"/><Relationship Id="rId470" Type="http://schemas.openxmlformats.org/officeDocument/2006/relationships/image" Target="media/image231.wmf"/><Relationship Id="rId526" Type="http://schemas.openxmlformats.org/officeDocument/2006/relationships/oleObject" Target="embeddings/oleObject243.bin"/><Relationship Id="rId58" Type="http://schemas.openxmlformats.org/officeDocument/2006/relationships/oleObject" Target="embeddings/oleObject20.bin"/><Relationship Id="rId123" Type="http://schemas.openxmlformats.org/officeDocument/2006/relationships/image" Target="media/image53.wmf"/><Relationship Id="rId330" Type="http://schemas.openxmlformats.org/officeDocument/2006/relationships/image" Target="media/image153.wmf"/><Relationship Id="rId568" Type="http://schemas.openxmlformats.org/officeDocument/2006/relationships/image" Target="media/image283.wmf"/><Relationship Id="rId165" Type="http://schemas.openxmlformats.org/officeDocument/2006/relationships/oleObject" Target="embeddings/oleObject74.bin"/><Relationship Id="rId372" Type="http://schemas.openxmlformats.org/officeDocument/2006/relationships/image" Target="media/image175.wmf"/><Relationship Id="rId428" Type="http://schemas.openxmlformats.org/officeDocument/2006/relationships/image" Target="media/image204.wmf"/><Relationship Id="rId232" Type="http://schemas.openxmlformats.org/officeDocument/2006/relationships/image" Target="media/image105.wmf"/><Relationship Id="rId274" Type="http://schemas.openxmlformats.org/officeDocument/2006/relationships/image" Target="media/image125.wmf"/><Relationship Id="rId481" Type="http://schemas.openxmlformats.org/officeDocument/2006/relationships/image" Target="media/image239.jpeg"/><Relationship Id="rId27" Type="http://schemas.openxmlformats.org/officeDocument/2006/relationships/image" Target="media/image6.wmf"/><Relationship Id="rId69" Type="http://schemas.openxmlformats.org/officeDocument/2006/relationships/image" Target="media/image27.wmf"/><Relationship Id="rId134" Type="http://schemas.openxmlformats.org/officeDocument/2006/relationships/oleObject" Target="embeddings/oleObject57.bin"/><Relationship Id="rId537" Type="http://schemas.openxmlformats.org/officeDocument/2006/relationships/oleObject" Target="embeddings/oleObject251.bin"/><Relationship Id="rId579" Type="http://schemas.openxmlformats.org/officeDocument/2006/relationships/oleObject" Target="embeddings/oleObject273.bin"/><Relationship Id="rId80" Type="http://schemas.openxmlformats.org/officeDocument/2006/relationships/oleObject" Target="embeddings/oleObject30.bin"/><Relationship Id="rId176" Type="http://schemas.openxmlformats.org/officeDocument/2006/relationships/image" Target="media/image77.wmf"/><Relationship Id="rId341" Type="http://schemas.openxmlformats.org/officeDocument/2006/relationships/oleObject" Target="embeddings/oleObject163.bin"/><Relationship Id="rId383" Type="http://schemas.openxmlformats.org/officeDocument/2006/relationships/oleObject" Target="embeddings/oleObject183.bin"/><Relationship Id="rId439" Type="http://schemas.openxmlformats.org/officeDocument/2006/relationships/image" Target="media/image210.jpeg"/><Relationship Id="rId590" Type="http://schemas.openxmlformats.org/officeDocument/2006/relationships/image" Target="media/image293.wmf"/><Relationship Id="rId201" Type="http://schemas.openxmlformats.org/officeDocument/2006/relationships/oleObject" Target="embeddings/oleObject93.bin"/><Relationship Id="rId243" Type="http://schemas.openxmlformats.org/officeDocument/2006/relationships/image" Target="media/image110.wmf"/><Relationship Id="rId285" Type="http://schemas.openxmlformats.org/officeDocument/2006/relationships/oleObject" Target="embeddings/oleObject136.bin"/><Relationship Id="rId450" Type="http://schemas.openxmlformats.org/officeDocument/2006/relationships/image" Target="media/image221.wmf"/><Relationship Id="rId506" Type="http://schemas.openxmlformats.org/officeDocument/2006/relationships/oleObject" Target="embeddings/oleObject231.bin"/><Relationship Id="rId38" Type="http://schemas.openxmlformats.org/officeDocument/2006/relationships/oleObject" Target="embeddings/oleObject10.bin"/><Relationship Id="rId103" Type="http://schemas.openxmlformats.org/officeDocument/2006/relationships/image" Target="media/image43.wmf"/><Relationship Id="rId310" Type="http://schemas.openxmlformats.org/officeDocument/2006/relationships/image" Target="media/image143.wmf"/><Relationship Id="rId492" Type="http://schemas.openxmlformats.org/officeDocument/2006/relationships/image" Target="media/image247.wmf"/><Relationship Id="rId548" Type="http://schemas.openxmlformats.org/officeDocument/2006/relationships/image" Target="media/image273.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6.bin"/><Relationship Id="rId352" Type="http://schemas.openxmlformats.org/officeDocument/2006/relationships/image" Target="media/image165.wmf"/><Relationship Id="rId394" Type="http://schemas.openxmlformats.org/officeDocument/2006/relationships/image" Target="media/image187.wmf"/><Relationship Id="rId408" Type="http://schemas.openxmlformats.org/officeDocument/2006/relationships/image" Target="media/image194.wmf"/><Relationship Id="rId212" Type="http://schemas.openxmlformats.org/officeDocument/2006/relationships/image" Target="media/image95.wmf"/><Relationship Id="rId254" Type="http://schemas.openxmlformats.org/officeDocument/2006/relationships/oleObject" Target="embeddings/oleObject120.bin"/><Relationship Id="rId49" Type="http://schemas.openxmlformats.org/officeDocument/2006/relationships/image" Target="media/image17.wmf"/><Relationship Id="rId114" Type="http://schemas.openxmlformats.org/officeDocument/2006/relationships/oleObject" Target="embeddings/oleObject47.bin"/><Relationship Id="rId296" Type="http://schemas.openxmlformats.org/officeDocument/2006/relationships/image" Target="media/image136.wmf"/><Relationship Id="rId461" Type="http://schemas.openxmlformats.org/officeDocument/2006/relationships/oleObject" Target="embeddings/oleObject216.bin"/><Relationship Id="rId517" Type="http://schemas.openxmlformats.org/officeDocument/2006/relationships/oleObject" Target="embeddings/oleObject240.bin"/><Relationship Id="rId559" Type="http://schemas.openxmlformats.org/officeDocument/2006/relationships/oleObject" Target="embeddings/oleObject262.bin"/><Relationship Id="rId60" Type="http://schemas.openxmlformats.org/officeDocument/2006/relationships/oleObject" Target="embeddings/oleObject21.bin"/><Relationship Id="rId156" Type="http://schemas.openxmlformats.org/officeDocument/2006/relationships/oleObject" Target="embeddings/oleObject69.bin"/><Relationship Id="rId198" Type="http://schemas.openxmlformats.org/officeDocument/2006/relationships/image" Target="media/image88.wmf"/><Relationship Id="rId321" Type="http://schemas.openxmlformats.org/officeDocument/2006/relationships/oleObject" Target="embeddings/oleObject154.bin"/><Relationship Id="rId363" Type="http://schemas.openxmlformats.org/officeDocument/2006/relationships/oleObject" Target="embeddings/oleObject174.bin"/><Relationship Id="rId419" Type="http://schemas.openxmlformats.org/officeDocument/2006/relationships/oleObject" Target="embeddings/oleObject201.bin"/><Relationship Id="rId570" Type="http://schemas.openxmlformats.org/officeDocument/2006/relationships/oleObject" Target="embeddings/oleObject268.bin"/><Relationship Id="rId223" Type="http://schemas.openxmlformats.org/officeDocument/2006/relationships/oleObject" Target="embeddings/oleObject104.bin"/><Relationship Id="rId430" Type="http://schemas.openxmlformats.org/officeDocument/2006/relationships/image" Target="media/image205.wmf"/><Relationship Id="rId18" Type="http://schemas.openxmlformats.org/officeDocument/2006/relationships/footer" Target="footer2.xml"/><Relationship Id="rId265" Type="http://schemas.openxmlformats.org/officeDocument/2006/relationships/image" Target="media/image121.wmf"/><Relationship Id="rId472" Type="http://schemas.openxmlformats.org/officeDocument/2006/relationships/image" Target="media/image232.wmf"/><Relationship Id="rId528" Type="http://schemas.openxmlformats.org/officeDocument/2006/relationships/oleObject" Target="embeddings/oleObject245.bin"/><Relationship Id="rId125" Type="http://schemas.openxmlformats.org/officeDocument/2006/relationships/image" Target="media/image54.wmf"/><Relationship Id="rId167" Type="http://schemas.openxmlformats.org/officeDocument/2006/relationships/image" Target="media/image73.wmf"/><Relationship Id="rId332" Type="http://schemas.openxmlformats.org/officeDocument/2006/relationships/image" Target="media/image154.wmf"/><Relationship Id="rId374" Type="http://schemas.openxmlformats.org/officeDocument/2006/relationships/image" Target="media/image177.wmf"/><Relationship Id="rId581" Type="http://schemas.openxmlformats.org/officeDocument/2006/relationships/oleObject" Target="embeddings/oleObject274.bin"/><Relationship Id="rId71" Type="http://schemas.openxmlformats.org/officeDocument/2006/relationships/image" Target="media/image28.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7.wmf"/><Relationship Id="rId276" Type="http://schemas.openxmlformats.org/officeDocument/2006/relationships/image" Target="media/image126.wmf"/><Relationship Id="rId441" Type="http://schemas.openxmlformats.org/officeDocument/2006/relationships/image" Target="media/image212.jpeg"/><Relationship Id="rId483" Type="http://schemas.openxmlformats.org/officeDocument/2006/relationships/image" Target="media/image241.jpeg"/><Relationship Id="rId539" Type="http://schemas.openxmlformats.org/officeDocument/2006/relationships/oleObject" Target="embeddings/oleObject252.bin"/><Relationship Id="rId40" Type="http://schemas.openxmlformats.org/officeDocument/2006/relationships/oleObject" Target="embeddings/oleObject11.bin"/><Relationship Id="rId136" Type="http://schemas.openxmlformats.org/officeDocument/2006/relationships/oleObject" Target="embeddings/oleObject58.bin"/><Relationship Id="rId178" Type="http://schemas.openxmlformats.org/officeDocument/2006/relationships/image" Target="media/image78.wmf"/><Relationship Id="rId301" Type="http://schemas.openxmlformats.org/officeDocument/2006/relationships/oleObject" Target="embeddings/oleObject144.bin"/><Relationship Id="rId343" Type="http://schemas.openxmlformats.org/officeDocument/2006/relationships/oleObject" Target="embeddings/oleObject164.bin"/><Relationship Id="rId550" Type="http://schemas.openxmlformats.org/officeDocument/2006/relationships/image" Target="media/image274.wmf"/><Relationship Id="rId82" Type="http://schemas.openxmlformats.org/officeDocument/2006/relationships/oleObject" Target="embeddings/oleObject31.bin"/><Relationship Id="rId203" Type="http://schemas.openxmlformats.org/officeDocument/2006/relationships/oleObject" Target="embeddings/oleObject94.bin"/><Relationship Id="rId385" Type="http://schemas.openxmlformats.org/officeDocument/2006/relationships/oleObject" Target="embeddings/oleObject184.bin"/><Relationship Id="rId592" Type="http://schemas.openxmlformats.org/officeDocument/2006/relationships/image" Target="media/image294.wmf"/><Relationship Id="rId245" Type="http://schemas.openxmlformats.org/officeDocument/2006/relationships/image" Target="media/image111.wmf"/><Relationship Id="rId287" Type="http://schemas.openxmlformats.org/officeDocument/2006/relationships/oleObject" Target="embeddings/oleObject137.bin"/><Relationship Id="rId410" Type="http://schemas.openxmlformats.org/officeDocument/2006/relationships/image" Target="media/image195.wmf"/><Relationship Id="rId452" Type="http://schemas.openxmlformats.org/officeDocument/2006/relationships/image" Target="media/image222.wmf"/><Relationship Id="rId494" Type="http://schemas.openxmlformats.org/officeDocument/2006/relationships/image" Target="media/image248.wmf"/><Relationship Id="rId508" Type="http://schemas.openxmlformats.org/officeDocument/2006/relationships/oleObject" Target="embeddings/oleObject233.bin"/><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4.wmf"/><Relationship Id="rId354" Type="http://schemas.openxmlformats.org/officeDocument/2006/relationships/image" Target="media/image166.wmf"/><Relationship Id="rId51" Type="http://schemas.openxmlformats.org/officeDocument/2006/relationships/image" Target="media/image18.wmf"/><Relationship Id="rId93" Type="http://schemas.openxmlformats.org/officeDocument/2006/relationships/image" Target="media/image38.wmf"/><Relationship Id="rId189" Type="http://schemas.openxmlformats.org/officeDocument/2006/relationships/oleObject" Target="embeddings/oleObject87.bin"/><Relationship Id="rId396" Type="http://schemas.openxmlformats.org/officeDocument/2006/relationships/image" Target="media/image188.wmf"/><Relationship Id="rId561" Type="http://schemas.openxmlformats.org/officeDocument/2006/relationships/oleObject" Target="embeddings/oleObject263.bin"/><Relationship Id="rId214" Type="http://schemas.openxmlformats.org/officeDocument/2006/relationships/image" Target="media/image96.wmf"/><Relationship Id="rId256" Type="http://schemas.openxmlformats.org/officeDocument/2006/relationships/oleObject" Target="embeddings/oleObject121.bin"/><Relationship Id="rId298" Type="http://schemas.openxmlformats.org/officeDocument/2006/relationships/image" Target="media/image137.wmf"/><Relationship Id="rId421" Type="http://schemas.openxmlformats.org/officeDocument/2006/relationships/oleObject" Target="embeddings/oleObject202.bin"/><Relationship Id="rId463" Type="http://schemas.openxmlformats.org/officeDocument/2006/relationships/oleObject" Target="embeddings/oleObject217.bin"/><Relationship Id="rId519" Type="http://schemas.openxmlformats.org/officeDocument/2006/relationships/oleObject" Target="embeddings/oleObject241.bin"/><Relationship Id="rId116" Type="http://schemas.openxmlformats.org/officeDocument/2006/relationships/oleObject" Target="embeddings/oleObject48.bin"/><Relationship Id="rId158" Type="http://schemas.openxmlformats.org/officeDocument/2006/relationships/oleObject" Target="embeddings/oleObject70.bin"/><Relationship Id="rId323" Type="http://schemas.openxmlformats.org/officeDocument/2006/relationships/oleObject" Target="embeddings/oleObject155.bin"/><Relationship Id="rId530" Type="http://schemas.openxmlformats.org/officeDocument/2006/relationships/oleObject" Target="embeddings/oleObject247.bin"/><Relationship Id="rId20" Type="http://schemas.openxmlformats.org/officeDocument/2006/relationships/footer" Target="footer3.xml"/><Relationship Id="rId62" Type="http://schemas.openxmlformats.org/officeDocument/2006/relationships/oleObject" Target="embeddings/oleObject22.bin"/><Relationship Id="rId365" Type="http://schemas.openxmlformats.org/officeDocument/2006/relationships/oleObject" Target="embeddings/oleObject175.bin"/><Relationship Id="rId572" Type="http://schemas.openxmlformats.org/officeDocument/2006/relationships/image" Target="media/image284.wmf"/><Relationship Id="rId225" Type="http://schemas.openxmlformats.org/officeDocument/2006/relationships/oleObject" Target="embeddings/oleObject105.bin"/><Relationship Id="rId267" Type="http://schemas.openxmlformats.org/officeDocument/2006/relationships/oleObject" Target="embeddings/oleObject127.bin"/><Relationship Id="rId432" Type="http://schemas.openxmlformats.org/officeDocument/2006/relationships/image" Target="media/image206.wmf"/><Relationship Id="rId474" Type="http://schemas.openxmlformats.org/officeDocument/2006/relationships/image" Target="media/image233.wmf"/><Relationship Id="rId127" Type="http://schemas.openxmlformats.org/officeDocument/2006/relationships/image" Target="media/image55.wmf"/><Relationship Id="rId31" Type="http://schemas.openxmlformats.org/officeDocument/2006/relationships/image" Target="media/image8.wmf"/><Relationship Id="rId73" Type="http://schemas.openxmlformats.org/officeDocument/2006/relationships/image" Target="media/image29.wmf"/><Relationship Id="rId169" Type="http://schemas.openxmlformats.org/officeDocument/2006/relationships/oleObject" Target="embeddings/oleObject77.bin"/><Relationship Id="rId334" Type="http://schemas.openxmlformats.org/officeDocument/2006/relationships/image" Target="media/image155.wmf"/><Relationship Id="rId376" Type="http://schemas.openxmlformats.org/officeDocument/2006/relationships/image" Target="media/image178.wmf"/><Relationship Id="rId541" Type="http://schemas.openxmlformats.org/officeDocument/2006/relationships/oleObject" Target="embeddings/oleObject253.bin"/><Relationship Id="rId583" Type="http://schemas.openxmlformats.org/officeDocument/2006/relationships/oleObject" Target="embeddings/oleObject275.bin"/><Relationship Id="rId4" Type="http://schemas.openxmlformats.org/officeDocument/2006/relationships/settings" Target="settings.xml"/><Relationship Id="rId180" Type="http://schemas.openxmlformats.org/officeDocument/2006/relationships/image" Target="media/image79.wmf"/><Relationship Id="rId236" Type="http://schemas.openxmlformats.org/officeDocument/2006/relationships/image" Target="media/image107.wmf"/><Relationship Id="rId278" Type="http://schemas.openxmlformats.org/officeDocument/2006/relationships/image" Target="media/image127.wmf"/><Relationship Id="rId401" Type="http://schemas.openxmlformats.org/officeDocument/2006/relationships/oleObject" Target="embeddings/oleObject192.bin"/><Relationship Id="rId443" Type="http://schemas.openxmlformats.org/officeDocument/2006/relationships/image" Target="media/image214.jpeg"/><Relationship Id="rId303" Type="http://schemas.openxmlformats.org/officeDocument/2006/relationships/oleObject" Target="embeddings/oleObject145.bin"/><Relationship Id="rId485" Type="http://schemas.openxmlformats.org/officeDocument/2006/relationships/image" Target="media/image243.jpeg"/><Relationship Id="rId42" Type="http://schemas.openxmlformats.org/officeDocument/2006/relationships/oleObject" Target="embeddings/oleObject12.bin"/><Relationship Id="rId84" Type="http://schemas.openxmlformats.org/officeDocument/2006/relationships/oleObject" Target="embeddings/oleObject32.bin"/><Relationship Id="rId138" Type="http://schemas.openxmlformats.org/officeDocument/2006/relationships/oleObject" Target="embeddings/oleObject59.bin"/><Relationship Id="rId345" Type="http://schemas.openxmlformats.org/officeDocument/2006/relationships/oleObject" Target="embeddings/oleObject165.bin"/><Relationship Id="rId387" Type="http://schemas.openxmlformats.org/officeDocument/2006/relationships/oleObject" Target="embeddings/oleObject185.bin"/><Relationship Id="rId510" Type="http://schemas.openxmlformats.org/officeDocument/2006/relationships/oleObject" Target="embeddings/oleObject235.bin"/><Relationship Id="rId552" Type="http://schemas.openxmlformats.org/officeDocument/2006/relationships/image" Target="media/image275.wmf"/><Relationship Id="rId594" Type="http://schemas.openxmlformats.org/officeDocument/2006/relationships/header" Target="header5.xm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2.wmf"/><Relationship Id="rId412" Type="http://schemas.openxmlformats.org/officeDocument/2006/relationships/image" Target="media/image196.wmf"/><Relationship Id="rId107" Type="http://schemas.openxmlformats.org/officeDocument/2006/relationships/image" Target="media/image45.wmf"/><Relationship Id="rId289" Type="http://schemas.openxmlformats.org/officeDocument/2006/relationships/oleObject" Target="embeddings/oleObject138.bin"/><Relationship Id="rId454" Type="http://schemas.openxmlformats.org/officeDocument/2006/relationships/image" Target="media/image223.wmf"/><Relationship Id="rId496" Type="http://schemas.openxmlformats.org/officeDocument/2006/relationships/image" Target="media/image249.wmf"/><Relationship Id="rId11" Type="http://schemas.openxmlformats.org/officeDocument/2006/relationships/comments" Target="comments.xml"/><Relationship Id="rId53" Type="http://schemas.openxmlformats.org/officeDocument/2006/relationships/image" Target="media/image19.wmf"/><Relationship Id="rId149" Type="http://schemas.openxmlformats.org/officeDocument/2006/relationships/oleObject" Target="embeddings/oleObject65.bin"/><Relationship Id="rId314" Type="http://schemas.openxmlformats.org/officeDocument/2006/relationships/image" Target="media/image145.wmf"/><Relationship Id="rId356" Type="http://schemas.openxmlformats.org/officeDocument/2006/relationships/image" Target="media/image167.wmf"/><Relationship Id="rId398" Type="http://schemas.openxmlformats.org/officeDocument/2006/relationships/image" Target="media/image189.wmf"/><Relationship Id="rId521" Type="http://schemas.openxmlformats.org/officeDocument/2006/relationships/image" Target="media/image261.jpeg"/><Relationship Id="rId563" Type="http://schemas.openxmlformats.org/officeDocument/2006/relationships/oleObject" Target="embeddings/oleObject264.bin"/><Relationship Id="rId95" Type="http://schemas.openxmlformats.org/officeDocument/2006/relationships/image" Target="media/image39.wmf"/><Relationship Id="rId160" Type="http://schemas.openxmlformats.org/officeDocument/2006/relationships/oleObject" Target="embeddings/oleObject71.bin"/><Relationship Id="rId216" Type="http://schemas.openxmlformats.org/officeDocument/2006/relationships/image" Target="media/image97.wmf"/><Relationship Id="rId423" Type="http://schemas.openxmlformats.org/officeDocument/2006/relationships/oleObject" Target="embeddings/oleObject203.bin"/><Relationship Id="rId258" Type="http://schemas.openxmlformats.org/officeDocument/2006/relationships/oleObject" Target="embeddings/oleObject122.bin"/><Relationship Id="rId465" Type="http://schemas.openxmlformats.org/officeDocument/2006/relationships/oleObject" Target="embeddings/oleObject218.bin"/><Relationship Id="rId22" Type="http://schemas.openxmlformats.org/officeDocument/2006/relationships/oleObject" Target="embeddings/oleObject2.bin"/><Relationship Id="rId64" Type="http://schemas.openxmlformats.org/officeDocument/2006/relationships/oleObject" Target="embeddings/oleObject23.bin"/><Relationship Id="rId118" Type="http://schemas.openxmlformats.org/officeDocument/2006/relationships/oleObject" Target="embeddings/oleObject49.bin"/><Relationship Id="rId325" Type="http://schemas.openxmlformats.org/officeDocument/2006/relationships/oleObject" Target="embeddings/oleObject156.bin"/><Relationship Id="rId367" Type="http://schemas.openxmlformats.org/officeDocument/2006/relationships/oleObject" Target="embeddings/oleObject176.bin"/><Relationship Id="rId532" Type="http://schemas.openxmlformats.org/officeDocument/2006/relationships/image" Target="media/image265.wmf"/><Relationship Id="rId574" Type="http://schemas.openxmlformats.org/officeDocument/2006/relationships/image" Target="media/image285.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8.bin"/><Relationship Id="rId434" Type="http://schemas.openxmlformats.org/officeDocument/2006/relationships/image" Target="media/image207.wmf"/><Relationship Id="rId476" Type="http://schemas.openxmlformats.org/officeDocument/2006/relationships/image" Target="media/image234.jpeg"/><Relationship Id="rId33" Type="http://schemas.openxmlformats.org/officeDocument/2006/relationships/image" Target="media/image9.wmf"/><Relationship Id="rId129" Type="http://schemas.openxmlformats.org/officeDocument/2006/relationships/image" Target="media/image56.wmf"/><Relationship Id="rId280" Type="http://schemas.openxmlformats.org/officeDocument/2006/relationships/image" Target="media/image128.wmf"/><Relationship Id="rId336" Type="http://schemas.openxmlformats.org/officeDocument/2006/relationships/image" Target="media/image156.wmf"/><Relationship Id="rId501" Type="http://schemas.openxmlformats.org/officeDocument/2006/relationships/image" Target="media/image252.jpeg"/><Relationship Id="rId543" Type="http://schemas.openxmlformats.org/officeDocument/2006/relationships/image" Target="media/image271.png"/><Relationship Id="rId75" Type="http://schemas.openxmlformats.org/officeDocument/2006/relationships/image" Target="media/image30.wmf"/><Relationship Id="rId140" Type="http://schemas.openxmlformats.org/officeDocument/2006/relationships/oleObject" Target="embeddings/oleObject60.bin"/><Relationship Id="rId182" Type="http://schemas.openxmlformats.org/officeDocument/2006/relationships/image" Target="media/image80.wmf"/><Relationship Id="rId378" Type="http://schemas.openxmlformats.org/officeDocument/2006/relationships/image" Target="media/image179.wmf"/><Relationship Id="rId403" Type="http://schemas.openxmlformats.org/officeDocument/2006/relationships/oleObject" Target="embeddings/oleObject193.bin"/><Relationship Id="rId585" Type="http://schemas.openxmlformats.org/officeDocument/2006/relationships/oleObject" Target="embeddings/oleObject276.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image" Target="media/image216.jpeg"/><Relationship Id="rId487" Type="http://schemas.openxmlformats.org/officeDocument/2006/relationships/oleObject" Target="embeddings/oleObject224.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6.bin"/><Relationship Id="rId512" Type="http://schemas.openxmlformats.org/officeDocument/2006/relationships/oleObject" Target="embeddings/oleObject237.bin"/><Relationship Id="rId44" Type="http://schemas.openxmlformats.org/officeDocument/2006/relationships/oleObject" Target="embeddings/oleObject13.bin"/><Relationship Id="rId86" Type="http://schemas.openxmlformats.org/officeDocument/2006/relationships/oleObject" Target="embeddings/oleObject33.bin"/><Relationship Id="rId151" Type="http://schemas.openxmlformats.org/officeDocument/2006/relationships/oleObject" Target="embeddings/oleObject66.bin"/><Relationship Id="rId389" Type="http://schemas.openxmlformats.org/officeDocument/2006/relationships/oleObject" Target="embeddings/oleObject186.bin"/><Relationship Id="rId554" Type="http://schemas.openxmlformats.org/officeDocument/2006/relationships/image" Target="media/image276.wmf"/><Relationship Id="rId596" Type="http://schemas.openxmlformats.org/officeDocument/2006/relationships/fontTable" Target="fontTable.xm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13.wmf"/><Relationship Id="rId414" Type="http://schemas.openxmlformats.org/officeDocument/2006/relationships/image" Target="media/image197.wmf"/><Relationship Id="rId456" Type="http://schemas.openxmlformats.org/officeDocument/2006/relationships/image" Target="media/image224.wmf"/><Relationship Id="rId498" Type="http://schemas.openxmlformats.org/officeDocument/2006/relationships/image" Target="media/image250.wmf"/><Relationship Id="rId13" Type="http://schemas.microsoft.com/office/2016/09/relationships/commentsIds" Target="commentsIds.xml"/><Relationship Id="rId109" Type="http://schemas.openxmlformats.org/officeDocument/2006/relationships/image" Target="media/image46.wmf"/><Relationship Id="rId260" Type="http://schemas.openxmlformats.org/officeDocument/2006/relationships/oleObject" Target="embeddings/oleObject123.bin"/><Relationship Id="rId316" Type="http://schemas.openxmlformats.org/officeDocument/2006/relationships/image" Target="media/image146.wmf"/><Relationship Id="rId523" Type="http://schemas.openxmlformats.org/officeDocument/2006/relationships/image" Target="media/image263.jpeg"/><Relationship Id="rId55" Type="http://schemas.openxmlformats.org/officeDocument/2006/relationships/image" Target="media/image20.wmf"/><Relationship Id="rId97" Type="http://schemas.openxmlformats.org/officeDocument/2006/relationships/image" Target="media/image40.wmf"/><Relationship Id="rId120" Type="http://schemas.openxmlformats.org/officeDocument/2006/relationships/oleObject" Target="embeddings/oleObject50.bin"/><Relationship Id="rId358" Type="http://schemas.openxmlformats.org/officeDocument/2006/relationships/image" Target="media/image168.wmf"/><Relationship Id="rId565" Type="http://schemas.openxmlformats.org/officeDocument/2006/relationships/oleObject" Target="embeddings/oleObject265.bin"/><Relationship Id="rId162" Type="http://schemas.openxmlformats.org/officeDocument/2006/relationships/oleObject" Target="embeddings/oleObject72.bin"/><Relationship Id="rId218" Type="http://schemas.openxmlformats.org/officeDocument/2006/relationships/image" Target="media/image98.wmf"/><Relationship Id="rId425" Type="http://schemas.openxmlformats.org/officeDocument/2006/relationships/oleObject" Target="embeddings/oleObject204.bin"/><Relationship Id="rId467" Type="http://schemas.openxmlformats.org/officeDocument/2006/relationships/oleObject" Target="embeddings/oleObject219.bin"/><Relationship Id="rId271" Type="http://schemas.openxmlformats.org/officeDocument/2006/relationships/oleObject" Target="embeddings/oleObject129.bin"/><Relationship Id="rId24" Type="http://schemas.openxmlformats.org/officeDocument/2006/relationships/oleObject" Target="embeddings/oleObject3.bin"/><Relationship Id="rId66" Type="http://schemas.openxmlformats.org/officeDocument/2006/relationships/oleObject" Target="embeddings/oleObject24.bin"/><Relationship Id="rId131" Type="http://schemas.openxmlformats.org/officeDocument/2006/relationships/image" Target="media/image57.wmf"/><Relationship Id="rId327" Type="http://schemas.openxmlformats.org/officeDocument/2006/relationships/oleObject" Target="embeddings/oleObject157.bin"/><Relationship Id="rId369" Type="http://schemas.openxmlformats.org/officeDocument/2006/relationships/oleObject" Target="embeddings/oleObject177.bin"/><Relationship Id="rId534" Type="http://schemas.openxmlformats.org/officeDocument/2006/relationships/image" Target="media/image266.wmf"/><Relationship Id="rId576" Type="http://schemas.openxmlformats.org/officeDocument/2006/relationships/image" Target="media/image286.wmf"/><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0.wmf"/><Relationship Id="rId436" Type="http://schemas.openxmlformats.org/officeDocument/2006/relationships/image" Target="media/image208.wmf"/><Relationship Id="rId240" Type="http://schemas.openxmlformats.org/officeDocument/2006/relationships/oleObject" Target="embeddings/oleObject113.bin"/><Relationship Id="rId478" Type="http://schemas.openxmlformats.org/officeDocument/2006/relationships/image" Target="media/image236.jpeg"/><Relationship Id="rId35" Type="http://schemas.openxmlformats.org/officeDocument/2006/relationships/image" Target="media/image10.wmf"/><Relationship Id="rId77" Type="http://schemas.openxmlformats.org/officeDocument/2006/relationships/header" Target="header4.xml"/><Relationship Id="rId100" Type="http://schemas.openxmlformats.org/officeDocument/2006/relationships/oleObject" Target="embeddings/oleObject40.bin"/><Relationship Id="rId282" Type="http://schemas.openxmlformats.org/officeDocument/2006/relationships/image" Target="media/image129.wmf"/><Relationship Id="rId338" Type="http://schemas.openxmlformats.org/officeDocument/2006/relationships/image" Target="media/image157.wmf"/><Relationship Id="rId503" Type="http://schemas.openxmlformats.org/officeDocument/2006/relationships/image" Target="media/image254.jpeg"/><Relationship Id="rId545" Type="http://schemas.openxmlformats.org/officeDocument/2006/relationships/oleObject" Target="embeddings/oleObject255.bin"/><Relationship Id="rId587" Type="http://schemas.openxmlformats.org/officeDocument/2006/relationships/oleObject" Target="embeddings/oleObject277.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image" Target="media/image81.wmf"/><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image" Target="media/image218.jpeg"/><Relationship Id="rId251" Type="http://schemas.openxmlformats.org/officeDocument/2006/relationships/image" Target="media/image114.wmf"/><Relationship Id="rId489" Type="http://schemas.openxmlformats.org/officeDocument/2006/relationships/oleObject" Target="embeddings/oleObject225.bin"/><Relationship Id="rId46" Type="http://schemas.openxmlformats.org/officeDocument/2006/relationships/oleObject" Target="embeddings/oleObject14.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7.bin"/><Relationship Id="rId514" Type="http://schemas.openxmlformats.org/officeDocument/2006/relationships/image" Target="media/image257.wmf"/><Relationship Id="rId556" Type="http://schemas.openxmlformats.org/officeDocument/2006/relationships/image" Target="media/image277.wmf"/><Relationship Id="rId88" Type="http://schemas.openxmlformats.org/officeDocument/2006/relationships/oleObject" Target="embeddings/oleObject34.bin"/><Relationship Id="rId111" Type="http://schemas.openxmlformats.org/officeDocument/2006/relationships/image" Target="media/image47.wmf"/><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9.wmf"/><Relationship Id="rId416" Type="http://schemas.openxmlformats.org/officeDocument/2006/relationships/image" Target="media/image198.wmf"/><Relationship Id="rId598" Type="http://schemas.openxmlformats.org/officeDocument/2006/relationships/theme" Target="theme/theme1.xml"/><Relationship Id="rId220" Type="http://schemas.openxmlformats.org/officeDocument/2006/relationships/image" Target="media/image99.wmf"/><Relationship Id="rId458" Type="http://schemas.openxmlformats.org/officeDocument/2006/relationships/image" Target="media/image225.wmf"/><Relationship Id="rId15" Type="http://schemas.openxmlformats.org/officeDocument/2006/relationships/header" Target="header1.xml"/><Relationship Id="rId57" Type="http://schemas.openxmlformats.org/officeDocument/2006/relationships/image" Target="media/image21.wmf"/><Relationship Id="rId262" Type="http://schemas.openxmlformats.org/officeDocument/2006/relationships/oleObject" Target="embeddings/oleObject124.bin"/><Relationship Id="rId318" Type="http://schemas.openxmlformats.org/officeDocument/2006/relationships/image" Target="media/image147.wmf"/><Relationship Id="rId525" Type="http://schemas.openxmlformats.org/officeDocument/2006/relationships/oleObject" Target="embeddings/oleObject242.bin"/><Relationship Id="rId567" Type="http://schemas.openxmlformats.org/officeDocument/2006/relationships/oleObject" Target="embeddings/oleObject266.bin"/><Relationship Id="rId99" Type="http://schemas.openxmlformats.org/officeDocument/2006/relationships/image" Target="media/image41.wmf"/><Relationship Id="rId122" Type="http://schemas.openxmlformats.org/officeDocument/2006/relationships/oleObject" Target="embeddings/oleObject51.bin"/><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oleObject" Target="embeddings/oleObject205.bin"/><Relationship Id="rId469" Type="http://schemas.openxmlformats.org/officeDocument/2006/relationships/oleObject" Target="embeddings/oleObject220.bin"/><Relationship Id="rId26" Type="http://schemas.openxmlformats.org/officeDocument/2006/relationships/oleObject" Target="embeddings/oleObject4.bin"/><Relationship Id="rId231" Type="http://schemas.openxmlformats.org/officeDocument/2006/relationships/oleObject" Target="embeddings/oleObject108.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38.jpeg"/><Relationship Id="rId536" Type="http://schemas.openxmlformats.org/officeDocument/2006/relationships/image" Target="media/image267.wmf"/><Relationship Id="rId68" Type="http://schemas.openxmlformats.org/officeDocument/2006/relationships/oleObject" Target="embeddings/oleObject25.bin"/><Relationship Id="rId133" Type="http://schemas.openxmlformats.org/officeDocument/2006/relationships/image" Target="media/image58.wmf"/><Relationship Id="rId175" Type="http://schemas.openxmlformats.org/officeDocument/2006/relationships/oleObject" Target="embeddings/oleObject80.bin"/><Relationship Id="rId340" Type="http://schemas.openxmlformats.org/officeDocument/2006/relationships/image" Target="media/image159.wmf"/><Relationship Id="rId578" Type="http://schemas.openxmlformats.org/officeDocument/2006/relationships/image" Target="media/image287.wmf"/><Relationship Id="rId200" Type="http://schemas.openxmlformats.org/officeDocument/2006/relationships/image" Target="media/image89.wmf"/><Relationship Id="rId382" Type="http://schemas.openxmlformats.org/officeDocument/2006/relationships/image" Target="media/image181.wmf"/><Relationship Id="rId438" Type="http://schemas.openxmlformats.org/officeDocument/2006/relationships/image" Target="media/image209.jpeg"/><Relationship Id="rId242" Type="http://schemas.openxmlformats.org/officeDocument/2006/relationships/oleObject" Target="embeddings/oleObject114.bin"/><Relationship Id="rId284" Type="http://schemas.openxmlformats.org/officeDocument/2006/relationships/image" Target="media/image130.wmf"/><Relationship Id="rId491" Type="http://schemas.openxmlformats.org/officeDocument/2006/relationships/oleObject" Target="embeddings/oleObject226.bin"/><Relationship Id="rId505" Type="http://schemas.openxmlformats.org/officeDocument/2006/relationships/image" Target="media/image256.jpeg"/><Relationship Id="rId37" Type="http://schemas.openxmlformats.org/officeDocument/2006/relationships/image" Target="media/image11.wmf"/><Relationship Id="rId79" Type="http://schemas.openxmlformats.org/officeDocument/2006/relationships/image" Target="media/image31.wmf"/><Relationship Id="rId102" Type="http://schemas.openxmlformats.org/officeDocument/2006/relationships/oleObject" Target="embeddings/oleObject41.bin"/><Relationship Id="rId144" Type="http://schemas.openxmlformats.org/officeDocument/2006/relationships/oleObject" Target="embeddings/oleObject62.bin"/><Relationship Id="rId547" Type="http://schemas.openxmlformats.org/officeDocument/2006/relationships/oleObject" Target="embeddings/oleObject256.bin"/><Relationship Id="rId589" Type="http://schemas.openxmlformats.org/officeDocument/2006/relationships/oleObject" Target="embeddings/oleObject278.bin"/><Relationship Id="rId90" Type="http://schemas.openxmlformats.org/officeDocument/2006/relationships/oleObject" Target="embeddings/oleObject35.bin"/><Relationship Id="rId186" Type="http://schemas.openxmlformats.org/officeDocument/2006/relationships/image" Target="media/image82.wmf"/><Relationship Id="rId351" Type="http://schemas.openxmlformats.org/officeDocument/2006/relationships/oleObject" Target="embeddings/oleObject168.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image" Target="media/image220.jpeg"/><Relationship Id="rId211" Type="http://schemas.openxmlformats.org/officeDocument/2006/relationships/oleObject" Target="embeddings/oleObject98.bin"/><Relationship Id="rId253" Type="http://schemas.openxmlformats.org/officeDocument/2006/relationships/image" Target="media/image115.wmf"/><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26.wmf"/><Relationship Id="rId516" Type="http://schemas.openxmlformats.org/officeDocument/2006/relationships/image" Target="media/image258.wmf"/><Relationship Id="rId48" Type="http://schemas.openxmlformats.org/officeDocument/2006/relationships/oleObject" Target="embeddings/oleObject15.bin"/><Relationship Id="rId113" Type="http://schemas.openxmlformats.org/officeDocument/2006/relationships/image" Target="media/image48.wmf"/><Relationship Id="rId320" Type="http://schemas.openxmlformats.org/officeDocument/2006/relationships/image" Target="media/image148.wmf"/><Relationship Id="rId558" Type="http://schemas.openxmlformats.org/officeDocument/2006/relationships/image" Target="media/image278.wmf"/><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70.wmf"/><Relationship Id="rId418" Type="http://schemas.openxmlformats.org/officeDocument/2006/relationships/image" Target="media/image199.wmf"/><Relationship Id="rId222" Type="http://schemas.openxmlformats.org/officeDocument/2006/relationships/image" Target="media/image100.wmf"/><Relationship Id="rId264" Type="http://schemas.openxmlformats.org/officeDocument/2006/relationships/oleObject" Target="embeddings/oleObject125.bin"/><Relationship Id="rId471" Type="http://schemas.openxmlformats.org/officeDocument/2006/relationships/oleObject" Target="embeddings/oleObject221.bin"/><Relationship Id="rId17" Type="http://schemas.openxmlformats.org/officeDocument/2006/relationships/footer" Target="footer1.xml"/><Relationship Id="rId59" Type="http://schemas.openxmlformats.org/officeDocument/2006/relationships/image" Target="media/image22.wmf"/><Relationship Id="rId124" Type="http://schemas.openxmlformats.org/officeDocument/2006/relationships/oleObject" Target="embeddings/oleObject52.bin"/><Relationship Id="rId527" Type="http://schemas.openxmlformats.org/officeDocument/2006/relationships/oleObject" Target="embeddings/oleObject244.bin"/><Relationship Id="rId569" Type="http://schemas.openxmlformats.org/officeDocument/2006/relationships/oleObject" Target="embeddings/oleObject267.bin"/><Relationship Id="rId70" Type="http://schemas.openxmlformats.org/officeDocument/2006/relationships/oleObject" Target="embeddings/oleObject26.bin"/><Relationship Id="rId166" Type="http://schemas.openxmlformats.org/officeDocument/2006/relationships/oleObject" Target="embeddings/oleObject75.bin"/><Relationship Id="rId331" Type="http://schemas.openxmlformats.org/officeDocument/2006/relationships/oleObject" Target="embeddings/oleObject159.bin"/><Relationship Id="rId373" Type="http://schemas.openxmlformats.org/officeDocument/2006/relationships/image" Target="media/image176.wmf"/><Relationship Id="rId429" Type="http://schemas.openxmlformats.org/officeDocument/2006/relationships/oleObject" Target="embeddings/oleObject206.bin"/><Relationship Id="rId580" Type="http://schemas.openxmlformats.org/officeDocument/2006/relationships/image" Target="media/image288.wmf"/><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11.jpeg"/><Relationship Id="rId28" Type="http://schemas.openxmlformats.org/officeDocument/2006/relationships/oleObject" Target="embeddings/oleObject5.bin"/><Relationship Id="rId275" Type="http://schemas.openxmlformats.org/officeDocument/2006/relationships/oleObject" Target="embeddings/oleObject131.bin"/><Relationship Id="rId300" Type="http://schemas.openxmlformats.org/officeDocument/2006/relationships/image" Target="media/image138.wmf"/><Relationship Id="rId482" Type="http://schemas.openxmlformats.org/officeDocument/2006/relationships/image" Target="media/image240.jpeg"/><Relationship Id="rId538" Type="http://schemas.openxmlformats.org/officeDocument/2006/relationships/image" Target="media/image268.wmf"/><Relationship Id="rId81" Type="http://schemas.openxmlformats.org/officeDocument/2006/relationships/image" Target="media/image32.wmf"/><Relationship Id="rId135" Type="http://schemas.openxmlformats.org/officeDocument/2006/relationships/image" Target="media/image59.wmf"/><Relationship Id="rId177" Type="http://schemas.openxmlformats.org/officeDocument/2006/relationships/oleObject" Target="embeddings/oleObject81.bin"/><Relationship Id="rId342" Type="http://schemas.openxmlformats.org/officeDocument/2006/relationships/image" Target="media/image160.wmf"/><Relationship Id="rId384" Type="http://schemas.openxmlformats.org/officeDocument/2006/relationships/image" Target="media/image182.wmf"/><Relationship Id="rId591" Type="http://schemas.openxmlformats.org/officeDocument/2006/relationships/oleObject" Target="embeddings/oleObject279.bin"/><Relationship Id="rId202" Type="http://schemas.openxmlformats.org/officeDocument/2006/relationships/image" Target="media/image90.wmf"/><Relationship Id="rId244" Type="http://schemas.openxmlformats.org/officeDocument/2006/relationships/oleObject" Target="embeddings/oleObject115.bin"/><Relationship Id="rId39" Type="http://schemas.openxmlformats.org/officeDocument/2006/relationships/image" Target="media/image12.wmf"/><Relationship Id="rId286" Type="http://schemas.openxmlformats.org/officeDocument/2006/relationships/image" Target="media/image131.wmf"/><Relationship Id="rId451" Type="http://schemas.openxmlformats.org/officeDocument/2006/relationships/oleObject" Target="embeddings/oleObject211.bin"/><Relationship Id="rId493" Type="http://schemas.openxmlformats.org/officeDocument/2006/relationships/oleObject" Target="embeddings/oleObject227.bin"/><Relationship Id="rId507" Type="http://schemas.openxmlformats.org/officeDocument/2006/relationships/oleObject" Target="embeddings/oleObject232.bin"/><Relationship Id="rId549" Type="http://schemas.openxmlformats.org/officeDocument/2006/relationships/oleObject" Target="embeddings/oleObject257.bin"/><Relationship Id="rId50" Type="http://schemas.openxmlformats.org/officeDocument/2006/relationships/oleObject" Target="embeddings/oleObject16.bin"/><Relationship Id="rId104" Type="http://schemas.openxmlformats.org/officeDocument/2006/relationships/oleObject" Target="embeddings/oleObject42.bin"/><Relationship Id="rId146" Type="http://schemas.openxmlformats.org/officeDocument/2006/relationships/oleObject" Target="embeddings/oleObject63.bin"/><Relationship Id="rId188" Type="http://schemas.openxmlformats.org/officeDocument/2006/relationships/image" Target="media/image83.wmf"/><Relationship Id="rId311" Type="http://schemas.openxmlformats.org/officeDocument/2006/relationships/oleObject" Target="embeddings/oleObject149.bin"/><Relationship Id="rId353" Type="http://schemas.openxmlformats.org/officeDocument/2006/relationships/oleObject" Target="embeddings/oleObject169.bin"/><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image" Target="media/image279.wmf"/><Relationship Id="rId92" Type="http://schemas.openxmlformats.org/officeDocument/2006/relationships/oleObject" Target="embeddings/oleObject36.bin"/><Relationship Id="rId213" Type="http://schemas.openxmlformats.org/officeDocument/2006/relationships/oleObject" Target="embeddings/oleObject99.bin"/><Relationship Id="rId420" Type="http://schemas.openxmlformats.org/officeDocument/2006/relationships/image" Target="media/image200.wmf"/><Relationship Id="rId255" Type="http://schemas.openxmlformats.org/officeDocument/2006/relationships/image" Target="media/image116.wmf"/><Relationship Id="rId297" Type="http://schemas.openxmlformats.org/officeDocument/2006/relationships/oleObject" Target="embeddings/oleObject142.bin"/><Relationship Id="rId462" Type="http://schemas.openxmlformats.org/officeDocument/2006/relationships/image" Target="media/image227.wmf"/><Relationship Id="rId518" Type="http://schemas.openxmlformats.org/officeDocument/2006/relationships/image" Target="media/image259.wmf"/><Relationship Id="rId115" Type="http://schemas.openxmlformats.org/officeDocument/2006/relationships/image" Target="media/image49.wmf"/><Relationship Id="rId157" Type="http://schemas.openxmlformats.org/officeDocument/2006/relationships/image" Target="media/image69.wmf"/><Relationship Id="rId322" Type="http://schemas.openxmlformats.org/officeDocument/2006/relationships/image" Target="media/image149.wmf"/><Relationship Id="rId364" Type="http://schemas.openxmlformats.org/officeDocument/2006/relationships/image" Target="media/image171.wmf"/><Relationship Id="rId61" Type="http://schemas.openxmlformats.org/officeDocument/2006/relationships/image" Target="media/image23.wmf"/><Relationship Id="rId199" Type="http://schemas.openxmlformats.org/officeDocument/2006/relationships/oleObject" Target="embeddings/oleObject92.bin"/><Relationship Id="rId571" Type="http://schemas.openxmlformats.org/officeDocument/2006/relationships/oleObject" Target="embeddings/oleObject269.bin"/><Relationship Id="rId19" Type="http://schemas.openxmlformats.org/officeDocument/2006/relationships/header" Target="header3.xml"/><Relationship Id="rId224" Type="http://schemas.openxmlformats.org/officeDocument/2006/relationships/image" Target="media/image101.wmf"/><Relationship Id="rId266" Type="http://schemas.openxmlformats.org/officeDocument/2006/relationships/oleObject" Target="embeddings/oleObject126.bin"/><Relationship Id="rId431" Type="http://schemas.openxmlformats.org/officeDocument/2006/relationships/oleObject" Target="embeddings/oleObject207.bin"/><Relationship Id="rId473" Type="http://schemas.openxmlformats.org/officeDocument/2006/relationships/oleObject" Target="embeddings/oleObject222.bin"/><Relationship Id="rId529" Type="http://schemas.openxmlformats.org/officeDocument/2006/relationships/oleObject" Target="embeddings/oleObject246.bin"/><Relationship Id="rId30" Type="http://schemas.openxmlformats.org/officeDocument/2006/relationships/oleObject" Target="embeddings/oleObject6.bin"/><Relationship Id="rId126" Type="http://schemas.openxmlformats.org/officeDocument/2006/relationships/oleObject" Target="embeddings/oleObject53.bin"/><Relationship Id="rId168" Type="http://schemas.openxmlformats.org/officeDocument/2006/relationships/oleObject" Target="embeddings/oleObject76.bin"/><Relationship Id="rId333" Type="http://schemas.openxmlformats.org/officeDocument/2006/relationships/oleObject" Target="embeddings/oleObject160.bin"/><Relationship Id="rId540" Type="http://schemas.openxmlformats.org/officeDocument/2006/relationships/image" Target="media/image269.wmf"/><Relationship Id="rId72" Type="http://schemas.openxmlformats.org/officeDocument/2006/relationships/oleObject" Target="embeddings/oleObject27.bin"/><Relationship Id="rId375" Type="http://schemas.openxmlformats.org/officeDocument/2006/relationships/oleObject" Target="embeddings/oleObject179.bin"/><Relationship Id="rId582" Type="http://schemas.openxmlformats.org/officeDocument/2006/relationships/image" Target="media/image289.wmf"/><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2.bin"/><Relationship Id="rId400" Type="http://schemas.openxmlformats.org/officeDocument/2006/relationships/image" Target="media/image190.wmf"/><Relationship Id="rId442" Type="http://schemas.openxmlformats.org/officeDocument/2006/relationships/image" Target="media/image213.jpeg"/><Relationship Id="rId484" Type="http://schemas.openxmlformats.org/officeDocument/2006/relationships/image" Target="media/image242.jpeg"/><Relationship Id="rId137" Type="http://schemas.openxmlformats.org/officeDocument/2006/relationships/image" Target="media/image60.wmf"/><Relationship Id="rId302" Type="http://schemas.openxmlformats.org/officeDocument/2006/relationships/image" Target="media/image139.wmf"/><Relationship Id="rId344" Type="http://schemas.openxmlformats.org/officeDocument/2006/relationships/image" Target="media/image161.wmf"/><Relationship Id="rId41" Type="http://schemas.openxmlformats.org/officeDocument/2006/relationships/image" Target="media/image13.wmf"/><Relationship Id="rId83" Type="http://schemas.openxmlformats.org/officeDocument/2006/relationships/image" Target="media/image33.wmf"/><Relationship Id="rId179" Type="http://schemas.openxmlformats.org/officeDocument/2006/relationships/oleObject" Target="embeddings/oleObject82.bin"/><Relationship Id="rId386" Type="http://schemas.openxmlformats.org/officeDocument/2006/relationships/image" Target="media/image183.wmf"/><Relationship Id="rId551" Type="http://schemas.openxmlformats.org/officeDocument/2006/relationships/oleObject" Target="embeddings/oleObject258.bin"/><Relationship Id="rId593" Type="http://schemas.openxmlformats.org/officeDocument/2006/relationships/oleObject" Target="embeddings/oleObject280.bin"/><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oleObject" Target="embeddings/oleObject116.bin"/><Relationship Id="rId288" Type="http://schemas.openxmlformats.org/officeDocument/2006/relationships/image" Target="media/image132.wmf"/><Relationship Id="rId411" Type="http://schemas.openxmlformats.org/officeDocument/2006/relationships/oleObject" Target="embeddings/oleObject197.bin"/><Relationship Id="rId453" Type="http://schemas.openxmlformats.org/officeDocument/2006/relationships/oleObject" Target="embeddings/oleObject212.bin"/><Relationship Id="rId509" Type="http://schemas.openxmlformats.org/officeDocument/2006/relationships/oleObject" Target="embeddings/oleObject234.bin"/><Relationship Id="rId106" Type="http://schemas.openxmlformats.org/officeDocument/2006/relationships/oleObject" Target="embeddings/oleObject43.bin"/><Relationship Id="rId313" Type="http://schemas.openxmlformats.org/officeDocument/2006/relationships/oleObject" Target="embeddings/oleObject150.bin"/><Relationship Id="rId495" Type="http://schemas.openxmlformats.org/officeDocument/2006/relationships/oleObject" Target="embeddings/oleObject228.bin"/><Relationship Id="rId10" Type="http://schemas.openxmlformats.org/officeDocument/2006/relationships/image" Target="media/image2.jpeg"/><Relationship Id="rId52" Type="http://schemas.openxmlformats.org/officeDocument/2006/relationships/oleObject" Target="embeddings/oleObject17.bin"/><Relationship Id="rId94" Type="http://schemas.openxmlformats.org/officeDocument/2006/relationships/oleObject" Target="embeddings/oleObject37.bin"/><Relationship Id="rId148" Type="http://schemas.openxmlformats.org/officeDocument/2006/relationships/oleObject" Target="embeddings/oleObject64.bin"/><Relationship Id="rId355" Type="http://schemas.openxmlformats.org/officeDocument/2006/relationships/oleObject" Target="embeddings/oleObject170.bin"/><Relationship Id="rId397" Type="http://schemas.openxmlformats.org/officeDocument/2006/relationships/oleObject" Target="embeddings/oleObject190.bin"/><Relationship Id="rId520" Type="http://schemas.openxmlformats.org/officeDocument/2006/relationships/image" Target="media/image260.jpeg"/><Relationship Id="rId562" Type="http://schemas.openxmlformats.org/officeDocument/2006/relationships/image" Target="media/image280.wmf"/><Relationship Id="rId215" Type="http://schemas.openxmlformats.org/officeDocument/2006/relationships/oleObject" Target="embeddings/oleObject100.bin"/><Relationship Id="rId257" Type="http://schemas.openxmlformats.org/officeDocument/2006/relationships/image" Target="media/image117.wmf"/><Relationship Id="rId422" Type="http://schemas.openxmlformats.org/officeDocument/2006/relationships/image" Target="media/image201.wmf"/><Relationship Id="rId464" Type="http://schemas.openxmlformats.org/officeDocument/2006/relationships/image" Target="media/image228.wmf"/><Relationship Id="rId299" Type="http://schemas.openxmlformats.org/officeDocument/2006/relationships/oleObject" Target="embeddings/oleObject143.bin"/><Relationship Id="rId63" Type="http://schemas.openxmlformats.org/officeDocument/2006/relationships/image" Target="media/image24.wmf"/><Relationship Id="rId159" Type="http://schemas.openxmlformats.org/officeDocument/2006/relationships/image" Target="media/image70.wmf"/><Relationship Id="rId366" Type="http://schemas.openxmlformats.org/officeDocument/2006/relationships/image" Target="media/image172.wmf"/><Relationship Id="rId573" Type="http://schemas.openxmlformats.org/officeDocument/2006/relationships/oleObject" Target="embeddings/oleObject270.bin"/><Relationship Id="rId226" Type="http://schemas.openxmlformats.org/officeDocument/2006/relationships/image" Target="media/image102.wmf"/><Relationship Id="rId433" Type="http://schemas.openxmlformats.org/officeDocument/2006/relationships/oleObject" Target="embeddings/oleObject208.bin"/><Relationship Id="rId74" Type="http://schemas.openxmlformats.org/officeDocument/2006/relationships/oleObject" Target="embeddings/oleObject28.bin"/><Relationship Id="rId377" Type="http://schemas.openxmlformats.org/officeDocument/2006/relationships/oleObject" Target="embeddings/oleObject180.bin"/><Relationship Id="rId500" Type="http://schemas.openxmlformats.org/officeDocument/2006/relationships/image" Target="media/image251.jpeg"/><Relationship Id="rId584" Type="http://schemas.openxmlformats.org/officeDocument/2006/relationships/image" Target="media/image290.wmf"/><Relationship Id="rId5" Type="http://schemas.openxmlformats.org/officeDocument/2006/relationships/webSettings" Target="webSettings.xml"/><Relationship Id="rId237" Type="http://schemas.openxmlformats.org/officeDocument/2006/relationships/oleObject" Target="embeddings/oleObject111.bin"/><Relationship Id="rId444" Type="http://schemas.openxmlformats.org/officeDocument/2006/relationships/image" Target="media/image215.jpeg"/><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84.wmf"/><Relationship Id="rId511" Type="http://schemas.openxmlformats.org/officeDocument/2006/relationships/oleObject" Target="embeddings/oleObject236.bin"/><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footer" Target="footer5.xml"/><Relationship Id="rId248" Type="http://schemas.openxmlformats.org/officeDocument/2006/relationships/oleObject" Target="embeddings/oleObject117.bin"/><Relationship Id="rId455" Type="http://schemas.openxmlformats.org/officeDocument/2006/relationships/oleObject" Target="embeddings/oleObject213.bin"/><Relationship Id="rId12" Type="http://schemas.microsoft.com/office/2011/relationships/commentsExtended" Target="commentsExtended.xml"/><Relationship Id="rId108" Type="http://schemas.openxmlformats.org/officeDocument/2006/relationships/oleObject" Target="embeddings/oleObject44.bin"/><Relationship Id="rId315" Type="http://schemas.openxmlformats.org/officeDocument/2006/relationships/oleObject" Target="embeddings/oleObject151.bin"/><Relationship Id="rId522" Type="http://schemas.openxmlformats.org/officeDocument/2006/relationships/image" Target="media/image262.jpeg"/><Relationship Id="rId96" Type="http://schemas.openxmlformats.org/officeDocument/2006/relationships/oleObject" Target="embeddings/oleObject38.bin"/><Relationship Id="rId161" Type="http://schemas.openxmlformats.org/officeDocument/2006/relationships/image" Target="media/image71.wmf"/><Relationship Id="rId399" Type="http://schemas.openxmlformats.org/officeDocument/2006/relationships/oleObject" Target="embeddings/oleObject191.bin"/><Relationship Id="rId259" Type="http://schemas.openxmlformats.org/officeDocument/2006/relationships/image" Target="media/image118.wmf"/><Relationship Id="rId466" Type="http://schemas.openxmlformats.org/officeDocument/2006/relationships/image" Target="media/image229.wmf"/><Relationship Id="rId23" Type="http://schemas.openxmlformats.org/officeDocument/2006/relationships/image" Target="media/image4.wmf"/><Relationship Id="rId119" Type="http://schemas.openxmlformats.org/officeDocument/2006/relationships/image" Target="media/image51.wmf"/><Relationship Id="rId326" Type="http://schemas.openxmlformats.org/officeDocument/2006/relationships/image" Target="media/image151.wmf"/><Relationship Id="rId533" Type="http://schemas.openxmlformats.org/officeDocument/2006/relationships/oleObject" Target="embeddings/oleObject249.bin"/><Relationship Id="rId172" Type="http://schemas.openxmlformats.org/officeDocument/2006/relationships/image" Target="media/image75.wmf"/><Relationship Id="rId477" Type="http://schemas.openxmlformats.org/officeDocument/2006/relationships/image" Target="media/image235.jpeg"/><Relationship Id="rId337" Type="http://schemas.openxmlformats.org/officeDocument/2006/relationships/oleObject" Target="embeddings/oleObject162.bin"/><Relationship Id="rId34" Type="http://schemas.openxmlformats.org/officeDocument/2006/relationships/oleObject" Target="embeddings/oleObject8.bin"/><Relationship Id="rId544" Type="http://schemas.openxmlformats.org/officeDocument/2006/relationships/oleObject" Target="embeddings/oleObject254.bin"/><Relationship Id="rId183" Type="http://schemas.openxmlformats.org/officeDocument/2006/relationships/oleObject" Target="embeddings/oleObject84.bin"/><Relationship Id="rId390" Type="http://schemas.openxmlformats.org/officeDocument/2006/relationships/image" Target="media/image185.wmf"/><Relationship Id="rId404" Type="http://schemas.openxmlformats.org/officeDocument/2006/relationships/image" Target="media/image192.wmf"/><Relationship Id="rId250" Type="http://schemas.openxmlformats.org/officeDocument/2006/relationships/oleObject" Target="embeddings/oleObject118.bin"/><Relationship Id="rId488" Type="http://schemas.openxmlformats.org/officeDocument/2006/relationships/image" Target="media/image245.wmf"/><Relationship Id="rId45" Type="http://schemas.openxmlformats.org/officeDocument/2006/relationships/image" Target="media/image15.wmf"/><Relationship Id="rId110" Type="http://schemas.openxmlformats.org/officeDocument/2006/relationships/oleObject" Target="embeddings/oleObject45.bin"/><Relationship Id="rId348" Type="http://schemas.openxmlformats.org/officeDocument/2006/relationships/image" Target="media/image163.wmf"/><Relationship Id="rId555" Type="http://schemas.openxmlformats.org/officeDocument/2006/relationships/oleObject" Target="embeddings/oleObject260.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1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6632</Words>
  <Characters>37807</Characters>
  <Application>Microsoft Office Word</Application>
  <DocSecurity>0</DocSecurity>
  <Lines>315</Lines>
  <Paragraphs>88</Paragraphs>
  <ScaleCrop>false</ScaleCrop>
  <Company/>
  <LinksUpToDate>false</LinksUpToDate>
  <CharactersWithSpaces>44351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强 盛周</dc:creator>
  <cp:lastModifiedBy>盛周 强</cp:lastModifiedBy>
  <cp:revision>3</cp:revision>
  <cp:lastPrinted>2023-04-20T08:40:00Z</cp:lastPrinted>
  <dcterms:created xsi:type="dcterms:W3CDTF">2023-04-20T08:40:00Z</dcterms:created>
  <dcterms:modified xsi:type="dcterms:W3CDTF">2023-04-20T08:41:00Z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