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1958B8">
      <w:pPr>
        <w:ind w:firstLineChars="0" w:firstLine="0"/>
        <w:jc w:val="center"/>
      </w:pPr>
      <w:r>
        <w:rPr>
          <w:noProof/>
        </w:rPr>
        <w:object w:dxaOrig="4867" w:dyaOrig="885" w14:anchorId="37C1B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alt="" style="width:243.2pt;height:45.55pt;mso-width-percent:0;mso-height-percent:0;mso-width-percent:0;mso-height-percent:0" o:ole="">
            <v:imagedata r:id="rId8" o:title=""/>
          </v:shape>
          <o:OLEObject Type="Embed" ProgID="CorelDRAW.Graphic.11" ShapeID="_x0000_i1306" DrawAspect="Content" ObjectID="_1743601229" r:id="rId9"/>
        </w:object>
      </w:r>
    </w:p>
    <w:p w14:paraId="1095BFA8" w14:textId="77777777" w:rsidR="0071366A" w:rsidRDefault="0071366A">
      <w:pPr>
        <w:ind w:firstLineChars="0" w:firstLine="0"/>
        <w:jc w:val="center"/>
      </w:pPr>
    </w:p>
    <w:p w14:paraId="5BE636FE" w14:textId="77777777" w:rsidR="0071366A" w:rsidRDefault="00000000">
      <w:pPr>
        <w:ind w:firstLineChars="0" w:firstLine="0"/>
        <w:jc w:val="center"/>
        <w:rPr>
          <w:rFonts w:eastAsia="黑体"/>
          <w:bCs/>
          <w:sz w:val="48"/>
          <w:szCs w:val="48"/>
        </w:rPr>
      </w:pPr>
      <w:r>
        <w:rPr>
          <w:rFonts w:eastAsia="黑体" w:hint="eastAsia"/>
          <w:bCs/>
          <w:sz w:val="48"/>
          <w:szCs w:val="48"/>
        </w:rPr>
        <w:t>本科生毕业论文（设计）</w:t>
      </w:r>
    </w:p>
    <w:p w14:paraId="29D8997F" w14:textId="77777777" w:rsidR="0071366A" w:rsidRDefault="0071366A">
      <w:pPr>
        <w:ind w:firstLineChars="0" w:firstLine="0"/>
        <w:jc w:val="center"/>
        <w:rPr>
          <w:rFonts w:eastAsia="黑体"/>
          <w:bCs/>
          <w:szCs w:val="21"/>
        </w:rPr>
      </w:pPr>
    </w:p>
    <w:p w14:paraId="75857433" w14:textId="77777777" w:rsidR="0071366A" w:rsidRDefault="00000000">
      <w:pPr>
        <w:ind w:firstLineChars="23" w:firstLine="194"/>
        <w:jc w:val="center"/>
        <w:rPr>
          <w:rFonts w:eastAsia="黑体"/>
          <w:b/>
          <w:sz w:val="84"/>
          <w:szCs w:val="84"/>
        </w:rPr>
      </w:pPr>
      <w:r>
        <w:rPr>
          <w:rFonts w:eastAsia="黑体"/>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黑体" w:eastAsia="黑体" w:hAnsi="黑体"/>
          <w:sz w:val="32"/>
        </w:rPr>
      </w:pPr>
    </w:p>
    <w:p w14:paraId="5ACE3B48" w14:textId="77777777" w:rsidR="0071366A" w:rsidRDefault="0071366A">
      <w:pPr>
        <w:ind w:firstLine="640"/>
        <w:jc w:val="center"/>
        <w:rPr>
          <w:rFonts w:ascii="黑体" w:eastAsia="黑体" w:hAnsi="黑体"/>
          <w:sz w:val="32"/>
        </w:rPr>
      </w:pPr>
    </w:p>
    <w:p w14:paraId="34C526DA" w14:textId="77777777" w:rsidR="0071366A" w:rsidRDefault="00000000">
      <w:pPr>
        <w:ind w:firstLineChars="0" w:firstLine="0"/>
        <w:jc w:val="center"/>
        <w:rPr>
          <w:rFonts w:ascii="黑体" w:eastAsia="黑体" w:hAnsi="黑体"/>
          <w:sz w:val="32"/>
          <w:szCs w:val="32"/>
        </w:rPr>
      </w:pPr>
      <w:r>
        <w:rPr>
          <w:rFonts w:ascii="黑体" w:eastAsia="黑体" w:hAnsi="黑体" w:hint="eastAsia"/>
          <w:sz w:val="32"/>
        </w:rPr>
        <w:t>题</w:t>
      </w:r>
      <w:r>
        <w:rPr>
          <w:rFonts w:ascii="黑体" w:eastAsia="黑体" w:hAnsi="黑体"/>
          <w:sz w:val="32"/>
        </w:rPr>
        <w:t xml:space="preserve">  </w:t>
      </w:r>
      <w:r>
        <w:rPr>
          <w:rFonts w:ascii="黑体" w:eastAsia="黑体" w:hAnsi="黑体" w:hint="eastAsia"/>
          <w:sz w:val="32"/>
        </w:rPr>
        <w:t>目</w:t>
      </w:r>
      <w:r>
        <w:rPr>
          <w:rFonts w:ascii="黑体" w:eastAsia="黑体" w:hAnsi="黑体" w:hint="eastAsia"/>
          <w:sz w:val="32"/>
          <w:u w:val="single"/>
        </w:rPr>
        <w:t xml:space="preserve">  </w:t>
      </w:r>
      <w:r>
        <w:rPr>
          <w:rFonts w:ascii="黑体" w:eastAsia="黑体" w:hAnsi="黑体"/>
          <w:sz w:val="32"/>
          <w:u w:val="single"/>
        </w:rPr>
        <w:t xml:space="preserve"> </w:t>
      </w:r>
      <w:r>
        <w:rPr>
          <w:rFonts w:ascii="黑体" w:eastAsia="黑体" w:hAnsi="黑体" w:hint="eastAsia"/>
          <w:sz w:val="32"/>
          <w:szCs w:val="32"/>
          <w:u w:val="single"/>
        </w:rPr>
        <w:t>基于</w:t>
      </w:r>
      <w:commentRangeStart w:id="0"/>
      <w:r w:rsidRPr="00482FF7">
        <w:rPr>
          <w:rFonts w:eastAsia="黑体" w:cs="Times New Roman"/>
          <w:sz w:val="32"/>
          <w:szCs w:val="32"/>
          <w:u w:val="single"/>
        </w:rPr>
        <w:t>ICFWD</w:t>
      </w:r>
      <w:commentRangeEnd w:id="0"/>
      <w:r w:rsidRPr="00482FF7">
        <w:rPr>
          <w:rFonts w:cs="Times New Roman"/>
        </w:rPr>
        <w:commentReference w:id="0"/>
      </w:r>
      <w:r>
        <w:rPr>
          <w:rFonts w:ascii="黑体" w:eastAsia="黑体" w:hAnsi="黑体" w:hint="eastAsia"/>
          <w:sz w:val="32"/>
          <w:szCs w:val="32"/>
          <w:u w:val="single"/>
        </w:rPr>
        <w:t>对</w:t>
      </w:r>
      <w:r w:rsidRPr="00482FF7">
        <w:rPr>
          <w:rFonts w:eastAsia="黑体" w:cs="Times New Roman"/>
          <w:sz w:val="32"/>
          <w:szCs w:val="32"/>
          <w:u w:val="single"/>
        </w:rPr>
        <w:t>LFM</w:t>
      </w:r>
      <w:r>
        <w:rPr>
          <w:rFonts w:ascii="黑体" w:eastAsia="黑体" w:hAnsi="黑体" w:hint="eastAsia"/>
          <w:sz w:val="32"/>
          <w:szCs w:val="32"/>
          <w:u w:val="single"/>
        </w:rPr>
        <w:t xml:space="preserve">信号的输出 </w:t>
      </w:r>
      <w:r>
        <w:rPr>
          <w:rFonts w:ascii="黑体" w:eastAsia="黑体" w:hAnsi="黑体"/>
          <w:sz w:val="32"/>
          <w:szCs w:val="32"/>
          <w:u w:val="single"/>
        </w:rPr>
        <w:t xml:space="preserve">  </w:t>
      </w:r>
    </w:p>
    <w:p w14:paraId="5B09D850" w14:textId="77777777" w:rsidR="0071366A" w:rsidRDefault="00000000">
      <w:pPr>
        <w:ind w:left="420" w:firstLineChars="0" w:firstLine="420"/>
        <w:jc w:val="center"/>
        <w:rPr>
          <w:rFonts w:eastAsia="黑体" w:cs="Times New Roman"/>
          <w:b/>
          <w:sz w:val="30"/>
          <w:szCs w:val="30"/>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信噪比期望不等式模型 </w:t>
      </w:r>
      <w:r>
        <w:rPr>
          <w:rFonts w:ascii="黑体" w:eastAsia="黑体" w:hAnsi="黑体"/>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000000">
      <w:pPr>
        <w:spacing w:line="300" w:lineRule="exact"/>
        <w:ind w:firstLineChars="0" w:firstLine="0"/>
        <w:rPr>
          <w:rFonts w:ascii="宋体" w:hAnsi="宋体"/>
          <w:sz w:val="30"/>
        </w:rPr>
      </w:pPr>
      <w:r>
        <w:rPr>
          <w:sz w:val="30"/>
        </w:rPr>
        <w:t xml:space="preserve">                               </w:t>
      </w:r>
    </w:p>
    <w:p w14:paraId="6D76FC14" w14:textId="77777777" w:rsidR="0071366A" w:rsidRDefault="00000000">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000000">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000000">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000000">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000000">
      <w:pPr>
        <w:spacing w:line="480" w:lineRule="auto"/>
        <w:ind w:leftChars="1000" w:left="2100" w:firstLineChars="0" w:firstLine="0"/>
        <w:jc w:val="left"/>
        <w:rPr>
          <w:rFonts w:ascii="宋体" w:eastAsia="黑体"/>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李顺杰</w:t>
      </w:r>
      <w:commentRangeStart w:id="1"/>
      <w:commentRangeEnd w:id="1"/>
      <w:r>
        <w:commentReference w:id="1"/>
      </w:r>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宋体" w:eastAsia="黑体"/>
          <w:sz w:val="32"/>
        </w:rPr>
      </w:pPr>
    </w:p>
    <w:p w14:paraId="249016E8" w14:textId="77777777" w:rsidR="0071366A" w:rsidRDefault="0071366A">
      <w:pPr>
        <w:spacing w:line="300" w:lineRule="exact"/>
        <w:ind w:firstLineChars="0" w:firstLine="0"/>
        <w:rPr>
          <w:rFonts w:ascii="宋体" w:eastAsia="黑体"/>
          <w:sz w:val="32"/>
        </w:rPr>
      </w:pPr>
    </w:p>
    <w:p w14:paraId="46CB92E7" w14:textId="77777777" w:rsidR="0071366A" w:rsidRDefault="0071366A">
      <w:pPr>
        <w:ind w:firstLineChars="0" w:firstLine="0"/>
        <w:rPr>
          <w:b/>
          <w:bCs/>
          <w:sz w:val="36"/>
          <w:szCs w:val="36"/>
        </w:rPr>
      </w:pPr>
    </w:p>
    <w:p w14:paraId="0ACF92D8" w14:textId="60566618" w:rsidR="0071366A" w:rsidRDefault="00000000">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commentRangeStart w:id="2"/>
      <w:commentRangeStart w:id="3"/>
      <w:r>
        <w:rPr>
          <w:rFonts w:hint="eastAsia"/>
          <w:b/>
          <w:bCs/>
          <w:sz w:val="36"/>
          <w:szCs w:val="36"/>
        </w:rPr>
        <w:t>四</w:t>
      </w:r>
      <w:r>
        <w:rPr>
          <w:rFonts w:hint="eastAsia"/>
          <w:b/>
          <w:bCs/>
          <w:sz w:val="36"/>
          <w:szCs w:val="36"/>
        </w:rPr>
        <w:t xml:space="preserve"> </w:t>
      </w:r>
      <w:r>
        <w:rPr>
          <w:rFonts w:hint="eastAsia"/>
          <w:b/>
          <w:bCs/>
          <w:sz w:val="36"/>
          <w:szCs w:val="36"/>
        </w:rPr>
        <w:t>月</w:t>
      </w:r>
      <w:r>
        <w:rPr>
          <w:b/>
          <w:bCs/>
          <w:sz w:val="36"/>
          <w:szCs w:val="36"/>
        </w:rPr>
        <w:t xml:space="preserve"> </w:t>
      </w:r>
      <w:r w:rsidR="00186E3C">
        <w:rPr>
          <w:rFonts w:hint="eastAsia"/>
          <w:b/>
          <w:bCs/>
          <w:sz w:val="36"/>
          <w:szCs w:val="36"/>
        </w:rPr>
        <w:t>二十</w:t>
      </w:r>
      <w:r>
        <w:rPr>
          <w:rFonts w:hint="eastAsia"/>
          <w:b/>
          <w:bCs/>
          <w:sz w:val="36"/>
          <w:szCs w:val="36"/>
        </w:rPr>
        <w:t xml:space="preserve"> </w:t>
      </w:r>
      <w:r>
        <w:rPr>
          <w:rFonts w:hint="eastAsia"/>
          <w:b/>
          <w:bCs/>
          <w:sz w:val="36"/>
          <w:szCs w:val="36"/>
        </w:rPr>
        <w:t>日</w:t>
      </w:r>
      <w:commentRangeEnd w:id="2"/>
      <w:r>
        <w:commentReference w:id="2"/>
      </w:r>
      <w:commentRangeEnd w:id="3"/>
      <w:r w:rsidR="00186E3C">
        <w:rPr>
          <w:rStyle w:val="aff"/>
        </w:rPr>
        <w:commentReference w:id="3"/>
      </w:r>
    </w:p>
    <w:p w14:paraId="5601F744" w14:textId="77777777" w:rsidR="0071366A" w:rsidRDefault="00000000">
      <w:pPr>
        <w:ind w:firstLineChars="0" w:firstLine="0"/>
        <w:jc w:val="center"/>
        <w:rPr>
          <w:b/>
          <w:bCs/>
          <w:sz w:val="36"/>
          <w:szCs w:val="36"/>
        </w:rPr>
      </w:pPr>
      <w:r>
        <w:rPr>
          <w:b/>
          <w:bCs/>
          <w:sz w:val="36"/>
          <w:szCs w:val="36"/>
        </w:rPr>
        <w:br w:type="page"/>
      </w:r>
    </w:p>
    <w:p w14:paraId="2477C29F" w14:textId="77777777" w:rsidR="0071366A" w:rsidRDefault="00000000">
      <w:pPr>
        <w:ind w:firstLineChars="45" w:firstLine="199"/>
        <w:jc w:val="center"/>
        <w:rPr>
          <w:rFonts w:ascii="宋体" w:hAnsi="宋体"/>
          <w:b/>
          <w:sz w:val="44"/>
          <w:szCs w:val="44"/>
        </w:rPr>
      </w:pPr>
      <w:r>
        <w:rPr>
          <w:rFonts w:ascii="宋体" w:hAnsi="宋体" w:hint="eastAsia"/>
          <w:b/>
          <w:sz w:val="44"/>
          <w:szCs w:val="44"/>
        </w:rPr>
        <w:lastRenderedPageBreak/>
        <w:t>声  明</w:t>
      </w:r>
    </w:p>
    <w:p w14:paraId="21721C37" w14:textId="77777777" w:rsidR="0071366A" w:rsidRDefault="0071366A">
      <w:pPr>
        <w:ind w:firstLine="883"/>
        <w:jc w:val="center"/>
        <w:rPr>
          <w:rFonts w:ascii="楷体_GB2312" w:eastAsia="楷体_GB2312"/>
          <w:b/>
          <w:sz w:val="44"/>
          <w:szCs w:val="44"/>
        </w:rPr>
      </w:pPr>
    </w:p>
    <w:p w14:paraId="31B12447" w14:textId="77777777" w:rsidR="0071366A" w:rsidRDefault="00000000">
      <w:pPr>
        <w:ind w:firstLine="640"/>
        <w:rPr>
          <w:sz w:val="32"/>
          <w:szCs w:val="32"/>
        </w:rPr>
      </w:pPr>
      <w:r>
        <w:rPr>
          <w:rFonts w:hint="eastAsia"/>
          <w:sz w:val="32"/>
          <w:szCs w:val="32"/>
        </w:rPr>
        <w:t>本人郑重声明：</w:t>
      </w:r>
    </w:p>
    <w:p w14:paraId="73C97767" w14:textId="77777777" w:rsidR="0071366A" w:rsidRDefault="00000000">
      <w:pPr>
        <w:tabs>
          <w:tab w:val="left" w:pos="720"/>
        </w:tabs>
        <w:ind w:firstLine="640"/>
        <w:rPr>
          <w:sz w:val="32"/>
          <w:szCs w:val="32"/>
        </w:rPr>
      </w:pPr>
      <w:r>
        <w:rPr>
          <w:rFonts w:hint="eastAsia"/>
          <w:sz w:val="32"/>
          <w:szCs w:val="32"/>
        </w:rPr>
        <w:t>1</w:t>
      </w:r>
      <w:r>
        <w:rPr>
          <w:rFonts w:hint="eastAsia"/>
          <w:sz w:val="32"/>
          <w:szCs w:val="32"/>
        </w:rPr>
        <w:t>、以“求实、创新”的科学精神从事科学研究工作。</w:t>
      </w:r>
    </w:p>
    <w:p w14:paraId="12F6B2CA" w14:textId="77777777" w:rsidR="0071366A" w:rsidRDefault="00000000">
      <w:pPr>
        <w:tabs>
          <w:tab w:val="left" w:pos="720"/>
        </w:tabs>
        <w:ind w:firstLine="640"/>
        <w:rPr>
          <w:sz w:val="32"/>
          <w:szCs w:val="32"/>
        </w:rPr>
      </w:pPr>
      <w:r>
        <w:rPr>
          <w:sz w:val="32"/>
          <w:szCs w:val="32"/>
        </w:rPr>
        <w:t>2</w:t>
      </w:r>
      <w:r>
        <w:rPr>
          <w:rFonts w:hint="eastAsia"/>
          <w:sz w:val="32"/>
          <w:szCs w:val="32"/>
        </w:rPr>
        <w:t>、本论文中除引文外，所有测试、数据和相关材料均为真实有效的。</w:t>
      </w:r>
    </w:p>
    <w:p w14:paraId="1D35B957" w14:textId="77777777" w:rsidR="0071366A" w:rsidRDefault="00000000">
      <w:pPr>
        <w:ind w:firstLine="640"/>
        <w:rPr>
          <w:sz w:val="32"/>
          <w:szCs w:val="32"/>
        </w:rPr>
      </w:pPr>
      <w:r>
        <w:rPr>
          <w:rFonts w:hint="eastAsia"/>
          <w:sz w:val="32"/>
          <w:szCs w:val="32"/>
        </w:rPr>
        <w:t>3</w:t>
      </w:r>
      <w:r>
        <w:rPr>
          <w:rFonts w:hint="eastAsia"/>
          <w:sz w:val="32"/>
          <w:szCs w:val="32"/>
        </w:rPr>
        <w:t>、本论文是我个人在指导教师的指导下进行的研究工作和取得的研究成果，请勿用于非法用途。</w:t>
      </w:r>
    </w:p>
    <w:p w14:paraId="3113FCCC" w14:textId="77777777" w:rsidR="0071366A" w:rsidRDefault="00000000">
      <w:pPr>
        <w:tabs>
          <w:tab w:val="left" w:pos="720"/>
        </w:tabs>
        <w:ind w:firstLine="640"/>
        <w:rPr>
          <w:sz w:val="32"/>
          <w:szCs w:val="32"/>
        </w:rPr>
      </w:pPr>
      <w:r>
        <w:rPr>
          <w:rFonts w:hint="eastAsia"/>
          <w:sz w:val="32"/>
          <w:szCs w:val="32"/>
        </w:rPr>
        <w:t>4</w:t>
      </w:r>
      <w:r>
        <w:rPr>
          <w:rFonts w:hint="eastAsia"/>
          <w:sz w:val="32"/>
          <w:szCs w:val="32"/>
        </w:rPr>
        <w:t>、本论文中除引文和致谢的内容外，并未抄袭其他人或其他机构已经发表或撰写过的研究成果。</w:t>
      </w:r>
    </w:p>
    <w:p w14:paraId="66D5EECE" w14:textId="77777777" w:rsidR="0071366A" w:rsidRDefault="00000000">
      <w:pPr>
        <w:tabs>
          <w:tab w:val="left" w:pos="720"/>
        </w:tabs>
        <w:ind w:firstLine="640"/>
        <w:rPr>
          <w:sz w:val="32"/>
          <w:szCs w:val="32"/>
        </w:rPr>
      </w:pPr>
      <w:r>
        <w:rPr>
          <w:sz w:val="32"/>
          <w:szCs w:val="32"/>
        </w:rPr>
        <w:t>5</w:t>
      </w:r>
      <w:r>
        <w:rPr>
          <w:rFonts w:hint="eastAsia"/>
          <w:sz w:val="32"/>
          <w:szCs w:val="32"/>
        </w:rPr>
        <w:t>、关于其他同志对本研究所做的贡献均已在论文中作了声明并表示了谢意。</w:t>
      </w:r>
    </w:p>
    <w:p w14:paraId="383746BA" w14:textId="77777777" w:rsidR="0071366A" w:rsidRDefault="0071366A">
      <w:pPr>
        <w:ind w:firstLine="640"/>
        <w:rPr>
          <w:sz w:val="32"/>
          <w:szCs w:val="32"/>
        </w:rPr>
      </w:pPr>
    </w:p>
    <w:p w14:paraId="3BA12B02" w14:textId="77777777" w:rsidR="0071366A" w:rsidRDefault="0071366A">
      <w:pPr>
        <w:ind w:firstLine="640"/>
        <w:rPr>
          <w:sz w:val="32"/>
          <w:szCs w:val="32"/>
        </w:rPr>
      </w:pPr>
    </w:p>
    <w:p w14:paraId="30FBB29C" w14:textId="77777777" w:rsidR="0071366A" w:rsidRPr="0014210A" w:rsidRDefault="0071366A">
      <w:pPr>
        <w:ind w:firstLine="640"/>
        <w:rPr>
          <w:sz w:val="32"/>
          <w:szCs w:val="32"/>
        </w:rPr>
      </w:pPr>
    </w:p>
    <w:p w14:paraId="42FFDE11" w14:textId="77777777" w:rsidR="0071366A" w:rsidRDefault="0071366A">
      <w:pPr>
        <w:ind w:firstLine="640"/>
        <w:rPr>
          <w:sz w:val="32"/>
          <w:szCs w:val="32"/>
        </w:rPr>
      </w:pPr>
    </w:p>
    <w:p w14:paraId="6CF71262" w14:textId="77777777" w:rsidR="0071366A" w:rsidRDefault="00000000">
      <w:pPr>
        <w:ind w:firstLine="640"/>
        <w:jc w:val="right"/>
        <w:rPr>
          <w:sz w:val="32"/>
          <w:szCs w:val="32"/>
        </w:rPr>
      </w:pPr>
      <w:r>
        <w:rPr>
          <w:rFonts w:hint="eastAsia"/>
          <w:sz w:val="32"/>
          <w:szCs w:val="32"/>
        </w:rPr>
        <w:t>作者签名：</w:t>
      </w:r>
      <w:r>
        <w:rPr>
          <w:rFonts w:hint="eastAsia"/>
          <w:sz w:val="32"/>
          <w:szCs w:val="32"/>
        </w:rPr>
        <w:t xml:space="preserve">  </w:t>
      </w:r>
      <w:r>
        <w:rPr>
          <w:sz w:val="32"/>
          <w:szCs w:val="32"/>
        </w:rPr>
        <w:t xml:space="preserve"> </w:t>
      </w:r>
      <w:r>
        <w:rPr>
          <w:rFonts w:hint="eastAsia"/>
          <w:sz w:val="32"/>
          <w:szCs w:val="32"/>
        </w:rPr>
        <w:t xml:space="preserve">        </w:t>
      </w:r>
    </w:p>
    <w:p w14:paraId="5D891C21" w14:textId="77777777" w:rsidR="0071366A" w:rsidRDefault="00000000">
      <w:pPr>
        <w:ind w:firstLine="640"/>
        <w:jc w:val="right"/>
        <w:rPr>
          <w:sz w:val="32"/>
          <w:szCs w:val="32"/>
        </w:rPr>
      </w:pPr>
      <w:r>
        <w:rPr>
          <w:rFonts w:hint="eastAsia"/>
          <w:sz w:val="32"/>
          <w:szCs w:val="32"/>
        </w:rPr>
        <w:t xml:space="preserve">                            </w:t>
      </w:r>
      <w:r>
        <w:rPr>
          <w:rFonts w:hint="eastAsia"/>
          <w:sz w:val="32"/>
          <w:szCs w:val="32"/>
        </w:rPr>
        <w:t>日期：</w:t>
      </w:r>
      <w:r>
        <w:rPr>
          <w:rFonts w:hint="eastAsia"/>
          <w:sz w:val="32"/>
          <w:szCs w:val="32"/>
        </w:rPr>
        <w:t xml:space="preserve">  </w:t>
      </w:r>
      <w:r>
        <w:rPr>
          <w:rFonts w:hint="eastAsia"/>
          <w:sz w:val="32"/>
          <w:szCs w:val="32"/>
        </w:rPr>
        <w:t>年</w:t>
      </w:r>
      <w:r>
        <w:rPr>
          <w:rFonts w:hint="eastAsia"/>
          <w:sz w:val="32"/>
          <w:szCs w:val="32"/>
        </w:rPr>
        <w:t xml:space="preserve">  </w:t>
      </w:r>
      <w:r>
        <w:rPr>
          <w:rFonts w:hint="eastAsia"/>
          <w:sz w:val="32"/>
          <w:szCs w:val="32"/>
        </w:rPr>
        <w:t>月</w:t>
      </w:r>
      <w:r>
        <w:rPr>
          <w:rFonts w:hint="eastAsia"/>
          <w:sz w:val="32"/>
          <w:szCs w:val="32"/>
        </w:rPr>
        <w:t xml:space="preserve">  </w:t>
      </w:r>
      <w:r>
        <w:rPr>
          <w:rFonts w:hint="eastAsia"/>
          <w:sz w:val="32"/>
          <w:szCs w:val="32"/>
        </w:rPr>
        <w:t>日</w:t>
      </w:r>
      <w:r>
        <w:rPr>
          <w:rFonts w:hint="eastAsia"/>
          <w:sz w:val="32"/>
          <w:szCs w:val="32"/>
        </w:rPr>
        <w:t xml:space="preserve">             </w:t>
      </w:r>
    </w:p>
    <w:p w14:paraId="700918CB" w14:textId="77777777" w:rsidR="0071366A" w:rsidRDefault="0071366A">
      <w:pPr>
        <w:ind w:firstLine="420"/>
      </w:pPr>
    </w:p>
    <w:p w14:paraId="280918C9" w14:textId="77777777" w:rsidR="0071366A" w:rsidRDefault="0071366A">
      <w:pPr>
        <w:ind w:firstLine="480"/>
        <w:rPr>
          <w:sz w:val="24"/>
        </w:rPr>
      </w:pPr>
    </w:p>
    <w:p w14:paraId="2CE78871" w14:textId="77777777" w:rsidR="0071366A" w:rsidRDefault="0071366A">
      <w:pPr>
        <w:widowControl/>
        <w:spacing w:line="240" w:lineRule="auto"/>
        <w:ind w:firstLineChars="0" w:firstLine="0"/>
        <w:jc w:val="left"/>
        <w:rPr>
          <w:b/>
          <w:bCs/>
          <w:sz w:val="36"/>
          <w:szCs w:val="36"/>
        </w:rPr>
        <w:sectPr w:rsidR="0071366A">
          <w:headerReference w:type="even" r:id="rId15"/>
          <w:headerReference w:type="default" r:id="rId16"/>
          <w:footerReference w:type="even" r:id="rId17"/>
          <w:footerReference w:type="default" r:id="rId18"/>
          <w:headerReference w:type="first" r:id="rId19"/>
          <w:footerReference w:type="first" r:id="rId20"/>
          <w:pgSz w:w="11906" w:h="16838"/>
          <w:pgMar w:top="1418" w:right="1701" w:bottom="1418" w:left="1701" w:header="851" w:footer="992" w:gutter="0"/>
          <w:pgNumType w:fmt="upperRoman" w:start="1"/>
          <w:cols w:space="425"/>
          <w:docGrid w:type="lines" w:linePitch="312"/>
        </w:sectPr>
      </w:pPr>
    </w:p>
    <w:sdt>
      <w:sdtPr>
        <w:rPr>
          <w:rFonts w:eastAsia="宋体" w:cstheme="minorBidi"/>
          <w:sz w:val="21"/>
          <w:szCs w:val="22"/>
        </w:rPr>
        <w:id w:val="589662852"/>
        <w:docPartObj>
          <w:docPartGallery w:val="Table of Contents"/>
          <w:docPartUnique/>
        </w:docPartObj>
      </w:sdtPr>
      <w:sdtEndPr>
        <w:rPr>
          <w:b/>
          <w:bCs/>
        </w:rPr>
      </w:sdtEndPr>
      <w:sdtContent>
        <w:p w14:paraId="02D296B1" w14:textId="77777777" w:rsidR="00703B67" w:rsidRDefault="00000000" w:rsidP="00703B67">
          <w:pPr>
            <w:pStyle w:val="TOC1"/>
            <w:spacing w:line="288" w:lineRule="auto"/>
            <w:ind w:firstLineChars="0" w:firstLine="0"/>
            <w:jc w:val="center"/>
            <w:rPr>
              <w:noProof/>
            </w:rPr>
          </w:pPr>
          <w:r>
            <w:rPr>
              <w:rFonts w:ascii="黑体" w:hAnsi="宋体" w:hint="eastAsia"/>
              <w:spacing w:val="20"/>
              <w:sz w:val="32"/>
              <w:szCs w:val="32"/>
            </w:rPr>
            <w:t>目  录</w:t>
          </w:r>
          <w:commentRangeStart w:id="4"/>
          <w:commentRangeStart w:id="5"/>
          <w:commentRangeStart w:id="6"/>
          <w:r>
            <w:fldChar w:fldCharType="begin"/>
          </w:r>
          <w:r>
            <w:instrText xml:space="preserve"> TOC \o "1-3" \h \z \u </w:instrText>
          </w:r>
          <w:r>
            <w:fldChar w:fldCharType="separate"/>
          </w:r>
        </w:p>
        <w:p w14:paraId="63B42D73" w14:textId="722A1244"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21" w:history="1">
            <w:r w:rsidRPr="00093CF7">
              <w:rPr>
                <w:rStyle w:val="af7"/>
                <w:noProof/>
              </w:rPr>
              <w:t>摘要</w:t>
            </w:r>
            <w:r>
              <w:rPr>
                <w:noProof/>
                <w:webHidden/>
              </w:rPr>
              <w:tab/>
            </w:r>
            <w:r>
              <w:rPr>
                <w:noProof/>
                <w:webHidden/>
              </w:rPr>
              <w:fldChar w:fldCharType="begin"/>
            </w:r>
            <w:r>
              <w:rPr>
                <w:noProof/>
                <w:webHidden/>
              </w:rPr>
              <w:instrText xml:space="preserve"> PAGEREF _Toc132982421 \h </w:instrText>
            </w:r>
            <w:r>
              <w:rPr>
                <w:noProof/>
                <w:webHidden/>
              </w:rPr>
            </w:r>
            <w:r>
              <w:rPr>
                <w:noProof/>
                <w:webHidden/>
              </w:rPr>
              <w:fldChar w:fldCharType="separate"/>
            </w:r>
            <w:r>
              <w:rPr>
                <w:noProof/>
                <w:webHidden/>
              </w:rPr>
              <w:t>I</w:t>
            </w:r>
            <w:r>
              <w:rPr>
                <w:noProof/>
                <w:webHidden/>
              </w:rPr>
              <w:fldChar w:fldCharType="end"/>
            </w:r>
          </w:hyperlink>
        </w:p>
        <w:p w14:paraId="506FAC13" w14:textId="0B34EF67"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23" w:history="1">
            <w:r w:rsidRPr="00093CF7">
              <w:rPr>
                <w:rStyle w:val="af7"/>
                <w:b/>
                <w:noProof/>
              </w:rPr>
              <w:t>Abstract</w:t>
            </w:r>
            <w:r>
              <w:rPr>
                <w:noProof/>
                <w:webHidden/>
              </w:rPr>
              <w:tab/>
            </w:r>
            <w:r>
              <w:rPr>
                <w:noProof/>
                <w:webHidden/>
              </w:rPr>
              <w:fldChar w:fldCharType="begin"/>
            </w:r>
            <w:r>
              <w:rPr>
                <w:noProof/>
                <w:webHidden/>
              </w:rPr>
              <w:instrText xml:space="preserve"> PAGEREF _Toc132982423 \h </w:instrText>
            </w:r>
            <w:r>
              <w:rPr>
                <w:noProof/>
                <w:webHidden/>
              </w:rPr>
            </w:r>
            <w:r>
              <w:rPr>
                <w:noProof/>
                <w:webHidden/>
              </w:rPr>
              <w:fldChar w:fldCharType="separate"/>
            </w:r>
            <w:r>
              <w:rPr>
                <w:noProof/>
                <w:webHidden/>
              </w:rPr>
              <w:t>II</w:t>
            </w:r>
            <w:r>
              <w:rPr>
                <w:noProof/>
                <w:webHidden/>
              </w:rPr>
              <w:fldChar w:fldCharType="end"/>
            </w:r>
          </w:hyperlink>
        </w:p>
        <w:p w14:paraId="67292C44" w14:textId="2321321C"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24" w:history="1">
            <w:r w:rsidRPr="00093CF7">
              <w:rPr>
                <w:rStyle w:val="af7"/>
                <w:noProof/>
              </w:rPr>
              <w:t>符</w:t>
            </w:r>
            <w:r w:rsidRPr="00093CF7">
              <w:rPr>
                <w:rStyle w:val="af7"/>
                <w:noProof/>
              </w:rPr>
              <w:t xml:space="preserve"> </w:t>
            </w:r>
            <w:r w:rsidRPr="00093CF7">
              <w:rPr>
                <w:rStyle w:val="af7"/>
                <w:noProof/>
              </w:rPr>
              <w:t>号</w:t>
            </w:r>
            <w:r w:rsidRPr="00093CF7">
              <w:rPr>
                <w:rStyle w:val="af7"/>
                <w:noProof/>
              </w:rPr>
              <w:t xml:space="preserve"> </w:t>
            </w:r>
            <w:r w:rsidRPr="00093CF7">
              <w:rPr>
                <w:rStyle w:val="af7"/>
                <w:noProof/>
              </w:rPr>
              <w:t>说</w:t>
            </w:r>
            <w:r w:rsidRPr="00093CF7">
              <w:rPr>
                <w:rStyle w:val="af7"/>
                <w:noProof/>
              </w:rPr>
              <w:t xml:space="preserve"> </w:t>
            </w:r>
            <w:r w:rsidRPr="00093CF7">
              <w:rPr>
                <w:rStyle w:val="af7"/>
                <w:noProof/>
              </w:rPr>
              <w:t>明</w:t>
            </w:r>
            <w:r>
              <w:rPr>
                <w:noProof/>
                <w:webHidden/>
              </w:rPr>
              <w:tab/>
            </w:r>
            <w:r>
              <w:rPr>
                <w:noProof/>
                <w:webHidden/>
              </w:rPr>
              <w:fldChar w:fldCharType="begin"/>
            </w:r>
            <w:r>
              <w:rPr>
                <w:noProof/>
                <w:webHidden/>
              </w:rPr>
              <w:instrText xml:space="preserve"> PAGEREF _Toc132982424 \h </w:instrText>
            </w:r>
            <w:r>
              <w:rPr>
                <w:noProof/>
                <w:webHidden/>
              </w:rPr>
            </w:r>
            <w:r>
              <w:rPr>
                <w:noProof/>
                <w:webHidden/>
              </w:rPr>
              <w:fldChar w:fldCharType="separate"/>
            </w:r>
            <w:r>
              <w:rPr>
                <w:noProof/>
                <w:webHidden/>
              </w:rPr>
              <w:t>III</w:t>
            </w:r>
            <w:r>
              <w:rPr>
                <w:noProof/>
                <w:webHidden/>
              </w:rPr>
              <w:fldChar w:fldCharType="end"/>
            </w:r>
          </w:hyperlink>
        </w:p>
        <w:p w14:paraId="319424F7" w14:textId="7B1B4845"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25" w:history="1">
            <w:r w:rsidRPr="00093CF7">
              <w:rPr>
                <w:rStyle w:val="af7"/>
                <w:noProof/>
              </w:rPr>
              <w:t xml:space="preserve">1 </w:t>
            </w:r>
            <w:r w:rsidRPr="00093CF7">
              <w:rPr>
                <w:rStyle w:val="af7"/>
                <w:noProof/>
              </w:rPr>
              <w:t>引言</w:t>
            </w:r>
            <w:r>
              <w:rPr>
                <w:noProof/>
                <w:webHidden/>
              </w:rPr>
              <w:tab/>
            </w:r>
            <w:r>
              <w:rPr>
                <w:noProof/>
                <w:webHidden/>
              </w:rPr>
              <w:fldChar w:fldCharType="begin"/>
            </w:r>
            <w:r>
              <w:rPr>
                <w:noProof/>
                <w:webHidden/>
              </w:rPr>
              <w:instrText xml:space="preserve"> PAGEREF _Toc132982425 \h </w:instrText>
            </w:r>
            <w:r>
              <w:rPr>
                <w:noProof/>
                <w:webHidden/>
              </w:rPr>
            </w:r>
            <w:r>
              <w:rPr>
                <w:noProof/>
                <w:webHidden/>
              </w:rPr>
              <w:fldChar w:fldCharType="separate"/>
            </w:r>
            <w:r>
              <w:rPr>
                <w:noProof/>
                <w:webHidden/>
              </w:rPr>
              <w:t>1</w:t>
            </w:r>
            <w:r>
              <w:rPr>
                <w:noProof/>
                <w:webHidden/>
              </w:rPr>
              <w:fldChar w:fldCharType="end"/>
            </w:r>
          </w:hyperlink>
        </w:p>
        <w:p w14:paraId="1B5ADFAA" w14:textId="20B9C252"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26" w:history="1">
            <w:r w:rsidRPr="00093CF7">
              <w:rPr>
                <w:rStyle w:val="af7"/>
                <w:noProof/>
              </w:rPr>
              <w:t xml:space="preserve">1.1 </w:t>
            </w:r>
            <w:r w:rsidRPr="00093CF7">
              <w:rPr>
                <w:rStyle w:val="af7"/>
                <w:noProof/>
              </w:rPr>
              <w:t>研究背景</w:t>
            </w:r>
            <w:r>
              <w:rPr>
                <w:noProof/>
                <w:webHidden/>
              </w:rPr>
              <w:tab/>
            </w:r>
            <w:r>
              <w:rPr>
                <w:noProof/>
                <w:webHidden/>
              </w:rPr>
              <w:fldChar w:fldCharType="begin"/>
            </w:r>
            <w:r>
              <w:rPr>
                <w:noProof/>
                <w:webHidden/>
              </w:rPr>
              <w:instrText xml:space="preserve"> PAGEREF _Toc132982426 \h </w:instrText>
            </w:r>
            <w:r>
              <w:rPr>
                <w:noProof/>
                <w:webHidden/>
              </w:rPr>
            </w:r>
            <w:r>
              <w:rPr>
                <w:noProof/>
                <w:webHidden/>
              </w:rPr>
              <w:fldChar w:fldCharType="separate"/>
            </w:r>
            <w:r>
              <w:rPr>
                <w:noProof/>
                <w:webHidden/>
              </w:rPr>
              <w:t>1</w:t>
            </w:r>
            <w:r>
              <w:rPr>
                <w:noProof/>
                <w:webHidden/>
              </w:rPr>
              <w:fldChar w:fldCharType="end"/>
            </w:r>
          </w:hyperlink>
        </w:p>
        <w:p w14:paraId="08433EA0" w14:textId="72A7D053"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27" w:history="1">
            <w:r w:rsidRPr="00093CF7">
              <w:rPr>
                <w:rStyle w:val="af7"/>
                <w:noProof/>
              </w:rPr>
              <w:t xml:space="preserve">1.2 </w:t>
            </w:r>
            <w:r w:rsidRPr="00093CF7">
              <w:rPr>
                <w:rStyle w:val="af7"/>
                <w:noProof/>
              </w:rPr>
              <w:t>国内外研究现状</w:t>
            </w:r>
            <w:r>
              <w:rPr>
                <w:noProof/>
                <w:webHidden/>
              </w:rPr>
              <w:tab/>
            </w:r>
            <w:r>
              <w:rPr>
                <w:noProof/>
                <w:webHidden/>
              </w:rPr>
              <w:fldChar w:fldCharType="begin"/>
            </w:r>
            <w:r>
              <w:rPr>
                <w:noProof/>
                <w:webHidden/>
              </w:rPr>
              <w:instrText xml:space="preserve"> PAGEREF _Toc132982427 \h </w:instrText>
            </w:r>
            <w:r>
              <w:rPr>
                <w:noProof/>
                <w:webHidden/>
              </w:rPr>
            </w:r>
            <w:r>
              <w:rPr>
                <w:noProof/>
                <w:webHidden/>
              </w:rPr>
              <w:fldChar w:fldCharType="separate"/>
            </w:r>
            <w:r>
              <w:rPr>
                <w:noProof/>
                <w:webHidden/>
              </w:rPr>
              <w:t>1</w:t>
            </w:r>
            <w:r>
              <w:rPr>
                <w:noProof/>
                <w:webHidden/>
              </w:rPr>
              <w:fldChar w:fldCharType="end"/>
            </w:r>
          </w:hyperlink>
        </w:p>
        <w:p w14:paraId="16C626A4" w14:textId="3448FD94"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28" w:history="1">
            <w:r w:rsidRPr="00093CF7">
              <w:rPr>
                <w:rStyle w:val="af7"/>
                <w:noProof/>
              </w:rPr>
              <w:t xml:space="preserve">1.3 </w:t>
            </w:r>
            <w:r w:rsidRPr="00093CF7">
              <w:rPr>
                <w:rStyle w:val="af7"/>
                <w:noProof/>
              </w:rPr>
              <w:t>研究内容和结构安排</w:t>
            </w:r>
            <w:r>
              <w:rPr>
                <w:noProof/>
                <w:webHidden/>
              </w:rPr>
              <w:tab/>
            </w:r>
            <w:r>
              <w:rPr>
                <w:noProof/>
                <w:webHidden/>
              </w:rPr>
              <w:fldChar w:fldCharType="begin"/>
            </w:r>
            <w:r>
              <w:rPr>
                <w:noProof/>
                <w:webHidden/>
              </w:rPr>
              <w:instrText xml:space="preserve"> PAGEREF _Toc132982428 \h </w:instrText>
            </w:r>
            <w:r>
              <w:rPr>
                <w:noProof/>
                <w:webHidden/>
              </w:rPr>
            </w:r>
            <w:r>
              <w:rPr>
                <w:noProof/>
                <w:webHidden/>
              </w:rPr>
              <w:fldChar w:fldCharType="separate"/>
            </w:r>
            <w:r>
              <w:rPr>
                <w:noProof/>
                <w:webHidden/>
              </w:rPr>
              <w:t>2</w:t>
            </w:r>
            <w:r>
              <w:rPr>
                <w:noProof/>
                <w:webHidden/>
              </w:rPr>
              <w:fldChar w:fldCharType="end"/>
            </w:r>
          </w:hyperlink>
        </w:p>
        <w:p w14:paraId="4AC522FD" w14:textId="48D203DA"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29" w:history="1">
            <w:r w:rsidRPr="00093CF7">
              <w:rPr>
                <w:rStyle w:val="af7"/>
                <w:noProof/>
              </w:rPr>
              <w:t xml:space="preserve">2. </w:t>
            </w:r>
            <w:r w:rsidRPr="00093CF7">
              <w:rPr>
                <w:rStyle w:val="af7"/>
                <w:noProof/>
              </w:rPr>
              <w:t>预备知识</w:t>
            </w:r>
            <w:r>
              <w:rPr>
                <w:noProof/>
                <w:webHidden/>
              </w:rPr>
              <w:tab/>
            </w:r>
            <w:r>
              <w:rPr>
                <w:noProof/>
                <w:webHidden/>
              </w:rPr>
              <w:fldChar w:fldCharType="begin"/>
            </w:r>
            <w:r>
              <w:rPr>
                <w:noProof/>
                <w:webHidden/>
              </w:rPr>
              <w:instrText xml:space="preserve"> PAGEREF _Toc132982429 \h </w:instrText>
            </w:r>
            <w:r>
              <w:rPr>
                <w:noProof/>
                <w:webHidden/>
              </w:rPr>
            </w:r>
            <w:r>
              <w:rPr>
                <w:noProof/>
                <w:webHidden/>
              </w:rPr>
              <w:fldChar w:fldCharType="separate"/>
            </w:r>
            <w:r>
              <w:rPr>
                <w:noProof/>
                <w:webHidden/>
              </w:rPr>
              <w:t>2</w:t>
            </w:r>
            <w:r>
              <w:rPr>
                <w:noProof/>
                <w:webHidden/>
              </w:rPr>
              <w:fldChar w:fldCharType="end"/>
            </w:r>
          </w:hyperlink>
        </w:p>
        <w:p w14:paraId="07DC33B5" w14:textId="00DDF74D"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30" w:history="1">
            <w:r w:rsidRPr="00093CF7">
              <w:rPr>
                <w:rStyle w:val="af7"/>
                <w:noProof/>
              </w:rPr>
              <w:t>2.1</w:t>
            </w:r>
            <w:r w:rsidRPr="00093CF7">
              <w:rPr>
                <w:rStyle w:val="af7"/>
                <w:rFonts w:cs="Times New Roman (标题 CS)"/>
                <w:noProof/>
                <w:spacing w:val="3"/>
              </w:rPr>
              <w:t xml:space="preserve"> </w:t>
            </w:r>
            <w:r w:rsidRPr="00093CF7">
              <w:rPr>
                <w:rStyle w:val="af7"/>
                <w:noProof/>
              </w:rPr>
              <w:t>LCT</w:t>
            </w:r>
            <w:r>
              <w:rPr>
                <w:noProof/>
                <w:webHidden/>
              </w:rPr>
              <w:tab/>
            </w:r>
            <w:r>
              <w:rPr>
                <w:noProof/>
                <w:webHidden/>
              </w:rPr>
              <w:fldChar w:fldCharType="begin"/>
            </w:r>
            <w:r>
              <w:rPr>
                <w:noProof/>
                <w:webHidden/>
              </w:rPr>
              <w:instrText xml:space="preserve"> PAGEREF _Toc132982430 \h </w:instrText>
            </w:r>
            <w:r>
              <w:rPr>
                <w:noProof/>
                <w:webHidden/>
              </w:rPr>
            </w:r>
            <w:r>
              <w:rPr>
                <w:noProof/>
                <w:webHidden/>
              </w:rPr>
              <w:fldChar w:fldCharType="separate"/>
            </w:r>
            <w:r>
              <w:rPr>
                <w:noProof/>
                <w:webHidden/>
              </w:rPr>
              <w:t>2</w:t>
            </w:r>
            <w:r>
              <w:rPr>
                <w:noProof/>
                <w:webHidden/>
              </w:rPr>
              <w:fldChar w:fldCharType="end"/>
            </w:r>
          </w:hyperlink>
        </w:p>
        <w:p w14:paraId="25B85A88" w14:textId="021F8861"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31" w:history="1">
            <w:r w:rsidRPr="00093CF7">
              <w:rPr>
                <w:rStyle w:val="af7"/>
                <w:noProof/>
              </w:rPr>
              <w:t>2.2</w:t>
            </w:r>
            <w:r w:rsidRPr="00093CF7">
              <w:rPr>
                <w:rStyle w:val="af7"/>
                <w:rFonts w:cs="Times New Roman (标题 CS)"/>
                <w:noProof/>
                <w:spacing w:val="3"/>
              </w:rPr>
              <w:t xml:space="preserve"> </w:t>
            </w:r>
            <w:r w:rsidRPr="00093CF7">
              <w:rPr>
                <w:rStyle w:val="af7"/>
                <w:noProof/>
              </w:rPr>
              <w:t>ICFWD</w:t>
            </w:r>
            <w:r>
              <w:rPr>
                <w:noProof/>
                <w:webHidden/>
              </w:rPr>
              <w:tab/>
            </w:r>
            <w:r>
              <w:rPr>
                <w:noProof/>
                <w:webHidden/>
              </w:rPr>
              <w:fldChar w:fldCharType="begin"/>
            </w:r>
            <w:r>
              <w:rPr>
                <w:noProof/>
                <w:webHidden/>
              </w:rPr>
              <w:instrText xml:space="preserve"> PAGEREF _Toc132982431 \h </w:instrText>
            </w:r>
            <w:r>
              <w:rPr>
                <w:noProof/>
                <w:webHidden/>
              </w:rPr>
            </w:r>
            <w:r>
              <w:rPr>
                <w:noProof/>
                <w:webHidden/>
              </w:rPr>
              <w:fldChar w:fldCharType="separate"/>
            </w:r>
            <w:r>
              <w:rPr>
                <w:noProof/>
                <w:webHidden/>
              </w:rPr>
              <w:t>3</w:t>
            </w:r>
            <w:r>
              <w:rPr>
                <w:noProof/>
                <w:webHidden/>
              </w:rPr>
              <w:fldChar w:fldCharType="end"/>
            </w:r>
          </w:hyperlink>
        </w:p>
        <w:p w14:paraId="2C75DA97" w14:textId="1DFA14F5"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32" w:history="1">
            <w:r w:rsidRPr="00093CF7">
              <w:rPr>
                <w:rStyle w:val="af7"/>
                <w:noProof/>
              </w:rPr>
              <w:t xml:space="preserve">3. </w:t>
            </w:r>
            <w:r w:rsidRPr="00093CF7">
              <w:rPr>
                <w:rStyle w:val="af7"/>
                <w:noProof/>
              </w:rPr>
              <w:t>数学模型</w:t>
            </w:r>
            <w:r>
              <w:rPr>
                <w:noProof/>
                <w:webHidden/>
              </w:rPr>
              <w:tab/>
            </w:r>
            <w:r>
              <w:rPr>
                <w:noProof/>
                <w:webHidden/>
              </w:rPr>
              <w:fldChar w:fldCharType="begin"/>
            </w:r>
            <w:r>
              <w:rPr>
                <w:noProof/>
                <w:webHidden/>
              </w:rPr>
              <w:instrText xml:space="preserve"> PAGEREF _Toc132982432 \h </w:instrText>
            </w:r>
            <w:r>
              <w:rPr>
                <w:noProof/>
                <w:webHidden/>
              </w:rPr>
            </w:r>
            <w:r>
              <w:rPr>
                <w:noProof/>
                <w:webHidden/>
              </w:rPr>
              <w:fldChar w:fldCharType="separate"/>
            </w:r>
            <w:r>
              <w:rPr>
                <w:noProof/>
                <w:webHidden/>
              </w:rPr>
              <w:t>4</w:t>
            </w:r>
            <w:r>
              <w:rPr>
                <w:noProof/>
                <w:webHidden/>
              </w:rPr>
              <w:fldChar w:fldCharType="end"/>
            </w:r>
          </w:hyperlink>
        </w:p>
        <w:p w14:paraId="404F9BC3" w14:textId="02975CAF"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33" w:history="1">
            <w:r w:rsidRPr="00093CF7">
              <w:rPr>
                <w:rStyle w:val="af7"/>
                <w:noProof/>
              </w:rPr>
              <w:t>3.1 ICFWD</w:t>
            </w:r>
            <w:r w:rsidRPr="00093CF7">
              <w:rPr>
                <w:rStyle w:val="af7"/>
                <w:noProof/>
              </w:rPr>
              <w:t>的输出信噪比期望</w:t>
            </w:r>
            <w:r>
              <w:rPr>
                <w:noProof/>
                <w:webHidden/>
              </w:rPr>
              <w:tab/>
            </w:r>
            <w:r>
              <w:rPr>
                <w:noProof/>
                <w:webHidden/>
              </w:rPr>
              <w:fldChar w:fldCharType="begin"/>
            </w:r>
            <w:r>
              <w:rPr>
                <w:noProof/>
                <w:webHidden/>
              </w:rPr>
              <w:instrText xml:space="preserve"> PAGEREF _Toc132982433 \h </w:instrText>
            </w:r>
            <w:r>
              <w:rPr>
                <w:noProof/>
                <w:webHidden/>
              </w:rPr>
            </w:r>
            <w:r>
              <w:rPr>
                <w:noProof/>
                <w:webHidden/>
              </w:rPr>
              <w:fldChar w:fldCharType="separate"/>
            </w:r>
            <w:r>
              <w:rPr>
                <w:noProof/>
                <w:webHidden/>
              </w:rPr>
              <w:t>4</w:t>
            </w:r>
            <w:r>
              <w:rPr>
                <w:noProof/>
                <w:webHidden/>
              </w:rPr>
              <w:fldChar w:fldCharType="end"/>
            </w:r>
          </w:hyperlink>
        </w:p>
        <w:p w14:paraId="49175790" w14:textId="67722805"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34" w:history="1">
            <w:r w:rsidRPr="00093CF7">
              <w:rPr>
                <w:rStyle w:val="af7"/>
                <w:noProof/>
              </w:rPr>
              <w:t>3.2 ICFWD</w:t>
            </w:r>
            <w:r w:rsidRPr="00093CF7">
              <w:rPr>
                <w:rStyle w:val="af7"/>
                <w:noProof/>
              </w:rPr>
              <w:t>的不等式模型</w:t>
            </w:r>
            <w:r>
              <w:rPr>
                <w:noProof/>
                <w:webHidden/>
              </w:rPr>
              <w:tab/>
            </w:r>
            <w:r>
              <w:rPr>
                <w:noProof/>
                <w:webHidden/>
              </w:rPr>
              <w:fldChar w:fldCharType="begin"/>
            </w:r>
            <w:r>
              <w:rPr>
                <w:noProof/>
                <w:webHidden/>
              </w:rPr>
              <w:instrText xml:space="preserve"> PAGEREF _Toc132982434 \h </w:instrText>
            </w:r>
            <w:r>
              <w:rPr>
                <w:noProof/>
                <w:webHidden/>
              </w:rPr>
            </w:r>
            <w:r>
              <w:rPr>
                <w:noProof/>
                <w:webHidden/>
              </w:rPr>
              <w:fldChar w:fldCharType="separate"/>
            </w:r>
            <w:r>
              <w:rPr>
                <w:noProof/>
                <w:webHidden/>
              </w:rPr>
              <w:t>5</w:t>
            </w:r>
            <w:r>
              <w:rPr>
                <w:noProof/>
                <w:webHidden/>
              </w:rPr>
              <w:fldChar w:fldCharType="end"/>
            </w:r>
          </w:hyperlink>
        </w:p>
        <w:p w14:paraId="1F871358" w14:textId="739C72FB"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35" w:history="1">
            <w:r w:rsidRPr="00093CF7">
              <w:rPr>
                <w:rStyle w:val="af7"/>
                <w:noProof/>
              </w:rPr>
              <w:t>3.3 ICFWD</w:t>
            </w:r>
            <w:r w:rsidRPr="00093CF7">
              <w:rPr>
                <w:rStyle w:val="af7"/>
                <w:noProof/>
              </w:rPr>
              <w:t>的不等式解</w:t>
            </w:r>
            <w:r>
              <w:rPr>
                <w:noProof/>
                <w:webHidden/>
              </w:rPr>
              <w:tab/>
            </w:r>
            <w:r>
              <w:rPr>
                <w:noProof/>
                <w:webHidden/>
              </w:rPr>
              <w:fldChar w:fldCharType="begin"/>
            </w:r>
            <w:r>
              <w:rPr>
                <w:noProof/>
                <w:webHidden/>
              </w:rPr>
              <w:instrText xml:space="preserve"> PAGEREF _Toc132982435 \h </w:instrText>
            </w:r>
            <w:r>
              <w:rPr>
                <w:noProof/>
                <w:webHidden/>
              </w:rPr>
            </w:r>
            <w:r>
              <w:rPr>
                <w:noProof/>
                <w:webHidden/>
              </w:rPr>
              <w:fldChar w:fldCharType="separate"/>
            </w:r>
            <w:r>
              <w:rPr>
                <w:noProof/>
                <w:webHidden/>
              </w:rPr>
              <w:t>6</w:t>
            </w:r>
            <w:r>
              <w:rPr>
                <w:noProof/>
                <w:webHidden/>
              </w:rPr>
              <w:fldChar w:fldCharType="end"/>
            </w:r>
          </w:hyperlink>
        </w:p>
        <w:p w14:paraId="1BFDDD41" w14:textId="4CAD2CF1" w:rsidR="00703B67" w:rsidRDefault="00703B67" w:rsidP="00703B67">
          <w:pPr>
            <w:pStyle w:val="TOC3"/>
            <w:tabs>
              <w:tab w:val="right" w:leader="dot" w:pos="8494"/>
            </w:tabs>
            <w:spacing w:line="288" w:lineRule="auto"/>
            <w:ind w:left="840" w:firstLineChars="0" w:firstLine="0"/>
            <w:rPr>
              <w:rFonts w:asciiTheme="minorHAnsi" w:eastAsiaTheme="minorEastAsia" w:hAnsiTheme="minorHAnsi"/>
              <w:noProof/>
              <w:color w:val="auto"/>
              <w:szCs w:val="24"/>
              <w14:ligatures w14:val="standardContextual"/>
            </w:rPr>
          </w:pPr>
          <w:hyperlink w:anchor="_Toc132982436" w:history="1">
            <w:r w:rsidRPr="00093CF7">
              <w:rPr>
                <w:rStyle w:val="af7"/>
                <w:noProof/>
              </w:rPr>
              <w:t xml:space="preserve">3.3.1 </w:t>
            </w:r>
            <w:r w:rsidRPr="00093CF7">
              <w:rPr>
                <w:rStyle w:val="af7"/>
                <w:noProof/>
              </w:rPr>
              <w:t>合成信号</w:t>
            </w:r>
            <w:r>
              <w:rPr>
                <w:noProof/>
                <w:webHidden/>
              </w:rPr>
              <w:tab/>
            </w:r>
            <w:r>
              <w:rPr>
                <w:noProof/>
                <w:webHidden/>
              </w:rPr>
              <w:fldChar w:fldCharType="begin"/>
            </w:r>
            <w:r>
              <w:rPr>
                <w:noProof/>
                <w:webHidden/>
              </w:rPr>
              <w:instrText xml:space="preserve"> PAGEREF _Toc132982436 \h </w:instrText>
            </w:r>
            <w:r>
              <w:rPr>
                <w:noProof/>
                <w:webHidden/>
              </w:rPr>
            </w:r>
            <w:r>
              <w:rPr>
                <w:noProof/>
                <w:webHidden/>
              </w:rPr>
              <w:fldChar w:fldCharType="separate"/>
            </w:r>
            <w:r>
              <w:rPr>
                <w:noProof/>
                <w:webHidden/>
              </w:rPr>
              <w:t>6</w:t>
            </w:r>
            <w:r>
              <w:rPr>
                <w:noProof/>
                <w:webHidden/>
              </w:rPr>
              <w:fldChar w:fldCharType="end"/>
            </w:r>
          </w:hyperlink>
        </w:p>
        <w:p w14:paraId="751DC89F" w14:textId="2C3CEC6C" w:rsidR="00703B67" w:rsidRDefault="00703B67" w:rsidP="00703B67">
          <w:pPr>
            <w:pStyle w:val="TOC3"/>
            <w:tabs>
              <w:tab w:val="right" w:leader="dot" w:pos="8494"/>
            </w:tabs>
            <w:spacing w:line="288" w:lineRule="auto"/>
            <w:ind w:left="840" w:firstLineChars="0" w:firstLine="0"/>
            <w:rPr>
              <w:rFonts w:asciiTheme="minorHAnsi" w:eastAsiaTheme="minorEastAsia" w:hAnsiTheme="minorHAnsi"/>
              <w:noProof/>
              <w:color w:val="auto"/>
              <w:szCs w:val="24"/>
              <w14:ligatures w14:val="standardContextual"/>
            </w:rPr>
          </w:pPr>
          <w:hyperlink w:anchor="_Toc132982437" w:history="1">
            <w:r w:rsidRPr="00093CF7">
              <w:rPr>
                <w:rStyle w:val="af7"/>
                <w:noProof/>
              </w:rPr>
              <w:t xml:space="preserve">3.3.2 </w:t>
            </w:r>
            <w:r w:rsidRPr="00093CF7">
              <w:rPr>
                <w:rStyle w:val="af7"/>
                <w:noProof/>
              </w:rPr>
              <w:t>真实世界信号</w:t>
            </w:r>
            <w:r>
              <w:rPr>
                <w:noProof/>
                <w:webHidden/>
              </w:rPr>
              <w:tab/>
            </w:r>
            <w:r>
              <w:rPr>
                <w:noProof/>
                <w:webHidden/>
              </w:rPr>
              <w:fldChar w:fldCharType="begin"/>
            </w:r>
            <w:r>
              <w:rPr>
                <w:noProof/>
                <w:webHidden/>
              </w:rPr>
              <w:instrText xml:space="preserve"> PAGEREF _Toc132982437 \h </w:instrText>
            </w:r>
            <w:r>
              <w:rPr>
                <w:noProof/>
                <w:webHidden/>
              </w:rPr>
            </w:r>
            <w:r>
              <w:rPr>
                <w:noProof/>
                <w:webHidden/>
              </w:rPr>
              <w:fldChar w:fldCharType="separate"/>
            </w:r>
            <w:r>
              <w:rPr>
                <w:noProof/>
                <w:webHidden/>
              </w:rPr>
              <w:t>6</w:t>
            </w:r>
            <w:r>
              <w:rPr>
                <w:noProof/>
                <w:webHidden/>
              </w:rPr>
              <w:fldChar w:fldCharType="end"/>
            </w:r>
          </w:hyperlink>
        </w:p>
        <w:p w14:paraId="12A67CF1" w14:textId="2D306CE6"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38" w:history="1">
            <w:r w:rsidRPr="00093CF7">
              <w:rPr>
                <w:rStyle w:val="af7"/>
                <w:noProof/>
              </w:rPr>
              <w:t xml:space="preserve">4. </w:t>
            </w:r>
            <w:r w:rsidRPr="00093CF7">
              <w:rPr>
                <w:rStyle w:val="af7"/>
                <w:noProof/>
              </w:rPr>
              <w:t>对含噪</w:t>
            </w:r>
            <w:r w:rsidRPr="00093CF7">
              <w:rPr>
                <w:rStyle w:val="af7"/>
                <w:noProof/>
              </w:rPr>
              <w:t>LFM</w:t>
            </w:r>
            <w:r w:rsidRPr="00093CF7">
              <w:rPr>
                <w:rStyle w:val="af7"/>
                <w:noProof/>
              </w:rPr>
              <w:t>信号的不等式模型</w:t>
            </w:r>
            <w:r>
              <w:rPr>
                <w:noProof/>
                <w:webHidden/>
              </w:rPr>
              <w:tab/>
            </w:r>
            <w:r>
              <w:rPr>
                <w:noProof/>
                <w:webHidden/>
              </w:rPr>
              <w:fldChar w:fldCharType="begin"/>
            </w:r>
            <w:r>
              <w:rPr>
                <w:noProof/>
                <w:webHidden/>
              </w:rPr>
              <w:instrText xml:space="preserve"> PAGEREF _Toc132982438 \h </w:instrText>
            </w:r>
            <w:r>
              <w:rPr>
                <w:noProof/>
                <w:webHidden/>
              </w:rPr>
            </w:r>
            <w:r>
              <w:rPr>
                <w:noProof/>
                <w:webHidden/>
              </w:rPr>
              <w:fldChar w:fldCharType="separate"/>
            </w:r>
            <w:r>
              <w:rPr>
                <w:noProof/>
                <w:webHidden/>
              </w:rPr>
              <w:t>6</w:t>
            </w:r>
            <w:r>
              <w:rPr>
                <w:noProof/>
                <w:webHidden/>
              </w:rPr>
              <w:fldChar w:fldCharType="end"/>
            </w:r>
          </w:hyperlink>
        </w:p>
        <w:p w14:paraId="1813E2B9" w14:textId="538D5EAD"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39" w:history="1">
            <w:r w:rsidRPr="00093CF7">
              <w:rPr>
                <w:rStyle w:val="af7"/>
                <w:noProof/>
              </w:rPr>
              <w:t xml:space="preserve">4.1 </w:t>
            </w:r>
            <w:r w:rsidRPr="00093CF7">
              <w:rPr>
                <w:rStyle w:val="af7"/>
                <w:noProof/>
              </w:rPr>
              <w:t>单分量</w:t>
            </w:r>
            <w:r w:rsidRPr="00093CF7">
              <w:rPr>
                <w:rStyle w:val="af7"/>
                <w:noProof/>
              </w:rPr>
              <w:t>LFM</w:t>
            </w:r>
            <w:r w:rsidRPr="00093CF7">
              <w:rPr>
                <w:rStyle w:val="af7"/>
                <w:noProof/>
              </w:rPr>
              <w:t>信号的</w:t>
            </w:r>
            <w:r w:rsidRPr="00093CF7">
              <w:rPr>
                <w:rStyle w:val="af7"/>
                <w:noProof/>
              </w:rPr>
              <w:t>ICFWD</w:t>
            </w:r>
            <w:r>
              <w:rPr>
                <w:noProof/>
                <w:webHidden/>
              </w:rPr>
              <w:tab/>
            </w:r>
            <w:r>
              <w:rPr>
                <w:noProof/>
                <w:webHidden/>
              </w:rPr>
              <w:fldChar w:fldCharType="begin"/>
            </w:r>
            <w:r>
              <w:rPr>
                <w:noProof/>
                <w:webHidden/>
              </w:rPr>
              <w:instrText xml:space="preserve"> PAGEREF _Toc132982439 \h </w:instrText>
            </w:r>
            <w:r>
              <w:rPr>
                <w:noProof/>
                <w:webHidden/>
              </w:rPr>
            </w:r>
            <w:r>
              <w:rPr>
                <w:noProof/>
                <w:webHidden/>
              </w:rPr>
              <w:fldChar w:fldCharType="separate"/>
            </w:r>
            <w:r>
              <w:rPr>
                <w:noProof/>
                <w:webHidden/>
              </w:rPr>
              <w:t>7</w:t>
            </w:r>
            <w:r>
              <w:rPr>
                <w:noProof/>
                <w:webHidden/>
              </w:rPr>
              <w:fldChar w:fldCharType="end"/>
            </w:r>
          </w:hyperlink>
        </w:p>
        <w:p w14:paraId="4DED9D63" w14:textId="29D96497"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40" w:history="1">
            <w:r w:rsidRPr="00093CF7">
              <w:rPr>
                <w:rStyle w:val="af7"/>
                <w:noProof/>
              </w:rPr>
              <w:t xml:space="preserve">4.2 </w:t>
            </w:r>
            <w:r w:rsidRPr="00093CF7">
              <w:rPr>
                <w:rStyle w:val="af7"/>
                <w:noProof/>
              </w:rPr>
              <w:t>双分量</w:t>
            </w:r>
            <w:r w:rsidRPr="00093CF7">
              <w:rPr>
                <w:rStyle w:val="af7"/>
                <w:noProof/>
              </w:rPr>
              <w:t>LFM</w:t>
            </w:r>
            <w:r w:rsidRPr="00093CF7">
              <w:rPr>
                <w:rStyle w:val="af7"/>
                <w:noProof/>
              </w:rPr>
              <w:t>信号的</w:t>
            </w:r>
            <w:r w:rsidRPr="00093CF7">
              <w:rPr>
                <w:rStyle w:val="af7"/>
                <w:noProof/>
              </w:rPr>
              <w:t>ICFWD</w:t>
            </w:r>
            <w:r>
              <w:rPr>
                <w:noProof/>
                <w:webHidden/>
              </w:rPr>
              <w:tab/>
            </w:r>
            <w:r>
              <w:rPr>
                <w:noProof/>
                <w:webHidden/>
              </w:rPr>
              <w:fldChar w:fldCharType="begin"/>
            </w:r>
            <w:r>
              <w:rPr>
                <w:noProof/>
                <w:webHidden/>
              </w:rPr>
              <w:instrText xml:space="preserve"> PAGEREF _Toc132982440 \h </w:instrText>
            </w:r>
            <w:r>
              <w:rPr>
                <w:noProof/>
                <w:webHidden/>
              </w:rPr>
            </w:r>
            <w:r>
              <w:rPr>
                <w:noProof/>
                <w:webHidden/>
              </w:rPr>
              <w:fldChar w:fldCharType="separate"/>
            </w:r>
            <w:r>
              <w:rPr>
                <w:noProof/>
                <w:webHidden/>
              </w:rPr>
              <w:t>7</w:t>
            </w:r>
            <w:r>
              <w:rPr>
                <w:noProof/>
                <w:webHidden/>
              </w:rPr>
              <w:fldChar w:fldCharType="end"/>
            </w:r>
          </w:hyperlink>
        </w:p>
        <w:p w14:paraId="2FBBB210" w14:textId="7E44F2AC"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41" w:history="1">
            <w:r w:rsidRPr="00093CF7">
              <w:rPr>
                <w:rStyle w:val="af7"/>
                <w:noProof/>
              </w:rPr>
              <w:t xml:space="preserve">4.3 </w:t>
            </w:r>
            <w:r w:rsidRPr="00093CF7">
              <w:rPr>
                <w:rStyle w:val="af7"/>
                <w:noProof/>
              </w:rPr>
              <w:t>平稳零期望噪声的</w:t>
            </w:r>
            <w:r w:rsidRPr="00093CF7">
              <w:rPr>
                <w:rStyle w:val="af7"/>
                <w:noProof/>
              </w:rPr>
              <w:t>ICFWD</w:t>
            </w:r>
            <w:r>
              <w:rPr>
                <w:noProof/>
                <w:webHidden/>
              </w:rPr>
              <w:tab/>
            </w:r>
            <w:r>
              <w:rPr>
                <w:noProof/>
                <w:webHidden/>
              </w:rPr>
              <w:fldChar w:fldCharType="begin"/>
            </w:r>
            <w:r>
              <w:rPr>
                <w:noProof/>
                <w:webHidden/>
              </w:rPr>
              <w:instrText xml:space="preserve"> PAGEREF _Toc132982441 \h </w:instrText>
            </w:r>
            <w:r>
              <w:rPr>
                <w:noProof/>
                <w:webHidden/>
              </w:rPr>
            </w:r>
            <w:r>
              <w:rPr>
                <w:noProof/>
                <w:webHidden/>
              </w:rPr>
              <w:fldChar w:fldCharType="separate"/>
            </w:r>
            <w:r>
              <w:rPr>
                <w:noProof/>
                <w:webHidden/>
              </w:rPr>
              <w:t>9</w:t>
            </w:r>
            <w:r>
              <w:rPr>
                <w:noProof/>
                <w:webHidden/>
              </w:rPr>
              <w:fldChar w:fldCharType="end"/>
            </w:r>
          </w:hyperlink>
        </w:p>
        <w:p w14:paraId="4EAAD426" w14:textId="57013C20" w:rsidR="00703B67" w:rsidRDefault="00703B67" w:rsidP="00703B67">
          <w:pPr>
            <w:pStyle w:val="TOC2"/>
            <w:spacing w:line="288" w:lineRule="auto"/>
            <w:ind w:left="420" w:firstLineChars="0" w:firstLine="0"/>
            <w:rPr>
              <w:rFonts w:asciiTheme="minorHAnsi" w:eastAsiaTheme="minorEastAsia" w:hAnsiTheme="minorHAnsi"/>
              <w:noProof/>
              <w:color w:val="auto"/>
              <w:szCs w:val="24"/>
              <w14:ligatures w14:val="standardContextual"/>
            </w:rPr>
          </w:pPr>
          <w:hyperlink w:anchor="_Toc132982442" w:history="1">
            <w:r w:rsidRPr="00093CF7">
              <w:rPr>
                <w:rStyle w:val="af7"/>
                <w:noProof/>
              </w:rPr>
              <w:t xml:space="preserve">4.4 </w:t>
            </w:r>
            <w:r w:rsidRPr="00093CF7">
              <w:rPr>
                <w:rStyle w:val="af7"/>
                <w:noProof/>
              </w:rPr>
              <w:t>不等式解</w:t>
            </w:r>
            <w:r>
              <w:rPr>
                <w:noProof/>
                <w:webHidden/>
              </w:rPr>
              <w:tab/>
            </w:r>
            <w:r>
              <w:rPr>
                <w:noProof/>
                <w:webHidden/>
              </w:rPr>
              <w:fldChar w:fldCharType="begin"/>
            </w:r>
            <w:r>
              <w:rPr>
                <w:noProof/>
                <w:webHidden/>
              </w:rPr>
              <w:instrText xml:space="preserve"> PAGEREF _Toc132982442 \h </w:instrText>
            </w:r>
            <w:r>
              <w:rPr>
                <w:noProof/>
                <w:webHidden/>
              </w:rPr>
            </w:r>
            <w:r>
              <w:rPr>
                <w:noProof/>
                <w:webHidden/>
              </w:rPr>
              <w:fldChar w:fldCharType="separate"/>
            </w:r>
            <w:r>
              <w:rPr>
                <w:noProof/>
                <w:webHidden/>
              </w:rPr>
              <w:t>9</w:t>
            </w:r>
            <w:r>
              <w:rPr>
                <w:noProof/>
                <w:webHidden/>
              </w:rPr>
              <w:fldChar w:fldCharType="end"/>
            </w:r>
          </w:hyperlink>
        </w:p>
        <w:p w14:paraId="0A998276" w14:textId="747C9337" w:rsidR="00703B67" w:rsidRDefault="00703B67" w:rsidP="00703B67">
          <w:pPr>
            <w:pStyle w:val="TOC3"/>
            <w:tabs>
              <w:tab w:val="right" w:leader="dot" w:pos="8494"/>
            </w:tabs>
            <w:spacing w:line="288" w:lineRule="auto"/>
            <w:ind w:left="840" w:firstLineChars="0" w:firstLine="0"/>
            <w:rPr>
              <w:rFonts w:asciiTheme="minorHAnsi" w:eastAsiaTheme="minorEastAsia" w:hAnsiTheme="minorHAnsi"/>
              <w:noProof/>
              <w:color w:val="auto"/>
              <w:szCs w:val="24"/>
              <w14:ligatures w14:val="standardContextual"/>
            </w:rPr>
          </w:pPr>
          <w:hyperlink w:anchor="_Toc132982443" w:history="1">
            <w:r w:rsidRPr="00093CF7">
              <w:rPr>
                <w:rStyle w:val="af7"/>
                <w:noProof/>
              </w:rPr>
              <w:t xml:space="preserve">4.4.1 </w:t>
            </w:r>
            <w:r w:rsidRPr="00093CF7">
              <w:rPr>
                <w:rStyle w:val="af7"/>
                <w:noProof/>
              </w:rPr>
              <w:t>单分量情形</w:t>
            </w:r>
            <w:r>
              <w:rPr>
                <w:noProof/>
                <w:webHidden/>
              </w:rPr>
              <w:tab/>
            </w:r>
            <w:r>
              <w:rPr>
                <w:noProof/>
                <w:webHidden/>
              </w:rPr>
              <w:fldChar w:fldCharType="begin"/>
            </w:r>
            <w:r>
              <w:rPr>
                <w:noProof/>
                <w:webHidden/>
              </w:rPr>
              <w:instrText xml:space="preserve"> PAGEREF _Toc132982443 \h </w:instrText>
            </w:r>
            <w:r>
              <w:rPr>
                <w:noProof/>
                <w:webHidden/>
              </w:rPr>
            </w:r>
            <w:r>
              <w:rPr>
                <w:noProof/>
                <w:webHidden/>
              </w:rPr>
              <w:fldChar w:fldCharType="separate"/>
            </w:r>
            <w:r>
              <w:rPr>
                <w:noProof/>
                <w:webHidden/>
              </w:rPr>
              <w:t>9</w:t>
            </w:r>
            <w:r>
              <w:rPr>
                <w:noProof/>
                <w:webHidden/>
              </w:rPr>
              <w:fldChar w:fldCharType="end"/>
            </w:r>
          </w:hyperlink>
        </w:p>
        <w:p w14:paraId="3E2E9560" w14:textId="431C3501" w:rsidR="00703B67" w:rsidRDefault="00703B67" w:rsidP="00703B67">
          <w:pPr>
            <w:pStyle w:val="TOC3"/>
            <w:tabs>
              <w:tab w:val="right" w:leader="dot" w:pos="8494"/>
            </w:tabs>
            <w:spacing w:line="288" w:lineRule="auto"/>
            <w:ind w:left="840" w:firstLineChars="0" w:firstLine="0"/>
            <w:rPr>
              <w:rFonts w:asciiTheme="minorHAnsi" w:eastAsiaTheme="minorEastAsia" w:hAnsiTheme="minorHAnsi"/>
              <w:noProof/>
              <w:color w:val="auto"/>
              <w:szCs w:val="24"/>
              <w14:ligatures w14:val="standardContextual"/>
            </w:rPr>
          </w:pPr>
          <w:hyperlink w:anchor="_Toc132982444" w:history="1">
            <w:r w:rsidRPr="00093CF7">
              <w:rPr>
                <w:rStyle w:val="af7"/>
                <w:noProof/>
              </w:rPr>
              <w:t xml:space="preserve">4.4.2 </w:t>
            </w:r>
            <w:r w:rsidRPr="00093CF7">
              <w:rPr>
                <w:rStyle w:val="af7"/>
                <w:noProof/>
              </w:rPr>
              <w:t>双分量情形</w:t>
            </w:r>
            <w:r>
              <w:rPr>
                <w:noProof/>
                <w:webHidden/>
              </w:rPr>
              <w:tab/>
            </w:r>
            <w:r>
              <w:rPr>
                <w:noProof/>
                <w:webHidden/>
              </w:rPr>
              <w:fldChar w:fldCharType="begin"/>
            </w:r>
            <w:r>
              <w:rPr>
                <w:noProof/>
                <w:webHidden/>
              </w:rPr>
              <w:instrText xml:space="preserve"> PAGEREF _Toc132982444 \h </w:instrText>
            </w:r>
            <w:r>
              <w:rPr>
                <w:noProof/>
                <w:webHidden/>
              </w:rPr>
            </w:r>
            <w:r>
              <w:rPr>
                <w:noProof/>
                <w:webHidden/>
              </w:rPr>
              <w:fldChar w:fldCharType="separate"/>
            </w:r>
            <w:r>
              <w:rPr>
                <w:noProof/>
                <w:webHidden/>
              </w:rPr>
              <w:t>10</w:t>
            </w:r>
            <w:r>
              <w:rPr>
                <w:noProof/>
                <w:webHidden/>
              </w:rPr>
              <w:fldChar w:fldCharType="end"/>
            </w:r>
          </w:hyperlink>
        </w:p>
        <w:p w14:paraId="1C2559AC" w14:textId="41AF171A"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45" w:history="1">
            <w:r w:rsidRPr="00093CF7">
              <w:rPr>
                <w:rStyle w:val="af7"/>
                <w:noProof/>
              </w:rPr>
              <w:t xml:space="preserve">5. </w:t>
            </w:r>
            <w:r w:rsidRPr="00093CF7">
              <w:rPr>
                <w:rStyle w:val="af7"/>
                <w:noProof/>
              </w:rPr>
              <w:t>数值仿真</w:t>
            </w:r>
            <w:r>
              <w:rPr>
                <w:noProof/>
                <w:webHidden/>
              </w:rPr>
              <w:tab/>
            </w:r>
            <w:r>
              <w:rPr>
                <w:noProof/>
                <w:webHidden/>
              </w:rPr>
              <w:fldChar w:fldCharType="begin"/>
            </w:r>
            <w:r>
              <w:rPr>
                <w:noProof/>
                <w:webHidden/>
              </w:rPr>
              <w:instrText xml:space="preserve"> PAGEREF _Toc132982445 \h </w:instrText>
            </w:r>
            <w:r>
              <w:rPr>
                <w:noProof/>
                <w:webHidden/>
              </w:rPr>
            </w:r>
            <w:r>
              <w:rPr>
                <w:noProof/>
                <w:webHidden/>
              </w:rPr>
              <w:fldChar w:fldCharType="separate"/>
            </w:r>
            <w:r>
              <w:rPr>
                <w:noProof/>
                <w:webHidden/>
              </w:rPr>
              <w:t>11</w:t>
            </w:r>
            <w:r>
              <w:rPr>
                <w:noProof/>
                <w:webHidden/>
              </w:rPr>
              <w:fldChar w:fldCharType="end"/>
            </w:r>
          </w:hyperlink>
        </w:p>
        <w:p w14:paraId="5FEDCE22" w14:textId="61C94E41"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46" w:history="1">
            <w:r w:rsidRPr="00093CF7">
              <w:rPr>
                <w:rStyle w:val="af7"/>
                <w:noProof/>
              </w:rPr>
              <w:t xml:space="preserve">6 </w:t>
            </w:r>
            <w:r w:rsidRPr="00093CF7">
              <w:rPr>
                <w:rStyle w:val="af7"/>
                <w:noProof/>
              </w:rPr>
              <w:t>结论</w:t>
            </w:r>
            <w:r>
              <w:rPr>
                <w:noProof/>
                <w:webHidden/>
              </w:rPr>
              <w:tab/>
            </w:r>
            <w:r>
              <w:rPr>
                <w:noProof/>
                <w:webHidden/>
              </w:rPr>
              <w:fldChar w:fldCharType="begin"/>
            </w:r>
            <w:r>
              <w:rPr>
                <w:noProof/>
                <w:webHidden/>
              </w:rPr>
              <w:instrText xml:space="preserve"> PAGEREF _Toc132982446 \h </w:instrText>
            </w:r>
            <w:r>
              <w:rPr>
                <w:noProof/>
                <w:webHidden/>
              </w:rPr>
            </w:r>
            <w:r>
              <w:rPr>
                <w:noProof/>
                <w:webHidden/>
              </w:rPr>
              <w:fldChar w:fldCharType="separate"/>
            </w:r>
            <w:r>
              <w:rPr>
                <w:noProof/>
                <w:webHidden/>
              </w:rPr>
              <w:t>22</w:t>
            </w:r>
            <w:r>
              <w:rPr>
                <w:noProof/>
                <w:webHidden/>
              </w:rPr>
              <w:fldChar w:fldCharType="end"/>
            </w:r>
          </w:hyperlink>
        </w:p>
        <w:p w14:paraId="4109E676" w14:textId="7DD9BA8C"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47" w:history="1">
            <w:r w:rsidRPr="00093CF7">
              <w:rPr>
                <w:rStyle w:val="af7"/>
                <w:noProof/>
              </w:rPr>
              <w:t>附录</w:t>
            </w:r>
            <w:r>
              <w:rPr>
                <w:noProof/>
                <w:webHidden/>
              </w:rPr>
              <w:tab/>
            </w:r>
            <w:r>
              <w:rPr>
                <w:noProof/>
                <w:webHidden/>
              </w:rPr>
              <w:fldChar w:fldCharType="begin"/>
            </w:r>
            <w:r>
              <w:rPr>
                <w:noProof/>
                <w:webHidden/>
              </w:rPr>
              <w:instrText xml:space="preserve"> PAGEREF _Toc132982447 \h </w:instrText>
            </w:r>
            <w:r>
              <w:rPr>
                <w:noProof/>
                <w:webHidden/>
              </w:rPr>
            </w:r>
            <w:r>
              <w:rPr>
                <w:noProof/>
                <w:webHidden/>
              </w:rPr>
              <w:fldChar w:fldCharType="separate"/>
            </w:r>
            <w:r>
              <w:rPr>
                <w:noProof/>
                <w:webHidden/>
              </w:rPr>
              <w:t>22</w:t>
            </w:r>
            <w:r>
              <w:rPr>
                <w:noProof/>
                <w:webHidden/>
              </w:rPr>
              <w:fldChar w:fldCharType="end"/>
            </w:r>
          </w:hyperlink>
        </w:p>
        <w:p w14:paraId="4095FE7A" w14:textId="1AE63EF5"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50" w:history="1">
            <w:r w:rsidRPr="00093CF7">
              <w:rPr>
                <w:rStyle w:val="af7"/>
                <w:noProof/>
              </w:rPr>
              <w:t>参考文献</w:t>
            </w:r>
            <w:r>
              <w:rPr>
                <w:noProof/>
                <w:webHidden/>
              </w:rPr>
              <w:tab/>
            </w:r>
            <w:r>
              <w:rPr>
                <w:noProof/>
                <w:webHidden/>
              </w:rPr>
              <w:fldChar w:fldCharType="begin"/>
            </w:r>
            <w:r>
              <w:rPr>
                <w:noProof/>
                <w:webHidden/>
              </w:rPr>
              <w:instrText xml:space="preserve"> PAGEREF _Toc132982450 \h </w:instrText>
            </w:r>
            <w:r>
              <w:rPr>
                <w:noProof/>
                <w:webHidden/>
              </w:rPr>
            </w:r>
            <w:r>
              <w:rPr>
                <w:noProof/>
                <w:webHidden/>
              </w:rPr>
              <w:fldChar w:fldCharType="separate"/>
            </w:r>
            <w:r>
              <w:rPr>
                <w:noProof/>
                <w:webHidden/>
              </w:rPr>
              <w:t>24</w:t>
            </w:r>
            <w:r>
              <w:rPr>
                <w:noProof/>
                <w:webHidden/>
              </w:rPr>
              <w:fldChar w:fldCharType="end"/>
            </w:r>
          </w:hyperlink>
        </w:p>
        <w:p w14:paraId="555056C6" w14:textId="4217D65A" w:rsidR="00703B67" w:rsidRDefault="00703B67" w:rsidP="00703B67">
          <w:pPr>
            <w:pStyle w:val="TOC1"/>
            <w:spacing w:line="288" w:lineRule="auto"/>
            <w:ind w:firstLineChars="0" w:firstLine="0"/>
            <w:rPr>
              <w:rFonts w:asciiTheme="minorHAnsi" w:eastAsiaTheme="minorEastAsia" w:hAnsiTheme="minorHAnsi" w:cstheme="minorBidi"/>
              <w:noProof/>
              <w:color w:val="auto"/>
              <w:sz w:val="21"/>
              <w:szCs w:val="24"/>
              <w14:ligatures w14:val="standardContextual"/>
            </w:rPr>
          </w:pPr>
          <w:hyperlink w:anchor="_Toc132982451" w:history="1">
            <w:r w:rsidRPr="00093CF7">
              <w:rPr>
                <w:rStyle w:val="af7"/>
                <w:noProof/>
              </w:rPr>
              <w:t>致谢</w:t>
            </w:r>
            <w:r>
              <w:rPr>
                <w:noProof/>
                <w:webHidden/>
              </w:rPr>
              <w:tab/>
            </w:r>
            <w:r>
              <w:rPr>
                <w:noProof/>
                <w:webHidden/>
              </w:rPr>
              <w:fldChar w:fldCharType="begin"/>
            </w:r>
            <w:r>
              <w:rPr>
                <w:noProof/>
                <w:webHidden/>
              </w:rPr>
              <w:instrText xml:space="preserve"> PAGEREF _Toc132982451 \h </w:instrText>
            </w:r>
            <w:r>
              <w:rPr>
                <w:noProof/>
                <w:webHidden/>
              </w:rPr>
            </w:r>
            <w:r>
              <w:rPr>
                <w:noProof/>
                <w:webHidden/>
              </w:rPr>
              <w:fldChar w:fldCharType="separate"/>
            </w:r>
            <w:r>
              <w:rPr>
                <w:noProof/>
                <w:webHidden/>
              </w:rPr>
              <w:t>28</w:t>
            </w:r>
            <w:r>
              <w:rPr>
                <w:noProof/>
                <w:webHidden/>
              </w:rPr>
              <w:fldChar w:fldCharType="end"/>
            </w:r>
          </w:hyperlink>
        </w:p>
        <w:p w14:paraId="6B64F346" w14:textId="0CF670F0" w:rsidR="0071366A" w:rsidRDefault="00000000" w:rsidP="00703B67">
          <w:pPr>
            <w:spacing w:line="288" w:lineRule="auto"/>
            <w:ind w:firstLineChars="0" w:firstLine="0"/>
            <w:rPr>
              <w:rFonts w:hint="eastAsia"/>
            </w:rPr>
            <w:sectPr w:rsidR="0071366A">
              <w:pgSz w:w="11906" w:h="16838"/>
              <w:pgMar w:top="1418" w:right="1701" w:bottom="1418" w:left="1701" w:header="851" w:footer="992" w:gutter="0"/>
              <w:pgNumType w:fmt="upperRoman" w:start="1"/>
              <w:cols w:space="425"/>
              <w:docGrid w:type="lines" w:linePitch="312"/>
            </w:sectPr>
          </w:pPr>
          <w:r>
            <w:rPr>
              <w:b/>
              <w:bCs/>
            </w:rPr>
            <w:fldChar w:fldCharType="end"/>
          </w:r>
          <w:commentRangeEnd w:id="4"/>
          <w:r>
            <w:commentReference w:id="4"/>
          </w:r>
          <w:commentRangeEnd w:id="5"/>
          <w:r w:rsidR="00186E3C">
            <w:rPr>
              <w:rStyle w:val="aff"/>
            </w:rPr>
            <w:commentReference w:id="5"/>
          </w:r>
          <w:commentRangeEnd w:id="6"/>
          <w:r w:rsidR="00186E3C">
            <w:rPr>
              <w:rStyle w:val="aff"/>
            </w:rPr>
            <w:commentReference w:id="6"/>
          </w:r>
        </w:p>
      </w:sdtContent>
    </w:sdt>
    <w:p w14:paraId="1AD5BCC4" w14:textId="77777777" w:rsidR="0071366A" w:rsidRDefault="00000000">
      <w:pPr>
        <w:pStyle w:val="af1"/>
      </w:pPr>
      <w:bookmarkStart w:id="7" w:name="_Toc131864220"/>
      <w:bookmarkStart w:id="8" w:name="_Toc132900905"/>
      <w:bookmarkStart w:id="9" w:name="_Toc132981026"/>
      <w:bookmarkStart w:id="10" w:name="_Toc132982286"/>
      <w:bookmarkStart w:id="11" w:name="_Toc132982420"/>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7"/>
      <w:bookmarkEnd w:id="8"/>
      <w:bookmarkEnd w:id="9"/>
      <w:bookmarkEnd w:id="10"/>
      <w:bookmarkEnd w:id="11"/>
    </w:p>
    <w:p w14:paraId="14B77A41" w14:textId="77777777" w:rsidR="0071366A" w:rsidRDefault="0071366A">
      <w:pPr>
        <w:ind w:firstLine="420"/>
      </w:pPr>
    </w:p>
    <w:p w14:paraId="5DD9DB4A" w14:textId="77777777" w:rsidR="0071366A" w:rsidRDefault="00000000">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000000">
      <w:pPr>
        <w:ind w:firstLineChars="0" w:firstLine="0"/>
        <w:jc w:val="center"/>
        <w:rPr>
          <w:rFonts w:cs="Times New Roman"/>
          <w:bCs/>
          <w:sz w:val="18"/>
          <w:szCs w:val="18"/>
        </w:rPr>
      </w:pPr>
      <w:commentRangeStart w:id="12"/>
      <w:commentRangeStart w:id="13"/>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commentRangeEnd w:id="12"/>
      <w:r>
        <w:commentReference w:id="12"/>
      </w:r>
      <w:commentRangeEnd w:id="13"/>
      <w:r w:rsidR="00482FF7">
        <w:rPr>
          <w:rStyle w:val="aff"/>
        </w:rPr>
        <w:commentReference w:id="13"/>
      </w:r>
    </w:p>
    <w:p w14:paraId="5516348B" w14:textId="77777777" w:rsidR="0071366A" w:rsidRDefault="0071366A">
      <w:pPr>
        <w:ind w:firstLine="420"/>
        <w:jc w:val="center"/>
        <w:rPr>
          <w:rFonts w:cs="Times New Roman"/>
          <w:bCs/>
          <w:szCs w:val="21"/>
        </w:rPr>
      </w:pPr>
    </w:p>
    <w:p w14:paraId="4FEA91BC" w14:textId="40796E9C" w:rsidR="0071366A" w:rsidRDefault="00000000">
      <w:pPr>
        <w:ind w:firstLineChars="0" w:firstLine="0"/>
        <w:rPr>
          <w:rFonts w:ascii="楷体" w:eastAsia="楷体" w:hAnsi="楷体"/>
        </w:rPr>
      </w:pPr>
      <w:bookmarkStart w:id="14" w:name="_Toc515613437"/>
      <w:bookmarkStart w:id="15" w:name="_Toc38988536"/>
      <w:bookmarkStart w:id="16" w:name="_Toc103082006"/>
      <w:bookmarkStart w:id="17" w:name="_Toc131864221"/>
      <w:bookmarkStart w:id="18" w:name="_Toc132900906"/>
      <w:bookmarkStart w:id="19" w:name="_Toc132901053"/>
      <w:bookmarkStart w:id="20" w:name="_Toc513705081"/>
      <w:bookmarkStart w:id="21" w:name="_Toc37882160"/>
      <w:bookmarkStart w:id="22" w:name="_Toc513705275"/>
      <w:bookmarkStart w:id="23" w:name="_Toc132982421"/>
      <w:r>
        <w:rPr>
          <w:rStyle w:val="10"/>
          <w:sz w:val="21"/>
          <w:szCs w:val="21"/>
        </w:rPr>
        <w:t>摘要</w:t>
      </w:r>
      <w:bookmarkEnd w:id="14"/>
      <w:bookmarkEnd w:id="15"/>
      <w:bookmarkEnd w:id="16"/>
      <w:bookmarkEnd w:id="17"/>
      <w:bookmarkEnd w:id="18"/>
      <w:bookmarkEnd w:id="19"/>
      <w:bookmarkEnd w:id="23"/>
      <w:r>
        <w:rPr>
          <w:rFonts w:hint="eastAsia"/>
        </w:rPr>
        <w:t>：</w:t>
      </w:r>
      <w:bookmarkEnd w:id="20"/>
      <w:bookmarkEnd w:id="21"/>
      <w:bookmarkEnd w:id="22"/>
      <w:r>
        <w:rPr>
          <w:rFonts w:hint="eastAsia"/>
        </w:rPr>
        <w:t>线性正则变换</w:t>
      </w:r>
      <w:r w:rsidR="00482FF7">
        <w:t>(L</w:t>
      </w:r>
      <w:r>
        <w:t>inear Canonical Transform</w:t>
      </w:r>
      <w:r w:rsidR="00B84498">
        <w:rPr>
          <w:rFonts w:hint="eastAsia"/>
        </w:rPr>
        <w:t>,</w:t>
      </w:r>
      <w:r w:rsidR="00B84498">
        <w:t xml:space="preserve"> </w:t>
      </w:r>
      <w:r>
        <w:rPr>
          <w:rFonts w:hint="eastAsia"/>
        </w:rPr>
        <w:t>LCT</w:t>
      </w:r>
      <w:r w:rsidR="00482FF7">
        <w:rPr>
          <w:rFonts w:hint="eastAsia"/>
        </w:rPr>
        <w:t>)</w:t>
      </w:r>
      <w:r>
        <w:rPr>
          <w:rFonts w:hint="eastAsia"/>
        </w:rPr>
        <w:t>是提高传统</w:t>
      </w:r>
      <w:r>
        <w:rPr>
          <w:rFonts w:hint="eastAsia"/>
        </w:rPr>
        <w:t>Wigner</w:t>
      </w:r>
      <w:r>
        <w:rPr>
          <w:rFonts w:hint="eastAsia"/>
        </w:rPr>
        <w:t>分布</w:t>
      </w:r>
      <w:r w:rsidR="000D5B6E">
        <w:t>(</w:t>
      </w:r>
      <w:r>
        <w:t>Wigner Distribution</w:t>
      </w:r>
      <w:r w:rsidR="000D5B6E">
        <w:rPr>
          <w:rFonts w:hint="eastAsia"/>
        </w:rPr>
        <w:t>,</w:t>
      </w:r>
      <w:r w:rsidR="000D5B6E">
        <w:t xml:space="preserve"> </w:t>
      </w:r>
      <w:r>
        <w:rPr>
          <w:rFonts w:hint="eastAsia"/>
        </w:rPr>
        <w:t>WD</w:t>
      </w:r>
      <w:r w:rsidR="00EC3F26">
        <w:t>)</w:t>
      </w:r>
      <w:r>
        <w:rPr>
          <w:rFonts w:hint="eastAsia"/>
        </w:rPr>
        <w:t>检测精度的有力工具。然而，嵌入的</w:t>
      </w:r>
      <w:r>
        <w:rPr>
          <w:rFonts w:hint="eastAsia"/>
        </w:rPr>
        <w:t>LCT</w:t>
      </w:r>
      <w:r>
        <w:rPr>
          <w:rFonts w:hint="eastAsia"/>
        </w:rPr>
        <w:t>自由参数增加了计算复杂性。最近，</w:t>
      </w:r>
      <w:commentRangeStart w:id="24"/>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r w:rsidR="000D5B6E">
        <w:rPr>
          <w:rFonts w:hint="eastAsia"/>
        </w:rPr>
        <w:t>,</w:t>
      </w:r>
      <w:r w:rsidR="000D5B6E">
        <w:t xml:space="preserve"> </w:t>
      </w:r>
      <w:r>
        <w:rPr>
          <w:rFonts w:hint="eastAsia"/>
        </w:rPr>
        <w:t>ICFWD</w:t>
      </w:r>
      <w:commentRangeEnd w:id="24"/>
      <w:r>
        <w:commentReference w:id="24"/>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r w:rsidR="000D5B6E">
        <w:t xml:space="preserve">, </w:t>
      </w:r>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r w:rsidR="000D5B6E">
        <w:rPr>
          <w:rFonts w:hint="eastAsia"/>
        </w:rPr>
        <w:t>(</w:t>
      </w:r>
      <w:r>
        <w:rPr>
          <w:rFonts w:hint="eastAsia"/>
        </w:rPr>
        <w:t>L</w:t>
      </w:r>
      <w:r>
        <w:t>inear Frequency-Modulated</w:t>
      </w:r>
      <w:r w:rsidR="000D5B6E">
        <w:rPr>
          <w:rFonts w:hint="eastAsia"/>
        </w:rPr>
        <w:t>,</w:t>
      </w:r>
      <w:r w:rsidR="000D5B6E">
        <w:t xml:space="preserve"> </w:t>
      </w:r>
      <w:r>
        <w:rPr>
          <w:rFonts w:hint="eastAsia"/>
        </w:rPr>
        <w:t>LFM</w:t>
      </w:r>
      <w:r w:rsidR="00582938">
        <w:rPr>
          <w:rFonts w:hint="eastAsia"/>
        </w:rPr>
        <w:t>)</w:t>
      </w:r>
      <w:r>
        <w:rPr>
          <w:rFonts w:hint="eastAsia"/>
        </w:rPr>
        <w:t>。提出了在</w:t>
      </w:r>
      <w:commentRangeStart w:id="25"/>
      <w:r>
        <w:rPr>
          <w:rFonts w:hint="eastAsia"/>
        </w:rPr>
        <w:t>增添</w:t>
      </w:r>
      <w:commentRangeEnd w:id="25"/>
      <w:r w:rsidR="00464431">
        <w:rPr>
          <w:rFonts w:hint="eastAsia"/>
        </w:rPr>
        <w:t>零均值加性高斯白噪声</w:t>
      </w:r>
      <w:r>
        <w:commentReference w:id="25"/>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w:t>
      </w:r>
      <w:commentRangeStart w:id="26"/>
      <w:r>
        <w:rPr>
          <w:rFonts w:hint="eastAsia"/>
        </w:rPr>
        <w:t>一种闭</w:t>
      </w:r>
      <w:r w:rsidR="00623D89">
        <w:rPr>
          <w:rFonts w:hint="eastAsia"/>
        </w:rPr>
        <w:t>形式</w:t>
      </w:r>
      <w:r w:rsidR="00EC3F26">
        <w:rPr>
          <w:rFonts w:hint="eastAsia"/>
        </w:rPr>
        <w:t>的</w:t>
      </w:r>
      <w:r w:rsidR="00703B67" w:rsidRPr="00703B67">
        <w:rPr>
          <w:rFonts w:hint="eastAsia"/>
        </w:rPr>
        <w:t>瞬时互相关函数型</w:t>
      </w:r>
      <w:r w:rsidR="00703B67" w:rsidRPr="00703B67">
        <w:t>Wigner</w:t>
      </w:r>
      <w:r w:rsidR="00703B67" w:rsidRPr="00703B67">
        <w:rPr>
          <w:rFonts w:hint="eastAsia"/>
        </w:rPr>
        <w:t>分布</w:t>
      </w:r>
      <w:r w:rsidR="000D5B6E">
        <w:rPr>
          <w:rFonts w:hint="eastAsia"/>
        </w:rPr>
        <w:t>(</w:t>
      </w:r>
      <w:r>
        <w:rPr>
          <w:rFonts w:hint="eastAsia"/>
        </w:rPr>
        <w:t>C</w:t>
      </w:r>
      <w:r>
        <w:t xml:space="preserve">losed-form </w:t>
      </w:r>
      <w:r w:rsidR="000D5B6E">
        <w:rPr>
          <w:rFonts w:hint="eastAsia"/>
        </w:rPr>
        <w:t>I</w:t>
      </w:r>
      <w:r w:rsidR="000D5B6E">
        <w:t xml:space="preserve">nstantaneous Cross-correlation Function type of </w:t>
      </w:r>
      <w:r w:rsidR="000D5B6E">
        <w:rPr>
          <w:rFonts w:hint="eastAsia"/>
        </w:rPr>
        <w:t>Wigner</w:t>
      </w:r>
      <w:r w:rsidR="000D5B6E">
        <w:t xml:space="preserve"> Distribution</w:t>
      </w:r>
      <w:r w:rsidR="000D5B6E">
        <w:rPr>
          <w:rFonts w:hint="eastAsia"/>
        </w:rPr>
        <w:t>,</w:t>
      </w:r>
      <w:r w:rsidR="000D5B6E">
        <w:t xml:space="preserve"> </w:t>
      </w:r>
      <w:r>
        <w:rPr>
          <w:rFonts w:hint="eastAsia"/>
        </w:rPr>
        <w:t>CICFWD</w:t>
      </w:r>
      <w:r w:rsidR="00582938">
        <w:rPr>
          <w:rFonts w:hint="eastAsia"/>
        </w:rPr>
        <w:t>)</w:t>
      </w:r>
      <w:commentRangeEnd w:id="26"/>
      <w:r>
        <w:commentReference w:id="26"/>
      </w:r>
      <w:r>
        <w:rPr>
          <w:rFonts w:hint="eastAsia"/>
        </w:rPr>
        <w:t>和</w:t>
      </w:r>
      <w:r w:rsidRPr="00623D89">
        <w:rPr>
          <w:rFonts w:hint="eastAsia"/>
        </w:rPr>
        <w:t>仿射</w:t>
      </w:r>
      <w:r w:rsidR="00703B67">
        <w:rPr>
          <w:rFonts w:hint="eastAsia"/>
        </w:rPr>
        <w:t>型</w:t>
      </w:r>
      <w:r w:rsidRPr="00623D89">
        <w:t>Wigner</w:t>
      </w:r>
      <w:r w:rsidRPr="00623D89">
        <w:rPr>
          <w:rFonts w:hint="eastAsia"/>
        </w:rPr>
        <w:t>分布</w:t>
      </w:r>
      <w:r w:rsidR="000D5B6E" w:rsidRPr="00623D89">
        <w:t>(</w:t>
      </w:r>
      <w:r w:rsidRPr="00623D89">
        <w:t>Affine Characteristic Wigner Distribution</w:t>
      </w:r>
      <w:r w:rsidR="000D5B6E" w:rsidRPr="00623D89">
        <w:t xml:space="preserve">, </w:t>
      </w:r>
      <w:r w:rsidRPr="00623D89">
        <w:t>ACWD</w:t>
      </w:r>
      <w:r w:rsidR="00582938">
        <w:rPr>
          <w:rFonts w:hint="eastAsia"/>
        </w:rPr>
        <w:t>)</w:t>
      </w:r>
      <w:r w:rsidRPr="00623D89">
        <w:rPr>
          <w:rFonts w:hint="eastAsia"/>
        </w:rPr>
        <w:t>、核函数</w:t>
      </w:r>
      <w:r w:rsidR="00EC3F26">
        <w:rPr>
          <w:rFonts w:hint="eastAsia"/>
        </w:rPr>
        <w:t>型</w:t>
      </w:r>
      <w:r w:rsidRPr="00623D89">
        <w:t>Wigner</w:t>
      </w:r>
      <w:r w:rsidRPr="00623D89">
        <w:rPr>
          <w:rFonts w:hint="eastAsia"/>
        </w:rPr>
        <w:t>分布</w:t>
      </w:r>
      <w:r w:rsidR="000D5B6E" w:rsidRPr="00623D89">
        <w:t>(</w:t>
      </w:r>
      <w:r w:rsidRPr="00623D89">
        <w:t xml:space="preserve">Kernel Function </w:t>
      </w:r>
      <w:r w:rsidR="00EC3F26">
        <w:rPr>
          <w:rFonts w:hint="eastAsia"/>
        </w:rPr>
        <w:t>type</w:t>
      </w:r>
      <w:r w:rsidR="00EC3F26">
        <w:t xml:space="preserve"> </w:t>
      </w:r>
      <w:r w:rsidR="00EC3F26">
        <w:rPr>
          <w:rFonts w:hint="eastAsia"/>
        </w:rPr>
        <w:t>of</w:t>
      </w:r>
      <w:r w:rsidR="00EC3F26">
        <w:t xml:space="preserve"> </w:t>
      </w:r>
      <w:r w:rsidRPr="00623D89">
        <w:t>Wigner Distribution</w:t>
      </w:r>
      <w:r w:rsidR="000D5B6E" w:rsidRPr="00623D89">
        <w:t xml:space="preserve">, </w:t>
      </w:r>
      <w:r w:rsidRPr="00623D89">
        <w:t>KFWD</w:t>
      </w:r>
      <w:r w:rsidR="00582938">
        <w:rPr>
          <w:rFonts w:hint="eastAsia"/>
        </w:rPr>
        <w:t>)</w:t>
      </w:r>
      <w:r w:rsidRPr="00623D89">
        <w:rPr>
          <w:rFonts w:hint="eastAsia"/>
        </w:rPr>
        <w:t>、卷积表示</w:t>
      </w:r>
      <w:r w:rsidR="00EC3F26">
        <w:rPr>
          <w:rFonts w:hint="eastAsia"/>
        </w:rPr>
        <w:t>型</w:t>
      </w:r>
      <w:r w:rsidRPr="00623D89">
        <w:t>Wigner</w:t>
      </w:r>
      <w:r w:rsidRPr="00623D89">
        <w:rPr>
          <w:rFonts w:hint="eastAsia"/>
        </w:rPr>
        <w:t>分布</w:t>
      </w:r>
      <w:r w:rsidR="000D5B6E" w:rsidRPr="00623D89">
        <w:t>(</w:t>
      </w:r>
      <w:r w:rsidRPr="00623D89">
        <w:t>CRWD</w:t>
      </w:r>
      <w:r w:rsidR="00623D89">
        <w:rPr>
          <w:rFonts w:hint="eastAsia"/>
        </w:rPr>
        <w:t>)</w:t>
      </w:r>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commentRangeStart w:id="27"/>
      <w:commentRangeStart w:id="28"/>
      <w:commentRangeStart w:id="29"/>
      <w:commentRangeEnd w:id="27"/>
      <w:r>
        <w:commentReference w:id="27"/>
      </w:r>
      <w:commentRangeEnd w:id="28"/>
      <w:r w:rsidR="00B84498">
        <w:rPr>
          <w:rStyle w:val="aff"/>
        </w:rPr>
        <w:commentReference w:id="28"/>
      </w:r>
      <w:commentRangeEnd w:id="29"/>
      <w:r w:rsidR="00623D89">
        <w:rPr>
          <w:rStyle w:val="aff"/>
        </w:rPr>
        <w:commentReference w:id="29"/>
      </w:r>
    </w:p>
    <w:p w14:paraId="49F5819C" w14:textId="77777777" w:rsidR="0071366A" w:rsidRDefault="0071366A">
      <w:pPr>
        <w:ind w:firstLineChars="0" w:firstLine="0"/>
        <w:rPr>
          <w:rFonts w:eastAsia="楷体"/>
        </w:rPr>
      </w:pPr>
    </w:p>
    <w:p w14:paraId="6A7A2871" w14:textId="724C5C88" w:rsidR="0071366A" w:rsidRDefault="00000000">
      <w:pPr>
        <w:ind w:firstLineChars="0" w:firstLine="0"/>
        <w:rPr>
          <w:rFonts w:eastAsia="楷体"/>
        </w:rPr>
      </w:pPr>
      <w:r>
        <w:rPr>
          <w:rFonts w:ascii="黑体" w:eastAsia="黑体" w:hAnsi="黑体" w:hint="eastAsia"/>
        </w:rPr>
        <w:t>关键词：</w:t>
      </w:r>
      <w:r w:rsidR="00B84498">
        <w:rPr>
          <w:rFonts w:eastAsia="楷体" w:hint="eastAsia"/>
        </w:rPr>
        <w:t>不等式模型，线性正则变换，检测线性调频信号，线性调频信号</w:t>
      </w:r>
      <w:commentRangeStart w:id="30"/>
      <w:commentRangeEnd w:id="30"/>
      <w:r>
        <w:commentReference w:id="30"/>
      </w:r>
    </w:p>
    <w:p w14:paraId="06F33506" w14:textId="77777777" w:rsidR="0071366A" w:rsidRDefault="0071366A">
      <w:pPr>
        <w:ind w:firstLineChars="0" w:firstLine="0"/>
        <w:rPr>
          <w:rFonts w:eastAsia="楷体"/>
        </w:rPr>
      </w:pPr>
    </w:p>
    <w:p w14:paraId="3B45D70F" w14:textId="77777777" w:rsidR="0071366A" w:rsidRDefault="00000000">
      <w:pPr>
        <w:widowControl/>
        <w:spacing w:line="240" w:lineRule="auto"/>
        <w:ind w:firstLineChars="0" w:firstLine="0"/>
        <w:jc w:val="left"/>
      </w:pPr>
      <w:r>
        <w:br w:type="page"/>
      </w:r>
    </w:p>
    <w:p w14:paraId="015836EA" w14:textId="77777777" w:rsidR="0071366A" w:rsidRDefault="00000000">
      <w:pPr>
        <w:pStyle w:val="af1"/>
        <w:rPr>
          <w:b w:val="0"/>
        </w:rPr>
      </w:pPr>
      <w:bookmarkStart w:id="31" w:name="_Toc131864222"/>
      <w:bookmarkStart w:id="32" w:name="_Toc132900907"/>
      <w:bookmarkStart w:id="33" w:name="_Toc132901054"/>
      <w:bookmarkStart w:id="34" w:name="_Toc132981028"/>
      <w:bookmarkStart w:id="35" w:name="_Toc132982288"/>
      <w:bookmarkStart w:id="36" w:name="_Toc132982422"/>
      <w:r>
        <w:lastRenderedPageBreak/>
        <w:t>The Expected Inequality Model of Output Signal-to-Noise Ratio of LFM Signal Based on ICFWD</w:t>
      </w:r>
      <w:bookmarkEnd w:id="31"/>
      <w:bookmarkEnd w:id="32"/>
      <w:bookmarkEnd w:id="33"/>
      <w:bookmarkEnd w:id="34"/>
      <w:bookmarkEnd w:id="35"/>
      <w:bookmarkEnd w:id="36"/>
    </w:p>
    <w:p w14:paraId="303F6808" w14:textId="77777777" w:rsidR="0071366A" w:rsidRDefault="0071366A">
      <w:pPr>
        <w:ind w:firstLine="420"/>
      </w:pPr>
    </w:p>
    <w:p w14:paraId="0B86B727" w14:textId="77777777" w:rsidR="0071366A" w:rsidRDefault="00000000">
      <w:pPr>
        <w:ind w:firstLineChars="0" w:firstLine="0"/>
        <w:jc w:val="center"/>
        <w:rPr>
          <w:rFonts w:eastAsia="黑体" w:cs="Times New Roman"/>
          <w:sz w:val="28"/>
          <w:szCs w:val="28"/>
        </w:rPr>
      </w:pPr>
      <w:r>
        <w:rPr>
          <w:rFonts w:eastAsia="黑体" w:cs="Times New Roman"/>
          <w:sz w:val="28"/>
          <w:szCs w:val="28"/>
        </w:rPr>
        <w:t>Shengzhou Qiang</w:t>
      </w:r>
    </w:p>
    <w:p w14:paraId="4A2D13A5" w14:textId="77777777" w:rsidR="0071366A" w:rsidRDefault="00000000">
      <w:pPr>
        <w:ind w:firstLineChars="0" w:firstLine="0"/>
        <w:jc w:val="center"/>
        <w:rPr>
          <w:rFonts w:eastAsia="黑体" w:cs="Times New Roman"/>
          <w:szCs w:val="21"/>
        </w:rPr>
      </w:pPr>
      <w:r>
        <w:rPr>
          <w:rFonts w:eastAsia="黑体" w:cs="Times New Roman" w:hint="eastAsia"/>
          <w:sz w:val="18"/>
          <w:szCs w:val="18"/>
        </w:rPr>
        <w:t>School of</w:t>
      </w:r>
      <w:r>
        <w:rPr>
          <w:rFonts w:eastAsia="黑体" w:cs="Times New Roman"/>
          <w:sz w:val="18"/>
          <w:szCs w:val="18"/>
        </w:rPr>
        <w:t xml:space="preserve"> Mathematics </w:t>
      </w:r>
      <w:r>
        <w:rPr>
          <w:rFonts w:eastAsia="黑体" w:cs="Times New Roman" w:hint="eastAsia"/>
          <w:sz w:val="18"/>
          <w:szCs w:val="18"/>
        </w:rPr>
        <w:t>&amp;</w:t>
      </w:r>
      <w:r>
        <w:rPr>
          <w:rFonts w:eastAsia="黑体" w:cs="Times New Roman"/>
          <w:sz w:val="18"/>
          <w:szCs w:val="18"/>
        </w:rPr>
        <w:t xml:space="preserve"> Statistics</w:t>
      </w:r>
      <w:r>
        <w:rPr>
          <w:rFonts w:eastAsia="黑体" w:cs="Times New Roman" w:hint="eastAsia"/>
          <w:sz w:val="18"/>
          <w:szCs w:val="18"/>
        </w:rPr>
        <w:t>,</w:t>
      </w:r>
      <w:r>
        <w:rPr>
          <w:rFonts w:eastAsia="黑体" w:cs="Times New Roman"/>
          <w:sz w:val="18"/>
          <w:szCs w:val="18"/>
        </w:rPr>
        <w:t xml:space="preserve"> </w:t>
      </w:r>
      <w:r>
        <w:rPr>
          <w:rFonts w:eastAsia="黑体" w:cs="Times New Roman" w:hint="eastAsia"/>
          <w:sz w:val="18"/>
          <w:szCs w:val="18"/>
        </w:rPr>
        <w:t>NUIST,</w:t>
      </w:r>
      <w:r>
        <w:rPr>
          <w:rFonts w:eastAsia="黑体" w:cs="Times New Roman"/>
          <w:sz w:val="18"/>
          <w:szCs w:val="18"/>
        </w:rPr>
        <w:t xml:space="preserve"> </w:t>
      </w:r>
      <w:r>
        <w:rPr>
          <w:rFonts w:eastAsia="黑体" w:cs="Times New Roman" w:hint="eastAsia"/>
          <w:sz w:val="18"/>
          <w:szCs w:val="18"/>
        </w:rPr>
        <w:t>Nanjing</w:t>
      </w:r>
      <w:r>
        <w:rPr>
          <w:rFonts w:eastAsia="黑体" w:cs="Times New Roman"/>
          <w:sz w:val="18"/>
          <w:szCs w:val="18"/>
        </w:rPr>
        <w:t xml:space="preserve"> </w:t>
      </w:r>
      <w:r>
        <w:rPr>
          <w:rFonts w:eastAsia="黑体" w:cs="Times New Roman" w:hint="eastAsia"/>
          <w:sz w:val="18"/>
          <w:szCs w:val="18"/>
        </w:rPr>
        <w:t>210044,</w:t>
      </w:r>
      <w:r>
        <w:rPr>
          <w:rFonts w:eastAsia="黑体" w:cs="Times New Roman"/>
          <w:sz w:val="18"/>
          <w:szCs w:val="18"/>
        </w:rPr>
        <w:t xml:space="preserve"> </w:t>
      </w:r>
      <w:r>
        <w:rPr>
          <w:rFonts w:eastAsia="黑体" w:cs="Times New Roman" w:hint="eastAsia"/>
          <w:sz w:val="18"/>
          <w:szCs w:val="18"/>
        </w:rPr>
        <w:t>China</w:t>
      </w:r>
    </w:p>
    <w:p w14:paraId="3E57732D" w14:textId="77777777" w:rsidR="0071366A" w:rsidRDefault="0071366A">
      <w:pPr>
        <w:ind w:firstLine="420"/>
        <w:jc w:val="center"/>
        <w:rPr>
          <w:rFonts w:eastAsia="黑体" w:cs="Times New Roman"/>
          <w:szCs w:val="21"/>
          <w:highlight w:val="yellow"/>
        </w:rPr>
      </w:pPr>
    </w:p>
    <w:p w14:paraId="3BEA596B" w14:textId="77777777" w:rsidR="0071366A" w:rsidRDefault="00000000">
      <w:pPr>
        <w:ind w:firstLineChars="0" w:firstLine="0"/>
        <w:rPr>
          <w:rFonts w:cs="Times New Roman"/>
        </w:rPr>
      </w:pPr>
      <w:bookmarkStart w:id="37" w:name="_Toc103082007"/>
      <w:bookmarkStart w:id="38" w:name="_Toc131864223"/>
      <w:bookmarkStart w:id="39" w:name="_Toc515613438"/>
      <w:bookmarkStart w:id="40" w:name="_Toc38988537"/>
      <w:bookmarkStart w:id="41" w:name="_Toc132900908"/>
      <w:bookmarkStart w:id="42" w:name="_Toc132901055"/>
      <w:bookmarkStart w:id="43" w:name="_Toc513705276"/>
      <w:bookmarkStart w:id="44" w:name="_Toc37881943"/>
      <w:bookmarkStart w:id="45" w:name="_Toc513705082"/>
      <w:bookmarkStart w:id="46" w:name="_Toc132982423"/>
      <w:r>
        <w:rPr>
          <w:rStyle w:val="10"/>
          <w:b/>
          <w:sz w:val="21"/>
          <w:szCs w:val="21"/>
        </w:rPr>
        <w:t>Abstract</w:t>
      </w:r>
      <w:bookmarkEnd w:id="37"/>
      <w:bookmarkEnd w:id="38"/>
      <w:bookmarkEnd w:id="39"/>
      <w:bookmarkEnd w:id="40"/>
      <w:bookmarkEnd w:id="41"/>
      <w:bookmarkEnd w:id="42"/>
      <w:bookmarkEnd w:id="46"/>
      <w:r>
        <w:t>：</w:t>
      </w:r>
      <w:bookmarkEnd w:id="43"/>
      <w:bookmarkEnd w:id="44"/>
      <w:bookmarkEnd w:id="45"/>
      <w:r>
        <w:t xml:space="preserve">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w:t>
      </w:r>
      <w:proofErr w:type="gramStart"/>
      <w:r>
        <w:t>in regard to</w:t>
      </w:r>
      <w:proofErr w:type="gramEnd"/>
      <w:r>
        <w:t xml:space="preserve">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7686B315" w:rsidR="0071366A" w:rsidRDefault="00000000">
      <w:pPr>
        <w:suppressAutoHyphens/>
        <w:ind w:firstLineChars="0" w:firstLine="0"/>
        <w:jc w:val="left"/>
        <w:rPr>
          <w:rFonts w:cs="Times New Roman"/>
        </w:rPr>
      </w:pPr>
      <w:r>
        <w:rPr>
          <w:rFonts w:cs="Times New Roman"/>
          <w:b/>
          <w:bCs/>
        </w:rPr>
        <w:t>Key words:</w:t>
      </w:r>
      <w:r>
        <w:rPr>
          <w:rFonts w:cs="Times New Roman"/>
        </w:rPr>
        <w:t xml:space="preserve"> </w:t>
      </w:r>
      <w:r w:rsidR="00B84498" w:rsidRPr="00B84498">
        <w:rPr>
          <w:rFonts w:cs="Times New Roman"/>
        </w:rPr>
        <w:t xml:space="preserve">Inequality Models, Linear Canonical Transforms, Detecting </w:t>
      </w:r>
      <w:r w:rsidR="00B84498">
        <w:rPr>
          <w:rFonts w:hint="eastAsia"/>
        </w:rPr>
        <w:t>L</w:t>
      </w:r>
      <w:r w:rsidR="00B84498">
        <w:t>FM</w:t>
      </w:r>
      <w:r w:rsidR="00B84498" w:rsidRPr="00B84498">
        <w:rPr>
          <w:rFonts w:cs="Times New Roman"/>
        </w:rPr>
        <w:t xml:space="preserve"> Signals, </w:t>
      </w:r>
      <w:r w:rsidR="00B84498">
        <w:t>Linear Frequency Modulated</w:t>
      </w:r>
      <w:r w:rsidR="00B84498" w:rsidRPr="00B84498">
        <w:rPr>
          <w:rFonts w:cs="Times New Roman"/>
        </w:rPr>
        <w:t xml:space="preserve"> Signals </w:t>
      </w:r>
      <w:r>
        <w:rPr>
          <w:rFonts w:cs="Times New Roman"/>
        </w:rPr>
        <w:br w:type="page"/>
      </w:r>
    </w:p>
    <w:p w14:paraId="52BA77EC" w14:textId="77777777" w:rsidR="0071366A" w:rsidRDefault="00000000">
      <w:pPr>
        <w:pStyle w:val="af1"/>
        <w:rPr>
          <w:rFonts w:hint="eastAsia"/>
        </w:rPr>
      </w:pPr>
      <w:bookmarkStart w:id="47" w:name="_Toc132900909"/>
      <w:bookmarkStart w:id="48" w:name="_Toc132901056"/>
      <w:bookmarkStart w:id="49" w:name="_Toc132982424"/>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47"/>
      <w:bookmarkEnd w:id="48"/>
      <w:bookmarkEnd w:id="49"/>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3494"/>
      </w:tblGrid>
      <w:tr w:rsidR="0071366A" w14:paraId="21BF880B" w14:textId="77777777" w:rsidTr="00623D89">
        <w:tc>
          <w:tcPr>
            <w:tcW w:w="5240" w:type="dxa"/>
            <w:tcBorders>
              <w:top w:val="single" w:sz="12" w:space="0" w:color="auto"/>
              <w:bottom w:val="single" w:sz="8" w:space="0" w:color="auto"/>
            </w:tcBorders>
            <w:vAlign w:val="center"/>
          </w:tcPr>
          <w:p w14:paraId="56978D79" w14:textId="77777777" w:rsidR="0071366A" w:rsidRDefault="00000000">
            <w:pPr>
              <w:ind w:firstLineChars="0" w:firstLine="0"/>
              <w:jc w:val="center"/>
            </w:pPr>
            <w:commentRangeStart w:id="50"/>
            <w:r>
              <w:rPr>
                <w:rFonts w:hint="eastAsia"/>
              </w:rPr>
              <w:t>符号</w:t>
            </w:r>
          </w:p>
        </w:tc>
        <w:tc>
          <w:tcPr>
            <w:tcW w:w="3254" w:type="dxa"/>
            <w:tcBorders>
              <w:top w:val="single" w:sz="12" w:space="0" w:color="auto"/>
              <w:bottom w:val="single" w:sz="8" w:space="0" w:color="auto"/>
            </w:tcBorders>
            <w:vAlign w:val="center"/>
          </w:tcPr>
          <w:p w14:paraId="0F1B34A6" w14:textId="77777777" w:rsidR="0071366A" w:rsidRDefault="00000000">
            <w:pPr>
              <w:ind w:firstLineChars="0" w:firstLine="0"/>
              <w:jc w:val="center"/>
            </w:pPr>
            <w:r>
              <w:rPr>
                <w:rFonts w:hint="eastAsia"/>
              </w:rPr>
              <w:t>说明与解释</w:t>
            </w:r>
          </w:p>
        </w:tc>
      </w:tr>
      <w:tr w:rsidR="0071366A" w14:paraId="0E4090A2" w14:textId="77777777" w:rsidTr="00623D89">
        <w:tc>
          <w:tcPr>
            <w:tcW w:w="5240" w:type="dxa"/>
            <w:tcBorders>
              <w:top w:val="single" w:sz="8" w:space="0" w:color="auto"/>
            </w:tcBorders>
            <w:vAlign w:val="center"/>
          </w:tcPr>
          <w:p w14:paraId="4BD2C944" w14:textId="77777777" w:rsidR="0071366A" w:rsidRDefault="001958B8">
            <w:pPr>
              <w:ind w:firstLineChars="0" w:firstLine="0"/>
              <w:jc w:val="center"/>
            </w:pPr>
            <w:r>
              <w:rPr>
                <w:noProof/>
                <w:position w:val="-12"/>
              </w:rPr>
              <w:object w:dxaOrig="1199" w:dyaOrig="362" w14:anchorId="7D141856">
                <v:shape id="_x0000_i1305" type="#_x0000_t75" alt="" style="width:60.25pt;height:16.9pt;mso-width-percent:0;mso-height-percent:0;mso-width-percent:0;mso-height-percent:0" o:ole="">
                  <v:imagedata r:id="rId21" o:title=""/>
                </v:shape>
                <o:OLEObject Type="Embed" ProgID="Equation.DSMT4" ShapeID="_x0000_i1305" DrawAspect="Content" ObjectID="_1743601230" r:id="rId22"/>
              </w:object>
            </w:r>
          </w:p>
        </w:tc>
        <w:tc>
          <w:tcPr>
            <w:tcW w:w="3254" w:type="dxa"/>
            <w:tcBorders>
              <w:top w:val="single" w:sz="8" w:space="0" w:color="auto"/>
            </w:tcBorders>
            <w:vAlign w:val="center"/>
          </w:tcPr>
          <w:p w14:paraId="12F64EFA" w14:textId="77777777" w:rsidR="0071366A" w:rsidRDefault="00000000">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1958B8">
            <w:pPr>
              <w:ind w:firstLineChars="0" w:firstLine="0"/>
              <w:jc w:val="center"/>
            </w:pPr>
            <w:r>
              <w:rPr>
                <w:noProof/>
                <w:position w:val="-34"/>
              </w:rPr>
              <w:object w:dxaOrig="3258" w:dyaOrig="796" w14:anchorId="3C4DF676">
                <v:shape id="_x0000_i1304" type="#_x0000_t75" alt="" style="width:163.85pt;height:39.65pt;mso-width-percent:0;mso-height-percent:0;mso-width-percent:0;mso-height-percent:0" o:ole="">
                  <v:imagedata r:id="rId23" o:title=""/>
                </v:shape>
                <o:OLEObject Type="Embed" ProgID="Equation.DSMT4" ShapeID="_x0000_i1304" DrawAspect="Content" ObjectID="_1743601231" r:id="rId24"/>
              </w:object>
            </w:r>
          </w:p>
        </w:tc>
        <w:tc>
          <w:tcPr>
            <w:tcW w:w="3254" w:type="dxa"/>
            <w:vAlign w:val="center"/>
          </w:tcPr>
          <w:p w14:paraId="213FF92B" w14:textId="77777777" w:rsidR="0071366A" w:rsidRDefault="00000000">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1958B8">
            <w:pPr>
              <w:ind w:firstLineChars="0" w:firstLine="0"/>
              <w:jc w:val="center"/>
            </w:pPr>
            <w:r>
              <w:rPr>
                <w:noProof/>
                <w:position w:val="-14"/>
              </w:rPr>
              <w:object w:dxaOrig="724" w:dyaOrig="378" w14:anchorId="7831D665">
                <v:shape id="_x0000_i1303" type="#_x0000_t75" alt="" style="width:36pt;height:19.1pt;mso-width-percent:0;mso-height-percent:0;mso-width-percent:0;mso-height-percent:0" o:ole="">
                  <v:imagedata r:id="rId25" o:title=""/>
                </v:shape>
                <o:OLEObject Type="Embed" ProgID="Equation.DSMT4" ShapeID="_x0000_i1303" DrawAspect="Content" ObjectID="_1743601232" r:id="rId26"/>
              </w:object>
            </w:r>
          </w:p>
        </w:tc>
        <w:tc>
          <w:tcPr>
            <w:tcW w:w="3254" w:type="dxa"/>
            <w:vAlign w:val="center"/>
          </w:tcPr>
          <w:p w14:paraId="7744B5AD" w14:textId="77777777" w:rsidR="0071366A" w:rsidRDefault="00000000">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1958B8">
            <w:pPr>
              <w:ind w:firstLineChars="0" w:firstLine="0"/>
              <w:jc w:val="center"/>
            </w:pPr>
            <w:r>
              <w:rPr>
                <w:noProof/>
                <w:position w:val="-14"/>
              </w:rPr>
              <w:object w:dxaOrig="2059" w:dyaOrig="418" w14:anchorId="497A96D8">
                <v:shape id="_x0000_i1302" type="#_x0000_t75" alt="" style="width:101.4pt;height:20.55pt;mso-width-percent:0;mso-height-percent:0;mso-width-percent:0;mso-height-percent:0" o:ole="">
                  <v:imagedata r:id="rId27" o:title=""/>
                </v:shape>
                <o:OLEObject Type="Embed" ProgID="Equation.DSMT4" ShapeID="_x0000_i1302" DrawAspect="Content" ObjectID="_1743601233" r:id="rId28"/>
              </w:object>
            </w:r>
          </w:p>
        </w:tc>
        <w:tc>
          <w:tcPr>
            <w:tcW w:w="3254" w:type="dxa"/>
            <w:vAlign w:val="center"/>
          </w:tcPr>
          <w:p w14:paraId="7980C6D4" w14:textId="77777777" w:rsidR="0071366A" w:rsidRDefault="001958B8">
            <w:pPr>
              <w:ind w:firstLineChars="0" w:firstLine="0"/>
              <w:jc w:val="center"/>
            </w:pPr>
            <w:r>
              <w:rPr>
                <w:noProof/>
                <w:position w:val="-10"/>
              </w:rPr>
              <w:object w:dxaOrig="241" w:dyaOrig="314" w14:anchorId="4450686B">
                <v:shape id="_x0000_i1301" type="#_x0000_t75" alt="" style="width:11.75pt;height:16.15pt;mso-width-percent:0;mso-height-percent:0;mso-width-percent:0;mso-height-percent:0" o:ole="">
                  <v:imagedata r:id="rId29" o:title=""/>
                </v:shape>
                <o:OLEObject Type="Embed" ProgID="Equation.DSMT4" ShapeID="_x0000_i1301" DrawAspect="Content" ObjectID="_1743601234" r:id="rId30"/>
              </w:object>
            </w:r>
            <w:r w:rsidR="00831D39">
              <w:rPr>
                <w:rFonts w:hint="eastAsia"/>
              </w:rPr>
              <w:t>的</w:t>
            </w:r>
            <w:r w:rsidR="00831D39">
              <w:rPr>
                <w:rFonts w:hint="eastAsia"/>
              </w:rPr>
              <w:t>LCT</w:t>
            </w:r>
            <w:r w:rsidR="00831D39">
              <w:rPr>
                <w:rFonts w:hint="eastAsia"/>
              </w:rPr>
              <w:t>；</w:t>
            </w:r>
            <w:r>
              <w:rPr>
                <w:noProof/>
                <w:position w:val="-10"/>
              </w:rPr>
              <w:object w:dxaOrig="225" w:dyaOrig="314" w14:anchorId="1E18F9C0">
                <v:shape id="_x0000_i1300" type="#_x0000_t75" alt="" style="width:11.75pt;height:16.15pt;mso-width-percent:0;mso-height-percent:0;mso-width-percent:0;mso-height-percent:0" o:ole="">
                  <v:imagedata r:id="rId31" o:title=""/>
                </v:shape>
                <o:OLEObject Type="Embed" ProgID="Equation.DSMT4" ShapeID="_x0000_i1300" DrawAspect="Content" ObjectID="_1743601235" r:id="rId32"/>
              </w:object>
            </w:r>
            <w:r w:rsidR="00831D39">
              <w:rPr>
                <w:rFonts w:hint="eastAsia"/>
              </w:rPr>
              <w:t>的</w:t>
            </w:r>
            <w:r w:rsidR="00831D39">
              <w:rPr>
                <w:rFonts w:hint="eastAsia"/>
              </w:rPr>
              <w:t>LCT</w:t>
            </w:r>
            <w:r w:rsidR="00831D39">
              <w:rPr>
                <w:rFonts w:hint="eastAsia"/>
              </w:rPr>
              <w:t>；</w:t>
            </w:r>
            <w:r>
              <w:rPr>
                <w:noProof/>
                <w:position w:val="-10"/>
              </w:rPr>
              <w:object w:dxaOrig="225" w:dyaOrig="314" w14:anchorId="1B44ABB3">
                <v:shape id="_x0000_i1299" type="#_x0000_t75" alt="" style="width:11.75pt;height:16.15pt;mso-width-percent:0;mso-height-percent:0;mso-width-percent:0;mso-height-percent:0" o:ole="">
                  <v:imagedata r:id="rId33" o:title=""/>
                </v:shape>
                <o:OLEObject Type="Embed" ProgID="Equation.DSMT4" ShapeID="_x0000_i1299" DrawAspect="Content" ObjectID="_1743601236" r:id="rId34"/>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1958B8">
            <w:pPr>
              <w:ind w:firstLineChars="0" w:firstLine="0"/>
              <w:jc w:val="center"/>
            </w:pPr>
            <w:r>
              <w:rPr>
                <w:noProof/>
                <w:position w:val="-4"/>
              </w:rPr>
              <w:object w:dxaOrig="161" w:dyaOrig="257" w14:anchorId="41CF6B5F">
                <v:shape id="_x0000_i1298" type="#_x0000_t75" alt="" style="width:8.1pt;height:13.2pt;mso-width-percent:0;mso-height-percent:0;mso-width-percent:0;mso-height-percent:0" o:ole="">
                  <v:imagedata r:id="rId35" o:title=""/>
                </v:shape>
                <o:OLEObject Type="Embed" ProgID="Equation.DSMT4" ShapeID="_x0000_i1298" DrawAspect="Content" ObjectID="_1743601237" r:id="rId36"/>
              </w:object>
            </w:r>
          </w:p>
        </w:tc>
        <w:tc>
          <w:tcPr>
            <w:tcW w:w="3254" w:type="dxa"/>
            <w:vAlign w:val="center"/>
          </w:tcPr>
          <w:p w14:paraId="0FBB3952" w14:textId="77777777" w:rsidR="0071366A" w:rsidRDefault="00000000">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1958B8">
            <w:pPr>
              <w:ind w:firstLineChars="0" w:firstLine="0"/>
              <w:jc w:val="center"/>
            </w:pPr>
            <w:r>
              <w:rPr>
                <w:noProof/>
                <w:position w:val="-28"/>
              </w:rPr>
              <w:object w:dxaOrig="1947" w:dyaOrig="676" w14:anchorId="5942830C">
                <v:shape id="_x0000_i1297" type="#_x0000_t75" alt="" style="width:95.5pt;height:33.8pt;mso-width-percent:0;mso-height-percent:0;mso-width-percent:0;mso-height-percent:0" o:ole="">
                  <v:imagedata r:id="rId37" o:title=""/>
                </v:shape>
                <o:OLEObject Type="Embed" ProgID="Equation.DSMT4" ShapeID="_x0000_i1297" DrawAspect="Content" ObjectID="_1743601238" r:id="rId38"/>
              </w:object>
            </w:r>
          </w:p>
        </w:tc>
        <w:tc>
          <w:tcPr>
            <w:tcW w:w="3254" w:type="dxa"/>
            <w:vAlign w:val="center"/>
          </w:tcPr>
          <w:p w14:paraId="0CC7A583" w14:textId="77777777" w:rsidR="0071366A" w:rsidRDefault="00000000">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1958B8">
            <w:pPr>
              <w:ind w:firstLineChars="0" w:firstLine="0"/>
              <w:jc w:val="center"/>
            </w:pPr>
            <w:r>
              <w:rPr>
                <w:noProof/>
                <w:position w:val="-14"/>
              </w:rPr>
              <w:object w:dxaOrig="700" w:dyaOrig="378" w14:anchorId="36A40877">
                <v:shape id="_x0000_i1296" type="#_x0000_t75" alt="" style="width:36pt;height:19.1pt;mso-width-percent:0;mso-height-percent:0;mso-width-percent:0;mso-height-percent:0" o:ole="">
                  <v:imagedata r:id="rId39" o:title=""/>
                </v:shape>
                <o:OLEObject Type="Embed" ProgID="Equation.DSMT4" ShapeID="_x0000_i1296" DrawAspect="Content" ObjectID="_1743601239" r:id="rId40"/>
              </w:object>
            </w:r>
          </w:p>
        </w:tc>
        <w:tc>
          <w:tcPr>
            <w:tcW w:w="3254" w:type="dxa"/>
            <w:vAlign w:val="center"/>
          </w:tcPr>
          <w:p w14:paraId="0906E9FB" w14:textId="77777777" w:rsidR="0071366A" w:rsidRDefault="001958B8">
            <w:pPr>
              <w:ind w:firstLineChars="0" w:firstLine="0"/>
              <w:jc w:val="center"/>
            </w:pPr>
            <w:r>
              <w:rPr>
                <w:noProof/>
                <w:position w:val="-10"/>
              </w:rPr>
              <w:object w:dxaOrig="467" w:dyaOrig="314" w14:anchorId="4B0D743C">
                <v:shape id="_x0000_i1295" type="#_x0000_t75" alt="" style="width:23.5pt;height:16.15pt;mso-width-percent:0;mso-height-percent:0;mso-width-percent:0;mso-height-percent:0" o:ole="">
                  <v:imagedata r:id="rId41" o:title=""/>
                </v:shape>
                <o:OLEObject Type="Embed" ProgID="Equation.DSMT4" ShapeID="_x0000_i1295" DrawAspect="Content" ObjectID="_1743601240" r:id="rId42"/>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1958B8">
            <w:pPr>
              <w:ind w:firstLineChars="0" w:firstLine="0"/>
              <w:jc w:val="center"/>
            </w:pPr>
            <w:r>
              <w:rPr>
                <w:noProof/>
                <w:position w:val="-14"/>
              </w:rPr>
              <w:object w:dxaOrig="2639" w:dyaOrig="402" w14:anchorId="120CC46C">
                <v:shape id="_x0000_i1294" type="#_x0000_t75" alt="" style="width:132.25pt;height:19.1pt;mso-width-percent:0;mso-height-percent:0;mso-width-percent:0;mso-height-percent:0" o:ole="">
                  <v:imagedata r:id="rId43" o:title=""/>
                </v:shape>
                <o:OLEObject Type="Embed" ProgID="Equation.DSMT4" ShapeID="_x0000_i1294" DrawAspect="Content" ObjectID="_1743601241" r:id="rId44"/>
              </w:object>
            </w:r>
          </w:p>
        </w:tc>
        <w:tc>
          <w:tcPr>
            <w:tcW w:w="3254" w:type="dxa"/>
            <w:vAlign w:val="center"/>
          </w:tcPr>
          <w:p w14:paraId="6AAB17EF" w14:textId="77777777" w:rsidR="0071366A" w:rsidRDefault="001958B8">
            <w:pPr>
              <w:ind w:firstLineChars="0" w:firstLine="0"/>
              <w:jc w:val="center"/>
            </w:pPr>
            <w:r>
              <w:rPr>
                <w:noProof/>
                <w:position w:val="-10"/>
              </w:rPr>
              <w:object w:dxaOrig="1038" w:dyaOrig="314" w14:anchorId="2DBCCB35">
                <v:shape id="_x0000_i1293" type="#_x0000_t75" alt="" style="width:52.9pt;height:16.15pt;mso-width-percent:0;mso-height-percent:0;mso-width-percent:0;mso-height-percent:0" o:ole="">
                  <v:imagedata r:id="rId45" o:title=""/>
                </v:shape>
                <o:OLEObject Type="Embed" ProgID="Equation.DSMT4" ShapeID="_x0000_i1293" DrawAspect="Content" ObjectID="_1743601242" r:id="rId46"/>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1958B8">
            <w:pPr>
              <w:ind w:firstLineChars="0" w:firstLine="0"/>
              <w:jc w:val="center"/>
            </w:pPr>
            <w:r>
              <w:rPr>
                <w:noProof/>
                <w:position w:val="-14"/>
              </w:rPr>
              <w:object w:dxaOrig="3298" w:dyaOrig="402" w14:anchorId="22DE8B6A">
                <v:shape id="_x0000_i1292" type="#_x0000_t75" alt="" style="width:164.55pt;height:19.1pt;mso-width-percent:0;mso-height-percent:0;mso-width-percent:0;mso-height-percent:0" o:ole="">
                  <v:imagedata r:id="rId47" o:title=""/>
                </v:shape>
                <o:OLEObject Type="Embed" ProgID="Equation.DSMT4" ShapeID="_x0000_i1292" DrawAspect="Content" ObjectID="_1743601243" r:id="rId48"/>
              </w:object>
            </w:r>
          </w:p>
        </w:tc>
        <w:tc>
          <w:tcPr>
            <w:tcW w:w="3254" w:type="dxa"/>
            <w:vAlign w:val="center"/>
          </w:tcPr>
          <w:p w14:paraId="14632DA5" w14:textId="77777777" w:rsidR="0071366A" w:rsidRDefault="001958B8">
            <w:pPr>
              <w:ind w:firstLineChars="0" w:firstLine="0"/>
              <w:jc w:val="center"/>
            </w:pPr>
            <w:r>
              <w:rPr>
                <w:noProof/>
                <w:position w:val="-10"/>
              </w:rPr>
              <w:object w:dxaOrig="1528" w:dyaOrig="314" w14:anchorId="29D222A9">
                <v:shape id="_x0000_i1291" type="#_x0000_t75" alt="" style="width:77.15pt;height:16.15pt;mso-width-percent:0;mso-height-percent:0;mso-width-percent:0;mso-height-percent:0" o:ole="">
                  <v:imagedata r:id="rId49" o:title=""/>
                </v:shape>
                <o:OLEObject Type="Embed" ProgID="Equation.DSMT4" ShapeID="_x0000_i1291" DrawAspect="Content" ObjectID="_1743601244" r:id="rId50"/>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1958B8">
            <w:pPr>
              <w:ind w:firstLineChars="0" w:firstLine="0"/>
              <w:jc w:val="center"/>
            </w:pPr>
            <w:r>
              <w:rPr>
                <w:noProof/>
                <w:position w:val="-14"/>
              </w:rPr>
              <w:object w:dxaOrig="1319" w:dyaOrig="402" w14:anchorId="4FF404F1">
                <v:shape id="_x0000_i1290" type="#_x0000_t75" alt="" style="width:65.4pt;height:19.1pt;mso-width-percent:0;mso-height-percent:0;mso-width-percent:0;mso-height-percent:0" o:ole="">
                  <v:imagedata r:id="rId51" o:title=""/>
                </v:shape>
                <o:OLEObject Type="Embed" ProgID="Equation.DSMT4" ShapeID="_x0000_i1290" DrawAspect="Content" ObjectID="_1743601245" r:id="rId52"/>
              </w:object>
            </w:r>
          </w:p>
        </w:tc>
        <w:tc>
          <w:tcPr>
            <w:tcW w:w="3254" w:type="dxa"/>
            <w:vAlign w:val="center"/>
          </w:tcPr>
          <w:p w14:paraId="7B07A933" w14:textId="77777777" w:rsidR="0071366A" w:rsidRDefault="001958B8">
            <w:pPr>
              <w:ind w:firstLineChars="0" w:firstLine="0"/>
              <w:jc w:val="center"/>
            </w:pPr>
            <w:r>
              <w:rPr>
                <w:noProof/>
                <w:position w:val="-10"/>
              </w:rPr>
              <w:object w:dxaOrig="467" w:dyaOrig="314" w14:anchorId="5E7070A5">
                <v:shape id="_x0000_i1289" type="#_x0000_t75" alt="" style="width:23.5pt;height:16.15pt;mso-width-percent:0;mso-height-percent:0;mso-width-percent:0;mso-height-percent:0" o:ole="">
                  <v:imagedata r:id="rId53" o:title=""/>
                </v:shape>
                <o:OLEObject Type="Embed" ProgID="Equation.DSMT4" ShapeID="_x0000_i1289" DrawAspect="Content" ObjectID="_1743601246" r:id="rId54"/>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1958B8">
            <w:pPr>
              <w:ind w:firstLineChars="0" w:firstLine="0"/>
              <w:jc w:val="center"/>
            </w:pPr>
            <w:r>
              <w:rPr>
                <w:noProof/>
                <w:position w:val="-12"/>
              </w:rPr>
              <w:object w:dxaOrig="3507" w:dyaOrig="378" w14:anchorId="71B563E8">
                <v:shape id="_x0000_i1288" type="#_x0000_t75" alt="" style="width:174.85pt;height:19.1pt;mso-width-percent:0;mso-height-percent:0;mso-width-percent:0;mso-height-percent:0" o:ole="">
                  <v:imagedata r:id="rId55" o:title=""/>
                </v:shape>
                <o:OLEObject Type="Embed" ProgID="Equation.DSMT4" ShapeID="_x0000_i1288" DrawAspect="Content" ObjectID="_1743601247" r:id="rId56"/>
              </w:object>
            </w:r>
          </w:p>
        </w:tc>
        <w:tc>
          <w:tcPr>
            <w:tcW w:w="3254" w:type="dxa"/>
            <w:vAlign w:val="center"/>
          </w:tcPr>
          <w:p w14:paraId="195D7B23" w14:textId="77777777" w:rsidR="0071366A" w:rsidRDefault="00000000">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1958B8">
            <w:pPr>
              <w:ind w:firstLineChars="0" w:firstLine="0"/>
              <w:jc w:val="center"/>
            </w:pPr>
            <w:r>
              <w:rPr>
                <w:noProof/>
                <w:position w:val="-10"/>
              </w:rPr>
              <w:object w:dxaOrig="1335" w:dyaOrig="257" w14:anchorId="7A787478">
                <v:shape id="_x0000_i1287" type="#_x0000_t75" alt="" style="width:66.85pt;height:13.2pt;mso-width-percent:0;mso-height-percent:0;mso-width-percent:0;mso-height-percent:0" o:ole="">
                  <v:imagedata r:id="rId57" o:title=""/>
                </v:shape>
                <o:OLEObject Type="Embed" ProgID="Equation.DSMT4" ShapeID="_x0000_i1287" DrawAspect="Content" ObjectID="_1743601248" r:id="rId58"/>
              </w:object>
            </w:r>
          </w:p>
        </w:tc>
        <w:tc>
          <w:tcPr>
            <w:tcW w:w="3254" w:type="dxa"/>
            <w:vAlign w:val="center"/>
          </w:tcPr>
          <w:p w14:paraId="5DDDB28A" w14:textId="77777777" w:rsidR="0071366A" w:rsidRDefault="00000000">
            <w:pPr>
              <w:ind w:firstLineChars="0" w:firstLine="0"/>
              <w:jc w:val="center"/>
            </w:pPr>
            <w:r>
              <w:rPr>
                <w:rFonts w:hint="eastAsia"/>
              </w:rPr>
              <w:t>最大值，最大值成立的自变量取值</w:t>
            </w:r>
          </w:p>
        </w:tc>
      </w:tr>
      <w:tr w:rsidR="0071366A" w14:paraId="71C7E391" w14:textId="77777777">
        <w:tc>
          <w:tcPr>
            <w:tcW w:w="5240" w:type="dxa"/>
            <w:vAlign w:val="center"/>
          </w:tcPr>
          <w:p w14:paraId="20D32D61" w14:textId="77777777" w:rsidR="0071366A" w:rsidRDefault="001958B8">
            <w:pPr>
              <w:ind w:firstLineChars="0" w:firstLine="0"/>
              <w:jc w:val="center"/>
            </w:pPr>
            <w:r>
              <w:rPr>
                <w:noProof/>
                <w:position w:val="-6"/>
              </w:rPr>
              <w:object w:dxaOrig="619" w:dyaOrig="282" w14:anchorId="0A1B561E">
                <v:shape id="_x0000_i1286" type="#_x0000_t75" alt="" style="width:29.4pt;height:13.95pt;mso-width-percent:0;mso-height-percent:0;mso-width-percent:0;mso-height-percent:0" o:ole="">
                  <v:imagedata r:id="rId59" o:title=""/>
                </v:shape>
                <o:OLEObject Type="Embed" ProgID="Equation.DSMT4" ShapeID="_x0000_i1286" DrawAspect="Content" ObjectID="_1743601249" r:id="rId60"/>
              </w:object>
            </w:r>
          </w:p>
        </w:tc>
        <w:tc>
          <w:tcPr>
            <w:tcW w:w="3254" w:type="dxa"/>
            <w:vAlign w:val="center"/>
          </w:tcPr>
          <w:p w14:paraId="48A80B57" w14:textId="77777777" w:rsidR="0071366A" w:rsidRDefault="00000000">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1958B8">
            <w:pPr>
              <w:ind w:firstLineChars="0" w:firstLine="0"/>
              <w:jc w:val="center"/>
            </w:pPr>
            <w:r>
              <w:rPr>
                <w:noProof/>
                <w:position w:val="-10"/>
              </w:rPr>
              <w:object w:dxaOrig="1062" w:dyaOrig="314" w14:anchorId="2FE5B6FA">
                <v:shape id="_x0000_i1285" type="#_x0000_t75" alt="" style="width:52.9pt;height:16.15pt;mso-width-percent:0;mso-height-percent:0;mso-width-percent:0;mso-height-percent:0" o:ole="">
                  <v:imagedata r:id="rId61" o:title=""/>
                </v:shape>
                <o:OLEObject Type="Embed" ProgID="Equation.DSMT4" ShapeID="_x0000_i1285" DrawAspect="Content" ObjectID="_1743601250" r:id="rId62"/>
              </w:object>
            </w:r>
          </w:p>
        </w:tc>
        <w:tc>
          <w:tcPr>
            <w:tcW w:w="3254" w:type="dxa"/>
            <w:vAlign w:val="center"/>
          </w:tcPr>
          <w:p w14:paraId="491ADECD" w14:textId="77777777" w:rsidR="0071366A" w:rsidRDefault="00000000">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1958B8">
            <w:pPr>
              <w:ind w:firstLineChars="0" w:firstLine="0"/>
              <w:jc w:val="center"/>
            </w:pPr>
            <w:r>
              <w:rPr>
                <w:noProof/>
                <w:position w:val="-10"/>
              </w:rPr>
              <w:object w:dxaOrig="418" w:dyaOrig="314" w14:anchorId="5661E0A8">
                <v:shape id="_x0000_i1284" type="#_x0000_t75" alt="" style="width:20.55pt;height:16.15pt;mso-width-percent:0;mso-height-percent:0;mso-width-percent:0;mso-height-percent:0" o:ole="">
                  <v:imagedata r:id="rId63" o:title=""/>
                </v:shape>
                <o:OLEObject Type="Embed" ProgID="Equation.DSMT4" ShapeID="_x0000_i1284" DrawAspect="Content" ObjectID="_1743601251" r:id="rId64"/>
              </w:object>
            </w:r>
          </w:p>
        </w:tc>
        <w:tc>
          <w:tcPr>
            <w:tcW w:w="3254" w:type="dxa"/>
            <w:vAlign w:val="center"/>
          </w:tcPr>
          <w:p w14:paraId="38611D74" w14:textId="77777777" w:rsidR="0071366A" w:rsidRDefault="00000000">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1958B8">
            <w:pPr>
              <w:ind w:firstLineChars="0" w:firstLine="0"/>
              <w:jc w:val="center"/>
            </w:pPr>
            <w:r>
              <w:rPr>
                <w:noProof/>
                <w:position w:val="-10"/>
              </w:rPr>
              <w:object w:dxaOrig="1641" w:dyaOrig="378" w14:anchorId="71ECAFC0">
                <v:shape id="_x0000_i1283" type="#_x0000_t75" alt="" style="width:81.55pt;height:19.1pt;mso-width-percent:0;mso-height-percent:0;mso-width-percent:0;mso-height-percent:0" o:ole="">
                  <v:imagedata r:id="rId65" o:title=""/>
                </v:shape>
                <o:OLEObject Type="Embed" ProgID="Equation.DSMT4" ShapeID="_x0000_i1283" DrawAspect="Content" ObjectID="_1743601252" r:id="rId66"/>
              </w:object>
            </w:r>
          </w:p>
        </w:tc>
        <w:tc>
          <w:tcPr>
            <w:tcW w:w="3254" w:type="dxa"/>
            <w:vAlign w:val="center"/>
          </w:tcPr>
          <w:p w14:paraId="55D7871D" w14:textId="77777777" w:rsidR="0071366A" w:rsidRDefault="00000000">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1958B8">
            <w:pPr>
              <w:ind w:firstLineChars="0" w:firstLine="0"/>
              <w:jc w:val="center"/>
            </w:pPr>
            <w:r>
              <w:rPr>
                <w:noProof/>
                <w:position w:val="-12"/>
              </w:rPr>
              <w:object w:dxaOrig="821" w:dyaOrig="402" w14:anchorId="596F3D3A">
                <v:shape id="_x0000_i1282" type="#_x0000_t75" alt="" style="width:42.6pt;height:19.1pt;mso-width-percent:0;mso-height-percent:0;mso-width-percent:0;mso-height-percent:0" o:ole="">
                  <v:imagedata r:id="rId67" o:title=""/>
                </v:shape>
                <o:OLEObject Type="Embed" ProgID="Equation.DSMT4" ShapeID="_x0000_i1282" DrawAspect="Content" ObjectID="_1743601253" r:id="rId68"/>
              </w:object>
            </w:r>
          </w:p>
        </w:tc>
        <w:tc>
          <w:tcPr>
            <w:tcW w:w="3254" w:type="dxa"/>
            <w:vAlign w:val="center"/>
          </w:tcPr>
          <w:p w14:paraId="04371E44" w14:textId="77777777" w:rsidR="0071366A" w:rsidRDefault="001958B8">
            <w:pPr>
              <w:ind w:firstLineChars="0" w:firstLine="0"/>
              <w:jc w:val="center"/>
            </w:pPr>
            <w:r>
              <w:rPr>
                <w:noProof/>
                <w:position w:val="-32"/>
              </w:rPr>
              <w:object w:dxaOrig="3001" w:dyaOrig="700" w14:anchorId="7271E76E">
                <v:shape id="_x0000_i1281" type="#_x0000_t75" alt="" style="width:150.6pt;height:36pt;mso-width-percent:0;mso-height-percent:0;mso-width-percent:0;mso-height-percent:0" o:ole="">
                  <v:imagedata r:id="rId69" o:title=""/>
                </v:shape>
                <o:OLEObject Type="Embed" ProgID="Equation.DSMT4" ShapeID="_x0000_i1281" DrawAspect="Content" ObjectID="_1743601254" r:id="rId70"/>
              </w:object>
            </w:r>
          </w:p>
        </w:tc>
      </w:tr>
      <w:tr w:rsidR="0071366A" w14:paraId="15F03B4B" w14:textId="77777777">
        <w:tc>
          <w:tcPr>
            <w:tcW w:w="5240" w:type="dxa"/>
            <w:vAlign w:val="center"/>
          </w:tcPr>
          <w:p w14:paraId="7A52BC1C" w14:textId="77777777" w:rsidR="0071366A" w:rsidRDefault="001958B8">
            <w:pPr>
              <w:ind w:firstLineChars="0" w:firstLine="0"/>
              <w:jc w:val="center"/>
            </w:pPr>
            <w:r>
              <w:rPr>
                <w:noProof/>
                <w:position w:val="-10"/>
              </w:rPr>
              <w:object w:dxaOrig="378" w:dyaOrig="434" w14:anchorId="506592ED">
                <v:shape id="_x0000_i1280" type="#_x0000_t75" alt="" style="width:19.1pt;height:20.55pt;mso-width-percent:0;mso-height-percent:0;mso-width-percent:0;mso-height-percent:0" o:ole="">
                  <v:imagedata r:id="rId71" o:title=""/>
                </v:shape>
                <o:OLEObject Type="Embed" ProgID="Equation.DSMT4" ShapeID="_x0000_i1280" DrawAspect="Content" ObjectID="_1743601255" r:id="rId72"/>
              </w:object>
            </w:r>
          </w:p>
        </w:tc>
        <w:tc>
          <w:tcPr>
            <w:tcW w:w="3254" w:type="dxa"/>
            <w:vAlign w:val="center"/>
          </w:tcPr>
          <w:p w14:paraId="57E05859" w14:textId="77777777" w:rsidR="0071366A" w:rsidRDefault="001958B8">
            <w:pPr>
              <w:ind w:firstLineChars="0" w:firstLine="0"/>
              <w:jc w:val="center"/>
            </w:pPr>
            <w:r>
              <w:rPr>
                <w:noProof/>
                <w:position w:val="-30"/>
              </w:rPr>
              <w:object w:dxaOrig="3258" w:dyaOrig="740" w14:anchorId="09E7422B">
                <v:shape id="_x0000_i1279" type="#_x0000_t75" alt="" style="width:163.85pt;height:36pt;mso-width-percent:0;mso-height-percent:0;mso-width-percent:0;mso-height-percent:0" o:ole="">
                  <v:imagedata r:id="rId73" o:title=""/>
                </v:shape>
                <o:OLEObject Type="Embed" ProgID="Equation.DSMT4" ShapeID="_x0000_i1279" DrawAspect="Content" ObjectID="_1743601256" r:id="rId74"/>
              </w:object>
            </w:r>
          </w:p>
        </w:tc>
      </w:tr>
      <w:tr w:rsidR="0071366A" w14:paraId="24044771" w14:textId="77777777" w:rsidTr="00623D89">
        <w:tc>
          <w:tcPr>
            <w:tcW w:w="5240" w:type="dxa"/>
            <w:tcBorders>
              <w:bottom w:val="single" w:sz="12" w:space="0" w:color="auto"/>
            </w:tcBorders>
            <w:vAlign w:val="center"/>
          </w:tcPr>
          <w:p w14:paraId="3C1F5A8D" w14:textId="77777777" w:rsidR="0071366A" w:rsidRDefault="001958B8">
            <w:pPr>
              <w:ind w:firstLineChars="0" w:firstLine="0"/>
              <w:jc w:val="center"/>
            </w:pPr>
            <w:r>
              <w:rPr>
                <w:noProof/>
                <w:position w:val="-4"/>
              </w:rPr>
              <w:object w:dxaOrig="257" w:dyaOrig="257" w14:anchorId="0296C54D">
                <v:shape id="_x0000_i1278" type="#_x0000_t75" alt="" style="width:13.2pt;height:13.2pt;mso-width-percent:0;mso-height-percent:0;mso-width-percent:0;mso-height-percent:0" o:ole="">
                  <v:imagedata r:id="rId75" o:title=""/>
                </v:shape>
                <o:OLEObject Type="Embed" ProgID="Equation.DSMT4" ShapeID="_x0000_i1278" DrawAspect="Content" ObjectID="_1743601257" r:id="rId76"/>
              </w:object>
            </w:r>
          </w:p>
        </w:tc>
        <w:tc>
          <w:tcPr>
            <w:tcW w:w="3254" w:type="dxa"/>
            <w:tcBorders>
              <w:bottom w:val="single" w:sz="12" w:space="0" w:color="auto"/>
            </w:tcBorders>
            <w:vAlign w:val="center"/>
          </w:tcPr>
          <w:p w14:paraId="48554DF9" w14:textId="77777777" w:rsidR="0071366A" w:rsidRDefault="00000000">
            <w:pPr>
              <w:ind w:firstLineChars="0" w:firstLine="0"/>
              <w:jc w:val="center"/>
            </w:pPr>
            <w:r>
              <w:rPr>
                <w:rFonts w:hint="eastAsia"/>
              </w:rPr>
              <w:t>噪声的功率谱密度</w:t>
            </w:r>
            <w:commentRangeEnd w:id="50"/>
            <w:r>
              <w:commentReference w:id="50"/>
            </w:r>
          </w:p>
        </w:tc>
      </w:tr>
    </w:tbl>
    <w:p w14:paraId="0ADCACCB" w14:textId="77777777" w:rsidR="0071366A" w:rsidRDefault="0071366A">
      <w:pPr>
        <w:ind w:firstLineChars="0" w:firstLine="0"/>
        <w:rPr>
          <w:rFonts w:cs="Times New Roman"/>
        </w:rPr>
        <w:sectPr w:rsidR="0071366A">
          <w:headerReference w:type="default" r:id="rId77"/>
          <w:footerReference w:type="default" r:id="rId78"/>
          <w:pgSz w:w="11906" w:h="16838"/>
          <w:pgMar w:top="1418" w:right="1701" w:bottom="1418" w:left="1701" w:header="851" w:footer="992" w:gutter="0"/>
          <w:pgNumType w:fmt="upperRoman" w:start="1"/>
          <w:cols w:space="425"/>
          <w:docGrid w:type="lines" w:linePitch="312"/>
        </w:sectPr>
      </w:pPr>
    </w:p>
    <w:p w14:paraId="4EDD95AD" w14:textId="77777777" w:rsidR="0071366A" w:rsidRDefault="00000000">
      <w:pPr>
        <w:pStyle w:val="1"/>
        <w:spacing w:before="156" w:after="156"/>
      </w:pPr>
      <w:bookmarkStart w:id="51" w:name="_Ref131625104"/>
      <w:bookmarkStart w:id="52" w:name="_Toc103082008"/>
      <w:bookmarkStart w:id="53" w:name="_Toc38988538"/>
      <w:bookmarkStart w:id="54" w:name="_Toc132982425"/>
      <w:r>
        <w:rPr>
          <w:rFonts w:hint="eastAsia"/>
        </w:rPr>
        <w:lastRenderedPageBreak/>
        <w:t>1</w:t>
      </w:r>
      <w:r>
        <w:t xml:space="preserve"> </w:t>
      </w:r>
      <w:r>
        <w:t>引言</w:t>
      </w:r>
      <w:bookmarkEnd w:id="51"/>
      <w:bookmarkEnd w:id="52"/>
      <w:bookmarkEnd w:id="53"/>
      <w:bookmarkEnd w:id="54"/>
      <w:r>
        <w:t xml:space="preserve"> </w:t>
      </w:r>
    </w:p>
    <w:p w14:paraId="25C3F4F3" w14:textId="77777777" w:rsidR="0071366A" w:rsidRDefault="00000000">
      <w:pPr>
        <w:pStyle w:val="2"/>
        <w:spacing w:before="156" w:after="156"/>
      </w:pPr>
      <w:bookmarkStart w:id="55" w:name="_Toc513705279"/>
      <w:bookmarkStart w:id="56" w:name="_Toc482716884"/>
      <w:bookmarkStart w:id="57" w:name="_Toc515613440"/>
      <w:bookmarkStart w:id="58" w:name="_Toc513705085"/>
      <w:bookmarkStart w:id="59" w:name="_Toc103082009"/>
      <w:bookmarkStart w:id="60" w:name="_Toc38988539"/>
      <w:bookmarkStart w:id="61" w:name="_Toc132982426"/>
      <w:r>
        <w:t xml:space="preserve">1.1 </w:t>
      </w:r>
      <w:r>
        <w:t>研究背景</w:t>
      </w:r>
      <w:bookmarkEnd w:id="55"/>
      <w:bookmarkEnd w:id="56"/>
      <w:bookmarkEnd w:id="57"/>
      <w:bookmarkEnd w:id="58"/>
      <w:bookmarkEnd w:id="59"/>
      <w:bookmarkEnd w:id="60"/>
      <w:bookmarkEnd w:id="61"/>
    </w:p>
    <w:p w14:paraId="6998E5B7" w14:textId="1E2D0C1C" w:rsidR="0071366A" w:rsidRDefault="00000000">
      <w:pPr>
        <w:ind w:firstLine="420"/>
      </w:pPr>
      <w:bookmarkStart w:id="62" w:name="_Toc513705280"/>
      <w:bookmarkStart w:id="63" w:name="_Toc513705086"/>
      <w:bookmarkStart w:id="64" w:name="_Toc515613441"/>
      <w:r>
        <w:rPr>
          <w:rFonts w:hint="eastAsia"/>
        </w:rPr>
        <w:t>近几十年来，线性正则变换</w:t>
      </w:r>
      <w:r w:rsidR="00A15FE5">
        <w:t>(Linear Canonical Transform</w:t>
      </w:r>
      <w:r w:rsidR="00A15FE5">
        <w:rPr>
          <w:rFonts w:hint="eastAsia"/>
        </w:rPr>
        <w:t>,</w:t>
      </w:r>
      <w:r w:rsidR="00A15FE5">
        <w:t xml:space="preserve"> </w:t>
      </w:r>
      <w:r w:rsidR="00A15FE5">
        <w:rPr>
          <w:rFonts w:hint="eastAsia"/>
        </w:rPr>
        <w:t>LCT)</w:t>
      </w:r>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ED5BD2">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ED5BD2">
        <w:t>[3]</w:t>
      </w:r>
      <w:r>
        <w:fldChar w:fldCharType="end"/>
      </w:r>
      <w:r>
        <w:rPr>
          <w:rFonts w:hint="eastAsia"/>
        </w:rPr>
        <w:t>中的重要性而备受关注。一些著名的积分变换都是</w:t>
      </w:r>
      <w:r>
        <w:rPr>
          <w:rFonts w:hint="eastAsia"/>
        </w:rPr>
        <w:t>LCT</w:t>
      </w:r>
      <w:r>
        <w:rPr>
          <w:rFonts w:hint="eastAsia"/>
        </w:rPr>
        <w:t>的特例，包括傅立叶变换</w:t>
      </w:r>
      <w:r w:rsidR="00A15FE5">
        <w:rPr>
          <w:rFonts w:hint="eastAsia"/>
        </w:rPr>
        <w:t>(</w:t>
      </w:r>
      <w:r>
        <w:t xml:space="preserve">Fourier </w:t>
      </w:r>
      <w:r>
        <w:rPr>
          <w:rFonts w:hint="eastAsia"/>
        </w:rPr>
        <w:t>T</w:t>
      </w:r>
      <w:r>
        <w:t>ransform</w:t>
      </w:r>
      <w:r w:rsidR="00A15FE5">
        <w:t xml:space="preserve">, </w:t>
      </w:r>
      <w:r>
        <w:rPr>
          <w:rFonts w:hint="eastAsia"/>
        </w:rPr>
        <w:t>FT</w:t>
      </w:r>
      <w:r w:rsidR="00623D89">
        <w:rPr>
          <w:rFonts w:hint="eastAsia"/>
        </w:rPr>
        <w:t>)</w:t>
      </w:r>
      <w:r>
        <w:fldChar w:fldCharType="begin"/>
      </w:r>
      <w:r>
        <w:instrText xml:space="preserve"> </w:instrText>
      </w:r>
      <w:r>
        <w:rPr>
          <w:rFonts w:hint="eastAsia"/>
        </w:rPr>
        <w:instrText>REF _Ref131257158 \r \h</w:instrText>
      </w:r>
      <w:r>
        <w:instrText xml:space="preserve"> </w:instrText>
      </w:r>
      <w:r>
        <w:fldChar w:fldCharType="separate"/>
      </w:r>
      <w:r w:rsidR="00ED5BD2">
        <w:t>[4]</w:t>
      </w:r>
      <w:r>
        <w:fldChar w:fldCharType="end"/>
      </w:r>
      <w:r>
        <w:rPr>
          <w:rFonts w:hint="eastAsia"/>
        </w:rPr>
        <w:t>、分数阶傅立叶变换</w:t>
      </w:r>
      <w:r w:rsidR="00A15FE5">
        <w:rPr>
          <w:rFonts w:hint="eastAsia"/>
        </w:rPr>
        <w:t>(</w:t>
      </w:r>
      <w:r>
        <w:rPr>
          <w:rFonts w:hint="eastAsia"/>
        </w:rPr>
        <w:t>F</w:t>
      </w:r>
      <w:r>
        <w:t>ractional Fourier transform</w:t>
      </w:r>
      <w:r>
        <w:rPr>
          <w:rFonts w:hint="eastAsia"/>
        </w:rPr>
        <w:t>，</w:t>
      </w:r>
      <w:r>
        <w:rPr>
          <w:rFonts w:hint="eastAsia"/>
        </w:rPr>
        <w:t>FRFT</w:t>
      </w:r>
      <w:r w:rsidR="00623D89">
        <w:rPr>
          <w:rFonts w:hint="eastAsia"/>
        </w:rPr>
        <w:t>)</w:t>
      </w:r>
      <w:r>
        <w:fldChar w:fldCharType="begin"/>
      </w:r>
      <w:r>
        <w:instrText xml:space="preserve"> </w:instrText>
      </w:r>
      <w:r>
        <w:rPr>
          <w:rFonts w:hint="eastAsia"/>
        </w:rPr>
        <w:instrText>REF _Ref131257167 \r \h</w:instrText>
      </w:r>
      <w:r>
        <w:instrText xml:space="preserve"> </w:instrText>
      </w:r>
      <w:r>
        <w:fldChar w:fldCharType="separate"/>
      </w:r>
      <w:r w:rsidR="00ED5BD2">
        <w:t>[5]</w:t>
      </w:r>
      <w:r>
        <w:fldChar w:fldCharType="end"/>
      </w:r>
      <w:r>
        <w:t>-</w:t>
      </w:r>
      <w:r>
        <w:fldChar w:fldCharType="begin"/>
      </w:r>
      <w:r>
        <w:instrText xml:space="preserve"> REF _Ref131257173 \r \h </w:instrText>
      </w:r>
      <w:r>
        <w:fldChar w:fldCharType="separate"/>
      </w:r>
      <w:r w:rsidR="00ED5BD2">
        <w:t>[9]</w:t>
      </w:r>
      <w:r>
        <w:fldChar w:fldCharType="end"/>
      </w:r>
      <w:r>
        <w:rPr>
          <w:rFonts w:hint="eastAsia"/>
        </w:rPr>
        <w:t>、</w:t>
      </w:r>
      <w:commentRangeStart w:id="65"/>
      <w:r w:rsidR="00A15FE5">
        <w:rPr>
          <w:rFonts w:hint="eastAsia"/>
        </w:rPr>
        <w:t>菲涅尔</w:t>
      </w:r>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ED5BD2">
        <w:t>[10]</w:t>
      </w:r>
      <w:r>
        <w:fldChar w:fldCharType="end"/>
      </w:r>
      <w:r>
        <w:rPr>
          <w:rFonts w:hint="eastAsia"/>
        </w:rPr>
        <w:t>和</w:t>
      </w:r>
      <w:r w:rsidR="00A15FE5">
        <w:rPr>
          <w:rFonts w:hint="eastAsia"/>
        </w:rPr>
        <w:t>洛伦兹</w:t>
      </w:r>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ED5BD2">
        <w:t>[11]</w:t>
      </w:r>
      <w:r>
        <w:fldChar w:fldCharType="end"/>
      </w:r>
      <w:commentRangeEnd w:id="65"/>
      <w:r>
        <w:commentReference w:id="65"/>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623D89">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2DD4F5E3" w:rsidR="0071366A" w:rsidRDefault="00000000">
      <w:pPr>
        <w:ind w:firstLine="420"/>
      </w:pPr>
      <w:r w:rsidRPr="00623D89">
        <w:t>Wigner</w:t>
      </w:r>
      <w:r w:rsidRPr="00623D89">
        <w:rPr>
          <w:rFonts w:hint="eastAsia"/>
        </w:rPr>
        <w:t>分布</w:t>
      </w:r>
      <w:r w:rsidR="000A158F">
        <w:t>(Wigner Distribution</w:t>
      </w:r>
      <w:r w:rsidR="000A158F">
        <w:rPr>
          <w:rFonts w:hint="eastAsia"/>
        </w:rPr>
        <w:t>,</w:t>
      </w:r>
      <w:r w:rsidR="000A158F">
        <w:t xml:space="preserve"> </w:t>
      </w:r>
      <w:r w:rsidR="000A158F">
        <w:rPr>
          <w:rFonts w:hint="eastAsia"/>
        </w:rPr>
        <w:t>WD</w:t>
      </w:r>
      <w:r w:rsidR="00582938">
        <w:rPr>
          <w:rFonts w:hint="eastAsia"/>
        </w:rPr>
        <w:t>)</w:t>
      </w:r>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ED5BD2">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ED5BD2">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623D89">
        <w:t>Wigner</w:t>
      </w:r>
      <w:r w:rsidRPr="00623D89">
        <w:rPr>
          <w:rFonts w:hint="eastAsia"/>
        </w:rPr>
        <w:t>分布</w:t>
      </w:r>
      <w:r w:rsidR="000A158F">
        <w:rPr>
          <w:rFonts w:hint="eastAsia"/>
        </w:rPr>
        <w:t>(</w:t>
      </w:r>
      <w:r>
        <w:rPr>
          <w:rFonts w:hint="eastAsia"/>
        </w:rPr>
        <w:t>P</w:t>
      </w:r>
      <w:r>
        <w:t>seudo Wigner Distribution</w:t>
      </w:r>
      <w:r w:rsidR="00623D89">
        <w:rPr>
          <w:rFonts w:hint="eastAsia"/>
        </w:rPr>
        <w:t>)</w:t>
      </w:r>
      <w:r>
        <w:fldChar w:fldCharType="begin"/>
      </w:r>
      <w:r>
        <w:instrText xml:space="preserve"> </w:instrText>
      </w:r>
      <w:r>
        <w:rPr>
          <w:rFonts w:hint="eastAsia"/>
        </w:rPr>
        <w:instrText>REF _Ref131257573 \r \h</w:instrText>
      </w:r>
      <w:r>
        <w:instrText xml:space="preserve"> </w:instrText>
      </w:r>
      <w:r>
        <w:fldChar w:fldCharType="separate"/>
      </w:r>
      <w:r w:rsidR="00ED5BD2">
        <w:t>[14]</w:t>
      </w:r>
      <w:r>
        <w:fldChar w:fldCharType="end"/>
      </w:r>
      <w:r>
        <w:rPr>
          <w:rFonts w:hint="eastAsia"/>
        </w:rPr>
        <w:t>、平滑伪</w:t>
      </w:r>
      <w:r w:rsidRPr="00623D89">
        <w:t>Wigner</w:t>
      </w:r>
      <w:r w:rsidRPr="00623D89">
        <w:rPr>
          <w:rFonts w:hint="eastAsia"/>
        </w:rPr>
        <w:t>分布</w:t>
      </w:r>
      <w:r w:rsidR="000A158F">
        <w:rPr>
          <w:rFonts w:hint="eastAsia"/>
        </w:rPr>
        <w:t>(</w:t>
      </w:r>
      <w:r>
        <w:rPr>
          <w:rFonts w:hint="eastAsia"/>
        </w:rPr>
        <w:t>S</w:t>
      </w:r>
      <w:r>
        <w:t>moothed Pseudo Wigner Distribution</w:t>
      </w:r>
      <w:r w:rsidR="00623D89">
        <w:rPr>
          <w:rFonts w:hint="eastAsia"/>
        </w:rPr>
        <w:t>)</w:t>
      </w:r>
      <w:r>
        <w:fldChar w:fldCharType="begin"/>
      </w:r>
      <w:r>
        <w:instrText xml:space="preserve"> </w:instrText>
      </w:r>
      <w:r>
        <w:rPr>
          <w:rFonts w:hint="eastAsia"/>
        </w:rPr>
        <w:instrText>REF _Ref131257581 \r \h</w:instrText>
      </w:r>
      <w:r>
        <w:instrText xml:space="preserve"> </w:instrText>
      </w:r>
      <w:r>
        <w:fldChar w:fldCharType="separate"/>
      </w:r>
      <w:r w:rsidR="00ED5BD2">
        <w:t>[15]</w:t>
      </w:r>
      <w:r>
        <w:fldChar w:fldCharType="end"/>
      </w:r>
      <w:r>
        <w:rPr>
          <w:rFonts w:hint="eastAsia"/>
        </w:rPr>
        <w:t>、</w:t>
      </w:r>
      <w:r>
        <w:rPr>
          <w:rFonts w:hint="eastAsia"/>
        </w:rPr>
        <w:t>S</w:t>
      </w:r>
      <w:r>
        <w:rPr>
          <w:rFonts w:hint="eastAsia"/>
        </w:rPr>
        <w:t>方法</w:t>
      </w:r>
      <w:r w:rsidR="000A158F">
        <w:rPr>
          <w:rFonts w:hint="eastAsia"/>
        </w:rPr>
        <w:t>(</w:t>
      </w:r>
      <w:r>
        <w:t>S-method</w:t>
      </w:r>
      <w:r w:rsidR="00623D89">
        <w:rPr>
          <w:rFonts w:hint="eastAsia"/>
        </w:rPr>
        <w:t>)</w:t>
      </w:r>
      <w:r>
        <w:fldChar w:fldCharType="begin"/>
      </w:r>
      <w:r>
        <w:instrText xml:space="preserve"> </w:instrText>
      </w:r>
      <w:r>
        <w:rPr>
          <w:rFonts w:hint="eastAsia"/>
        </w:rPr>
        <w:instrText>REF _Ref131257665 \r \h</w:instrText>
      </w:r>
      <w:r>
        <w:instrText xml:space="preserve"> </w:instrText>
      </w:r>
      <w:r>
        <w:fldChar w:fldCharType="separate"/>
      </w:r>
      <w:r w:rsidR="00ED5BD2">
        <w:t>[16]</w:t>
      </w:r>
      <w:r>
        <w:fldChar w:fldCharType="end"/>
      </w:r>
      <w:r>
        <w:rPr>
          <w:rFonts w:hint="eastAsia"/>
        </w:rPr>
        <w:t>、扩展</w:t>
      </w:r>
      <w:r>
        <w:rPr>
          <w:rFonts w:hint="eastAsia"/>
        </w:rPr>
        <w:t>Wigner</w:t>
      </w:r>
      <w:r>
        <w:rPr>
          <w:rFonts w:hint="eastAsia"/>
        </w:rPr>
        <w:t>分布</w:t>
      </w:r>
      <w:r w:rsidR="000A158F">
        <w:rPr>
          <w:rFonts w:hint="eastAsia"/>
        </w:rPr>
        <w:t>(</w:t>
      </w:r>
      <w:r>
        <w:rPr>
          <w:rFonts w:hint="eastAsia"/>
        </w:rPr>
        <w:t>G</w:t>
      </w:r>
      <w:r>
        <w:t>eneral Wigner Distribution</w:t>
      </w:r>
      <w:r w:rsidR="00623D89">
        <w:rPr>
          <w:rFonts w:hint="eastAsia"/>
        </w:rPr>
        <w:t>)</w:t>
      </w:r>
      <w:r>
        <w:fldChar w:fldCharType="begin"/>
      </w:r>
      <w:r>
        <w:instrText xml:space="preserve"> </w:instrText>
      </w:r>
      <w:r>
        <w:rPr>
          <w:rFonts w:hint="eastAsia"/>
        </w:rPr>
        <w:instrText>REF _Ref131257677 \r \h</w:instrText>
      </w:r>
      <w:r>
        <w:instrText xml:space="preserve"> </w:instrText>
      </w:r>
      <w:r>
        <w:fldChar w:fldCharType="separate"/>
      </w:r>
      <w:r w:rsidR="00ED5BD2">
        <w:t>[17]</w:t>
      </w:r>
      <w:r>
        <w:fldChar w:fldCharType="end"/>
      </w:r>
      <w:r>
        <w:rPr>
          <w:rFonts w:hint="eastAsia"/>
        </w:rPr>
        <w:t>、</w:t>
      </w:r>
      <w:commentRangeStart w:id="66"/>
      <w:r>
        <w:rPr>
          <w:rFonts w:hint="eastAsia"/>
        </w:rPr>
        <w:t>L</w:t>
      </w:r>
      <w:r w:rsidR="000A158F">
        <w:t>i</w:t>
      </w:r>
      <w:r>
        <w:t xml:space="preserve"> </w:t>
      </w:r>
      <w:r>
        <w:rPr>
          <w:rFonts w:hint="eastAsia"/>
        </w:rPr>
        <w:t>Wigner</w:t>
      </w:r>
      <w:r>
        <w:rPr>
          <w:rFonts w:hint="eastAsia"/>
        </w:rPr>
        <w:t>分布</w:t>
      </w:r>
      <w:commentRangeEnd w:id="66"/>
      <w:r>
        <w:commentReference w:id="66"/>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r w:rsidR="000A158F">
        <w:rPr>
          <w:rFonts w:hint="eastAsia"/>
        </w:rPr>
        <w:t>(</w:t>
      </w:r>
      <w:r>
        <w:rPr>
          <w:rFonts w:hint="eastAsia"/>
        </w:rPr>
        <w:t>S</w:t>
      </w:r>
      <w:r>
        <w:t>caled Wigner Distribution</w:t>
      </w:r>
      <w:r w:rsidR="00623D89">
        <w:rPr>
          <w:rFonts w:hint="eastAsia"/>
        </w:rPr>
        <w:t>)</w:t>
      </w:r>
      <w:r>
        <w:fldChar w:fldCharType="begin"/>
      </w:r>
      <w:r>
        <w:instrText xml:space="preserve"> </w:instrText>
      </w:r>
      <w:r>
        <w:rPr>
          <w:rFonts w:hint="eastAsia"/>
        </w:rPr>
        <w:instrText>REF _Ref131257711 \r \h</w:instrText>
      </w:r>
      <w:r>
        <w:instrText xml:space="preserve"> </w:instrText>
      </w:r>
      <w:r>
        <w:fldChar w:fldCharType="separate"/>
      </w:r>
      <w:r w:rsidR="00ED5BD2">
        <w:t>[20]</w:t>
      </w:r>
      <w:r>
        <w:fldChar w:fldCharType="end"/>
      </w:r>
      <w:r>
        <w:rPr>
          <w:rFonts w:hint="eastAsia"/>
        </w:rPr>
        <w:t>。这些都是时频平面上的能量分布。以天波超视距雷达信号检测</w:t>
      </w:r>
      <w:r w:rsidR="000A158F">
        <w:rPr>
          <w:rFonts w:hint="eastAsia"/>
        </w:rPr>
        <w:t>(</w:t>
      </w:r>
      <w:r>
        <w:rPr>
          <w:rFonts w:hint="eastAsia"/>
        </w:rPr>
        <w:t>S</w:t>
      </w:r>
      <w:r>
        <w:t>ky-Wave Over-the-Horizon Radar Signal Detection</w:t>
      </w:r>
      <w:r w:rsidR="000A158F">
        <w:rPr>
          <w:rFonts w:hint="eastAsia"/>
        </w:rPr>
        <w:t>)</w:t>
      </w:r>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ED5BD2">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ED5BD2">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000000">
      <w:pPr>
        <w:pStyle w:val="2"/>
        <w:spacing w:before="156" w:after="156"/>
      </w:pPr>
      <w:bookmarkStart w:id="67" w:name="_Toc38988540"/>
      <w:bookmarkStart w:id="68" w:name="_Toc103082010"/>
      <w:bookmarkStart w:id="69" w:name="_Toc132982427"/>
      <w:r>
        <w:rPr>
          <w:rFonts w:hint="eastAsia"/>
        </w:rPr>
        <w:t>1.2</w:t>
      </w:r>
      <w:r>
        <w:t xml:space="preserve"> </w:t>
      </w:r>
      <w:r>
        <w:rPr>
          <w:rFonts w:hint="eastAsia"/>
        </w:rPr>
        <w:t>国内外研究</w:t>
      </w:r>
      <w:bookmarkEnd w:id="62"/>
      <w:bookmarkEnd w:id="63"/>
      <w:bookmarkEnd w:id="64"/>
      <w:r>
        <w:rPr>
          <w:rFonts w:hint="eastAsia"/>
        </w:rPr>
        <w:t>现状</w:t>
      </w:r>
      <w:bookmarkEnd w:id="67"/>
      <w:bookmarkEnd w:id="68"/>
      <w:bookmarkEnd w:id="69"/>
    </w:p>
    <w:p w14:paraId="55580E3B" w14:textId="6DA782B6" w:rsidR="0071366A" w:rsidRDefault="00000000">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r w:rsidR="006A6E7C" w:rsidRPr="006A6E7C">
        <w:rPr>
          <w:rFonts w:hint="eastAsia"/>
        </w:rPr>
        <w:t>台湾大学贝苏章</w:t>
      </w:r>
      <w:r w:rsidR="004D3F75">
        <w:rPr>
          <w:rFonts w:hint="eastAsia"/>
        </w:rPr>
        <w:t>等</w:t>
      </w:r>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w:t>
      </w:r>
      <w:r w:rsidR="006A6E7C" w:rsidRPr="006A6E7C">
        <w:rPr>
          <w:rFonts w:hint="eastAsia"/>
        </w:rPr>
        <w:t>北京理工大学李炳照课题组</w:t>
      </w:r>
      <w:r>
        <w:rPr>
          <w:rFonts w:hint="eastAsia"/>
        </w:rPr>
        <w:t>的线性正则域核替换</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t>-</w:t>
      </w:r>
      <w:r>
        <w:fldChar w:fldCharType="begin"/>
      </w:r>
      <w:r>
        <w:instrText xml:space="preserve"> REF _Ref131258022 \r \h </w:instrText>
      </w:r>
      <w:r>
        <w:fldChar w:fldCharType="separate"/>
      </w:r>
      <w:r w:rsidR="00ED5BD2">
        <w:t>[25]</w:t>
      </w:r>
      <w:r>
        <w:fldChar w:fldCharType="end"/>
      </w:r>
      <w:r>
        <w:rPr>
          <w:rFonts w:hint="eastAsia"/>
        </w:rPr>
        <w:t>，</w:t>
      </w:r>
      <w:r w:rsidR="006A6E7C" w:rsidRPr="006A6E7C">
        <w:rPr>
          <w:rFonts w:hint="eastAsia"/>
        </w:rPr>
        <w:t>南京信息工程大学张志超</w:t>
      </w:r>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、线性正则域瞬时互相关函数</w:t>
      </w:r>
      <w:r w:rsidR="000A158F">
        <w:rPr>
          <w:rFonts w:hint="eastAsia"/>
        </w:rPr>
        <w:t>(</w:t>
      </w:r>
      <w:r>
        <w:rPr>
          <w:rFonts w:hint="eastAsia"/>
        </w:rPr>
        <w:t>I</w:t>
      </w:r>
      <w:r>
        <w:t>nstantaneous Cross-correlation Function</w:t>
      </w:r>
      <w:r>
        <w:rPr>
          <w:rFonts w:hint="eastAsia"/>
        </w:rPr>
        <w:t>，</w:t>
      </w:r>
      <w:r>
        <w:rPr>
          <w:rFonts w:hint="eastAsia"/>
        </w:rPr>
        <w:t>ICF</w:t>
      </w:r>
      <w:r w:rsidR="00623D89">
        <w:rPr>
          <w:rFonts w:hint="eastAsia"/>
        </w:rPr>
        <w:t>)</w:t>
      </w:r>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ED5BD2">
        <w:t>[27]</w:t>
      </w:r>
      <w:r>
        <w:fldChar w:fldCharType="end"/>
      </w:r>
      <w:r>
        <w:rPr>
          <w:rFonts w:hint="eastAsia"/>
        </w:rPr>
        <w:t>，以及线性正则域闭型瞬时互相关函数</w:t>
      </w:r>
      <w:r w:rsidR="000A158F">
        <w:rPr>
          <w:rFonts w:hint="eastAsia"/>
        </w:rPr>
        <w:t>(</w:t>
      </w:r>
      <w:r>
        <w:rPr>
          <w:rFonts w:hint="eastAsia"/>
        </w:rPr>
        <w:t>C</w:t>
      </w:r>
      <w:r>
        <w:t>losed-form Instantaneous Cross-correlation Function</w:t>
      </w:r>
      <w:r w:rsidR="000A158F">
        <w:rPr>
          <w:rFonts w:hint="eastAsia"/>
        </w:rPr>
        <w:t>,</w:t>
      </w:r>
      <w:r w:rsidR="000A158F">
        <w:t xml:space="preserve"> </w:t>
      </w:r>
      <w:r>
        <w:rPr>
          <w:rFonts w:hint="eastAsia"/>
        </w:rPr>
        <w:t>CICF</w:t>
      </w:r>
      <w:r w:rsidR="00623D89">
        <w:rPr>
          <w:rFonts w:hint="eastAsia"/>
        </w:rPr>
        <w:t>)</w:t>
      </w:r>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ED5BD2">
        <w:t>[28]</w:t>
      </w:r>
      <w:r>
        <w:fldChar w:fldCharType="end"/>
      </w:r>
      <w:r>
        <w:rPr>
          <w:rFonts w:hint="eastAsia"/>
        </w:rPr>
        <w:t>。</w:t>
      </w:r>
      <w:r>
        <w:rPr>
          <w:rFonts w:hint="eastAsia"/>
        </w:rPr>
        <w:t>WD</w:t>
      </w:r>
      <w:r>
        <w:rPr>
          <w:rFonts w:hint="eastAsia"/>
        </w:rPr>
        <w:t>的相应变化分别称为仿射</w:t>
      </w:r>
      <w:r w:rsidR="00623D89">
        <w:rPr>
          <w:rFonts w:hint="eastAsia"/>
        </w:rPr>
        <w:t>特征型</w:t>
      </w:r>
      <w:r>
        <w:rPr>
          <w:rFonts w:hint="eastAsia"/>
        </w:rPr>
        <w:t>Wigner</w:t>
      </w:r>
      <w:r>
        <w:rPr>
          <w:rFonts w:hint="eastAsia"/>
        </w:rPr>
        <w:t>分布</w:t>
      </w:r>
      <w:r w:rsidR="000A158F">
        <w:rPr>
          <w:rFonts w:hint="eastAsia"/>
        </w:rPr>
        <w:t>(</w:t>
      </w:r>
      <w:r>
        <w:rPr>
          <w:rFonts w:hint="eastAsia"/>
        </w:rPr>
        <w:t>A</w:t>
      </w:r>
      <w:r>
        <w:t>ffine Characteristic Wigner Distribution</w:t>
      </w:r>
      <w:r w:rsidR="000A158F">
        <w:rPr>
          <w:rFonts w:hint="eastAsia"/>
        </w:rPr>
        <w:t>,</w:t>
      </w:r>
      <w:r w:rsidR="000A158F">
        <w:t xml:space="preserve"> </w:t>
      </w:r>
      <w:r>
        <w:rPr>
          <w:rFonts w:hint="eastAsia"/>
        </w:rPr>
        <w:t>ACWD</w:t>
      </w:r>
      <w:r w:rsidR="00623D89">
        <w:rPr>
          <w:rFonts w:hint="eastAsia"/>
        </w:rPr>
        <w:t>)</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、核函数</w:t>
      </w:r>
      <w:r w:rsidR="00623D89">
        <w:rPr>
          <w:rFonts w:hint="eastAsia"/>
        </w:rPr>
        <w:t>型</w:t>
      </w:r>
      <w:r>
        <w:rPr>
          <w:rFonts w:hint="eastAsia"/>
        </w:rPr>
        <w:t>Wigner</w:t>
      </w:r>
      <w:r>
        <w:rPr>
          <w:rFonts w:hint="eastAsia"/>
        </w:rPr>
        <w:t>分布</w:t>
      </w:r>
      <w:r w:rsidR="000A158F">
        <w:rPr>
          <w:rFonts w:hint="eastAsia"/>
        </w:rPr>
        <w:t>(</w:t>
      </w:r>
      <w:r>
        <w:rPr>
          <w:rFonts w:hint="eastAsia"/>
        </w:rPr>
        <w:t>K</w:t>
      </w:r>
      <w:r>
        <w:t>ernel Function Wigner Distribution</w:t>
      </w:r>
      <w:r w:rsidR="000A158F">
        <w:rPr>
          <w:rFonts w:hint="eastAsia"/>
        </w:rPr>
        <w:t>,</w:t>
      </w:r>
      <w:r w:rsidR="000A158F">
        <w:t xml:space="preserve"> </w:t>
      </w:r>
      <w:r>
        <w:rPr>
          <w:rFonts w:hint="eastAsia"/>
        </w:rPr>
        <w:t>KFWD</w:t>
      </w:r>
      <w:r w:rsidR="00623D89">
        <w:t>)</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rPr>
          <w:rFonts w:hint="eastAsia"/>
        </w:rPr>
        <w:t>、卷积</w:t>
      </w:r>
      <w:r w:rsidR="00623D89">
        <w:rPr>
          <w:rFonts w:hint="eastAsia"/>
        </w:rPr>
        <w:t>表示型</w:t>
      </w:r>
      <w:r>
        <w:rPr>
          <w:rFonts w:hint="eastAsia"/>
        </w:rPr>
        <w:t>Wigner</w:t>
      </w:r>
      <w:r>
        <w:rPr>
          <w:rFonts w:hint="eastAsia"/>
        </w:rPr>
        <w:t>分布</w:t>
      </w:r>
      <w:r w:rsidR="000A158F">
        <w:rPr>
          <w:rFonts w:hint="eastAsia"/>
        </w:rPr>
        <w:t>(</w:t>
      </w:r>
      <w:r>
        <w:rPr>
          <w:rFonts w:hint="eastAsia"/>
        </w:rPr>
        <w:t>C</w:t>
      </w:r>
      <w:r>
        <w:t>onvolution Representation Wigner Distribution</w:t>
      </w:r>
      <w:r w:rsidR="000A158F">
        <w:rPr>
          <w:rFonts w:hint="eastAsia"/>
        </w:rPr>
        <w:t>,</w:t>
      </w:r>
      <w:r w:rsidR="000A158F">
        <w:t xml:space="preserve"> </w:t>
      </w:r>
      <w:r>
        <w:rPr>
          <w:rFonts w:hint="eastAsia"/>
        </w:rPr>
        <w:t>CRWD</w:t>
      </w:r>
      <w:r w:rsidR="00623D89">
        <w:rPr>
          <w:rFonts w:hint="eastAsia"/>
        </w:rPr>
        <w:t>)</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r w:rsidR="000A158F">
        <w:rPr>
          <w:rFonts w:hint="eastAsia"/>
        </w:rPr>
        <w:t>(</w:t>
      </w:r>
      <w:r>
        <w:rPr>
          <w:rFonts w:hint="eastAsia"/>
        </w:rPr>
        <w:t>ICFWD</w:t>
      </w:r>
      <w:r w:rsidR="00623D89">
        <w:rPr>
          <w:rFonts w:hint="eastAsia"/>
        </w:rPr>
        <w:t>)</w:t>
      </w:r>
      <w:r>
        <w:fldChar w:fldCharType="begin"/>
      </w:r>
      <w:r>
        <w:instrText xml:space="preserve"> </w:instrText>
      </w:r>
      <w:r>
        <w:rPr>
          <w:rFonts w:hint="eastAsia"/>
        </w:rPr>
        <w:instrText>REF _Ref131258235 \r \h</w:instrText>
      </w:r>
      <w:r>
        <w:instrText xml:space="preserve"> </w:instrText>
      </w:r>
      <w:r>
        <w:fldChar w:fldCharType="separate"/>
      </w:r>
      <w:r w:rsidR="00ED5BD2">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r w:rsidR="000A158F">
        <w:rPr>
          <w:rFonts w:hint="eastAsia"/>
        </w:rPr>
        <w:t>(</w:t>
      </w:r>
      <w:r>
        <w:rPr>
          <w:rFonts w:hint="eastAsia"/>
        </w:rPr>
        <w:t>CICFWD</w:t>
      </w:r>
      <w:r w:rsidR="00623D89">
        <w:rPr>
          <w:rFonts w:hint="eastAsia"/>
        </w:rPr>
        <w:t>)</w:t>
      </w:r>
      <w:r>
        <w:fldChar w:fldCharType="begin"/>
      </w:r>
      <w:r>
        <w:instrText xml:space="preserve"> </w:instrText>
      </w:r>
      <w:r>
        <w:rPr>
          <w:rFonts w:hint="eastAsia"/>
        </w:rPr>
        <w:instrText>REF _Ref131258226 \r \h</w:instrText>
      </w:r>
      <w:r>
        <w:instrText xml:space="preserve"> </w:instrText>
      </w:r>
      <w:r>
        <w:fldChar w:fldCharType="separate"/>
      </w:r>
      <w:r w:rsidR="00ED5BD2">
        <w:t>[28]</w:t>
      </w:r>
      <w:r>
        <w:fldChar w:fldCharType="end"/>
      </w:r>
      <w:r>
        <w:rPr>
          <w:rFonts w:hint="eastAsia"/>
        </w:rPr>
        <w:t>。</w:t>
      </w:r>
      <w:commentRangeStart w:id="70"/>
      <w:commentRangeEnd w:id="70"/>
      <w:r>
        <w:commentReference w:id="70"/>
      </w:r>
    </w:p>
    <w:p w14:paraId="23DF55C3" w14:textId="029E6FD5" w:rsidR="0071366A" w:rsidRDefault="00000000">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w:t>
      </w:r>
      <w:r>
        <w:rPr>
          <w:rFonts w:hint="eastAsia"/>
        </w:rPr>
        <w:lastRenderedPageBreak/>
        <w:t>NR</w:t>
      </w:r>
      <w:r w:rsidR="00582938">
        <w:rPr>
          <w:rFonts w:hint="eastAsia"/>
        </w:rPr>
        <w:t>)</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ED5BD2">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ED5BD2">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ED5BD2">
        <w:t>[32]</w:t>
      </w:r>
      <w:r>
        <w:fldChar w:fldCharType="end"/>
      </w:r>
      <w:r>
        <w:rPr>
          <w:rFonts w:hint="eastAsia"/>
        </w:rPr>
        <w:t>）模型来解释其检测准确性提高的原因。此外，我们还解决了含噪</w:t>
      </w:r>
      <w:r w:rsidRPr="00623D89">
        <w:rPr>
          <w:rFonts w:hint="eastAsia"/>
        </w:rPr>
        <w:t>线性调频信号</w:t>
      </w:r>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582938">
        <w:rPr>
          <w:rFonts w:hint="eastAsia"/>
        </w:rPr>
        <w:t>)</w:t>
      </w:r>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ED5BD2">
        <w:t>[33]</w:t>
      </w:r>
      <w:r>
        <w:fldChar w:fldCharType="end"/>
      </w:r>
      <w:r>
        <w:t>-</w:t>
      </w:r>
      <w:r>
        <w:fldChar w:fldCharType="begin"/>
      </w:r>
      <w:r>
        <w:instrText xml:space="preserve"> REF _Ref131258610 \r \h </w:instrText>
      </w:r>
      <w:r>
        <w:fldChar w:fldCharType="separate"/>
      </w:r>
      <w:r w:rsidR="00ED5BD2">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ED5BD2">
        <w:t>[36]</w:t>
      </w:r>
      <w:r>
        <w:fldChar w:fldCharType="end"/>
      </w:r>
      <w:r>
        <w:rPr>
          <w:rFonts w:hint="eastAsia"/>
        </w:rPr>
        <w:t>。第二个是</w:t>
      </w:r>
      <w:r>
        <w:rPr>
          <w:rFonts w:hint="eastAsia"/>
        </w:rPr>
        <w:t>CICFWD</w:t>
      </w:r>
      <w:r>
        <w:rPr>
          <w:rFonts w:hint="eastAsia"/>
        </w:rPr>
        <w:t>的高复杂度和低计算效率使其不适合实时应用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37AB3C39" w:rsidR="0071366A" w:rsidRDefault="00000000">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ED5BD2">
        <w:t>[36]</w:t>
      </w:r>
      <w:r>
        <w:fldChar w:fldCharType="end"/>
      </w:r>
      <w:r>
        <w:rPr>
          <w:rFonts w:hint="eastAsia"/>
        </w:rPr>
        <w:t>模型，还导出了模型关于含噪单分量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ED5BD2">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0ABBEE47" w:rsidR="0071366A" w:rsidRDefault="00000000">
      <w:pPr>
        <w:pStyle w:val="2"/>
        <w:spacing w:before="156" w:after="156"/>
      </w:pPr>
      <w:bookmarkStart w:id="71" w:name="_Toc103082011"/>
      <w:bookmarkStart w:id="72" w:name="_Toc38988541"/>
      <w:bookmarkStart w:id="73" w:name="_Toc132982428"/>
      <w:r>
        <w:t>1.3</w:t>
      </w:r>
      <w:r w:rsidR="00D9392E">
        <w:t xml:space="preserve"> </w:t>
      </w:r>
      <w:r>
        <w:rPr>
          <w:rFonts w:hint="eastAsia"/>
        </w:rPr>
        <w:t>研究内容和结构安排</w:t>
      </w:r>
      <w:bookmarkEnd w:id="71"/>
      <w:bookmarkEnd w:id="72"/>
      <w:bookmarkEnd w:id="73"/>
    </w:p>
    <w:p w14:paraId="4A768F89" w14:textId="77777777" w:rsidR="0071366A" w:rsidRDefault="00000000">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7EA6402F" w:rsidR="0071366A" w:rsidRDefault="00000000">
      <w:pPr>
        <w:pStyle w:val="af8"/>
        <w:numPr>
          <w:ilvl w:val="0"/>
          <w:numId w:val="1"/>
        </w:numPr>
        <w:ind w:firstLineChars="0"/>
        <w:rPr>
          <w:bCs/>
        </w:rPr>
      </w:pPr>
      <w:r>
        <w:rPr>
          <w:rFonts w:hint="eastAsia"/>
          <w:bCs/>
        </w:rPr>
        <w:t>定义了含有</w:t>
      </w:r>
      <w:r w:rsidR="00464431">
        <w:rPr>
          <w:rFonts w:hint="eastAsia"/>
          <w:bCs/>
        </w:rPr>
        <w:t>零均值加性高斯白噪声</w:t>
      </w:r>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000000">
      <w:pPr>
        <w:pStyle w:val="af8"/>
        <w:numPr>
          <w:ilvl w:val="0"/>
          <w:numId w:val="1"/>
        </w:numPr>
        <w:ind w:firstLineChars="0"/>
        <w:rPr>
          <w:bCs/>
        </w:rPr>
      </w:pPr>
      <w:r>
        <w:rPr>
          <w:rFonts w:hint="eastAsia"/>
          <w:bCs/>
        </w:rPr>
        <w:t>建立了含噪信号的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000000">
      <w:pPr>
        <w:pStyle w:val="af8"/>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000000">
      <w:pPr>
        <w:pStyle w:val="af8"/>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77777777" w:rsidR="0071366A" w:rsidRDefault="00000000">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7C9F2B45" w14:textId="77777777" w:rsidR="0071366A" w:rsidRDefault="00000000">
      <w:pPr>
        <w:pStyle w:val="1"/>
        <w:spacing w:before="156" w:after="156"/>
      </w:pPr>
      <w:bookmarkStart w:id="74" w:name="_Toc103082012"/>
      <w:bookmarkStart w:id="75" w:name="_Toc38988542"/>
      <w:bookmarkStart w:id="76" w:name="_Toc132982429"/>
      <w:r>
        <w:rPr>
          <w:rFonts w:hint="eastAsia"/>
        </w:rPr>
        <w:t>2</w:t>
      </w:r>
      <w:bookmarkEnd w:id="74"/>
      <w:bookmarkEnd w:id="75"/>
      <w:r>
        <w:rPr>
          <w:rFonts w:hint="eastAsia"/>
        </w:rPr>
        <w:t>.</w:t>
      </w:r>
      <w:r>
        <w:t xml:space="preserve"> </w:t>
      </w:r>
      <w:r>
        <w:rPr>
          <w:rFonts w:hint="eastAsia"/>
        </w:rPr>
        <w:t>预备知识</w:t>
      </w:r>
      <w:bookmarkEnd w:id="76"/>
    </w:p>
    <w:p w14:paraId="014BF4A0" w14:textId="2170A5FD" w:rsidR="0071366A" w:rsidRDefault="00000000">
      <w:pPr>
        <w:pStyle w:val="2"/>
        <w:spacing w:before="156" w:after="156"/>
      </w:pPr>
      <w:bookmarkStart w:id="77" w:name="_Toc132982430"/>
      <w:r>
        <w:t>2.1</w:t>
      </w:r>
      <w:r w:rsidRPr="00D9392E">
        <w:rPr>
          <w:rFonts w:cs="Times New Roman (标题 CS)"/>
          <w:spacing w:val="3"/>
        </w:rPr>
        <w:t xml:space="preserve"> </w:t>
      </w:r>
      <w:r w:rsidR="00464431">
        <w:rPr>
          <w:rFonts w:hint="eastAsia"/>
        </w:rPr>
        <w:t>LCT</w:t>
      </w:r>
      <w:bookmarkEnd w:id="77"/>
    </w:p>
    <w:p w14:paraId="59F449A8" w14:textId="13644647" w:rsidR="0071366A" w:rsidRDefault="00000000">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1958B8">
        <w:rPr>
          <w:noProof/>
          <w:position w:val="-24"/>
        </w:rPr>
        <w:object w:dxaOrig="257" w:dyaOrig="619" w14:anchorId="4818D74C">
          <v:shape id="_x0000_i1277" type="#_x0000_t75" alt="" style="width:13.2pt;height:29.4pt;mso-width-percent:0;mso-height-percent:0;mso-width-percent:0;mso-height-percent:0" o:ole="">
            <v:imagedata r:id="rId79" o:title=""/>
          </v:shape>
          <o:OLEObject Type="Embed" ProgID="Equation.DSMT4" ShapeID="_x0000_i1277" DrawAspect="Content" ObjectID="_1743601258" r:id="rId80"/>
        </w:object>
      </w:r>
      <w:r>
        <w:rPr>
          <w:rFonts w:hint="eastAsia"/>
        </w:rPr>
        <w:t>和</w:t>
      </w:r>
      <w:r w:rsidR="001958B8">
        <w:rPr>
          <w:noProof/>
          <w:position w:val="-6"/>
        </w:rPr>
        <w:object w:dxaOrig="241" w:dyaOrig="225" w14:anchorId="76585BD4">
          <v:shape id="_x0000_i1276" type="#_x0000_t75" alt="" style="width:11.75pt;height:11.75pt;mso-width-percent:0;mso-height-percent:0;mso-width-percent:0;mso-height-percent:0" o:ole="">
            <v:imagedata r:id="rId81" o:title=""/>
          </v:shape>
          <o:OLEObject Type="Embed" ProgID="Equation.DSMT4" ShapeID="_x0000_i1276" DrawAspect="Content" ObjectID="_1743601259" r:id="rId82"/>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ED5BD2">
        <w:t>[39]</w:t>
      </w:r>
      <w:r>
        <w:fldChar w:fldCharType="end"/>
      </w:r>
      <w:r>
        <w:t>-</w:t>
      </w:r>
      <w:r>
        <w:fldChar w:fldCharType="begin"/>
      </w:r>
      <w:r>
        <w:instrText xml:space="preserve"> REF _Ref131261686 \r \h </w:instrText>
      </w:r>
      <w:r>
        <w:fldChar w:fldCharType="separate"/>
      </w:r>
      <w:r w:rsidR="00ED5BD2">
        <w:t>[42]</w:t>
      </w:r>
      <w:r>
        <w:fldChar w:fldCharType="end"/>
      </w:r>
      <w:r>
        <w:rPr>
          <w:rFonts w:hint="eastAsia"/>
        </w:rPr>
        <w:t>。与参数矩阵</w:t>
      </w:r>
      <w:r w:rsidR="001958B8">
        <w:rPr>
          <w:noProof/>
          <w:position w:val="-10"/>
        </w:rPr>
        <w:object w:dxaOrig="1424" w:dyaOrig="314" w14:anchorId="70292940">
          <v:shape id="_x0000_i1275" type="#_x0000_t75" alt="" style="width:69.8pt;height:16.15pt;mso-width-percent:0;mso-height-percent:0;mso-width-percent:0;mso-height-percent:0" o:ole="">
            <v:imagedata r:id="rId83" o:title=""/>
          </v:shape>
          <o:OLEObject Type="Embed" ProgID="Equation.DSMT4" ShapeID="_x0000_i1275" DrawAspect="Content" ObjectID="_1743601260" r:id="rId84"/>
        </w:object>
      </w:r>
      <w:r>
        <w:rPr>
          <w:rFonts w:hint="eastAsia"/>
        </w:rPr>
        <w:t>相关的信号</w:t>
      </w:r>
      <w:r w:rsidR="001958B8">
        <w:rPr>
          <w:noProof/>
          <w:position w:val="-10"/>
        </w:rPr>
        <w:object w:dxaOrig="483" w:dyaOrig="314" w14:anchorId="581F0D24">
          <v:shape id="_x0000_i1274" type="#_x0000_t75" alt="" style="width:23.5pt;height:16.15pt;mso-width-percent:0;mso-height-percent:0;mso-width-percent:0;mso-height-percent:0" o:ole="">
            <v:imagedata r:id="rId85" o:title=""/>
          </v:shape>
          <o:OLEObject Type="Embed" ProgID="Equation.DSMT4" ShapeID="_x0000_i1274" DrawAspect="Content" ObjectID="_1743601261" r:id="rId86"/>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ED5BD2">
        <w:t>[43]</w:t>
      </w:r>
      <w:r>
        <w:fldChar w:fldCharType="end"/>
      </w:r>
      <w:r>
        <w:t>-</w:t>
      </w:r>
      <w:r>
        <w:fldChar w:fldCharType="begin"/>
      </w:r>
      <w:r>
        <w:instrText xml:space="preserve"> REF _Ref131261765 \r \h </w:instrText>
      </w:r>
      <w:r>
        <w:fldChar w:fldCharType="separate"/>
      </w:r>
      <w:r w:rsidR="00ED5BD2">
        <w:t>[48]</w:t>
      </w:r>
      <w:r>
        <w:fldChar w:fldCharType="end"/>
      </w:r>
      <w:r>
        <w:rPr>
          <w:rFonts w:hint="eastAsia"/>
        </w:rPr>
        <w:t>定义：</w:t>
      </w:r>
    </w:p>
    <w:p w14:paraId="01C7CD72" w14:textId="22B2D88E" w:rsidR="0071366A" w:rsidRDefault="00000000">
      <w:pPr>
        <w:pStyle w:val="MTDisplayEquation"/>
      </w:pPr>
      <w:r>
        <w:lastRenderedPageBreak/>
        <w:tab/>
      </w:r>
      <w:r w:rsidR="001958B8">
        <w:rPr>
          <w:noProof/>
          <w:position w:val="-50"/>
        </w:rPr>
        <w:object w:dxaOrig="3459" w:dyaOrig="1126" w14:anchorId="785178FF">
          <v:shape id="_x0000_i1273" type="#_x0000_t75" alt="" style="width:172.65pt;height:55.85pt;mso-width-percent:0;mso-height-percent:0;mso-width-percent:0;mso-height-percent:0" o:ole="">
            <v:imagedata r:id="rId87" o:title=""/>
          </v:shape>
          <o:OLEObject Type="Embed" ProgID="Equation.DSMT4" ShapeID="_x0000_i1273" DrawAspect="Content" ObjectID="_1743601262"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1</w:instrText>
      </w:r>
      <w:r>
        <w:rPr>
          <w:noProof/>
        </w:rPr>
        <w:fldChar w:fldCharType="end"/>
      </w:r>
      <w:r>
        <w:instrText>)</w:instrText>
      </w:r>
      <w:r>
        <w:fldChar w:fldCharType="end"/>
      </w:r>
    </w:p>
    <w:p w14:paraId="45C65EB4" w14:textId="77777777" w:rsidR="0071366A" w:rsidRDefault="00000000">
      <w:pPr>
        <w:pStyle w:val="MTDisplayEquation"/>
        <w:jc w:val="both"/>
      </w:pPr>
      <w:r>
        <w:rPr>
          <w:rFonts w:hint="eastAsia"/>
        </w:rPr>
        <w:t>其中，</w:t>
      </w:r>
    </w:p>
    <w:p w14:paraId="662C0331" w14:textId="4F04FBB3" w:rsidR="0071366A" w:rsidRDefault="00000000">
      <w:pPr>
        <w:pStyle w:val="MTDisplayEquation"/>
      </w:pPr>
      <w:r>
        <w:tab/>
      </w:r>
      <w:r w:rsidR="001958B8">
        <w:rPr>
          <w:noProof/>
          <w:position w:val="-32"/>
        </w:rPr>
        <w:object w:dxaOrig="3081" w:dyaOrig="780" w14:anchorId="21E9ADC0">
          <v:shape id="_x0000_i1272" type="#_x0000_t75" alt="" style="width:154.3pt;height:39.65pt;mso-width-percent:0;mso-height-percent:0;mso-width-percent:0;mso-height-percent:0" o:ole="">
            <v:imagedata r:id="rId89" o:title=""/>
          </v:shape>
          <o:OLEObject Type="Embed" ProgID="Equation.DSMT4" ShapeID="_x0000_i1272" DrawAspect="Content" ObjectID="_1743601263"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2</w:instrText>
      </w:r>
      <w:r>
        <w:rPr>
          <w:noProof/>
        </w:rPr>
        <w:fldChar w:fldCharType="end"/>
      </w:r>
      <w:r>
        <w:instrText>)</w:instrText>
      </w:r>
      <w:r>
        <w:fldChar w:fldCharType="end"/>
      </w:r>
    </w:p>
    <w:p w14:paraId="2B091789" w14:textId="77777777" w:rsidR="0071366A" w:rsidRDefault="00000000">
      <w:pPr>
        <w:ind w:firstLineChars="0" w:firstLine="0"/>
      </w:pPr>
      <w:r>
        <w:rPr>
          <w:rFonts w:hint="eastAsia"/>
        </w:rPr>
        <w:t>表示线性正则域核函数。参数</w:t>
      </w:r>
      <w:r w:rsidR="001958B8">
        <w:rPr>
          <w:noProof/>
          <w:position w:val="-8"/>
        </w:rPr>
        <w:object w:dxaOrig="821" w:dyaOrig="298" w14:anchorId="5B132F5F">
          <v:shape id="_x0000_i1271" type="#_x0000_t75" alt="" style="width:42.6pt;height:16.15pt;mso-width-percent:0;mso-height-percent:0;mso-width-percent:0;mso-height-percent:0" o:ole="">
            <v:imagedata r:id="rId91" o:title=""/>
          </v:shape>
          <o:OLEObject Type="Embed" ProgID="Equation.DSMT4" ShapeID="_x0000_i1271" DrawAspect="Content" ObjectID="_1743601264" r:id="rId92"/>
        </w:object>
      </w:r>
      <w:r>
        <w:rPr>
          <w:rFonts w:hint="eastAsia"/>
        </w:rPr>
        <w:t>是满足仿射条件</w:t>
      </w:r>
      <w:r w:rsidR="001958B8">
        <w:rPr>
          <w:noProof/>
          <w:position w:val="-6"/>
        </w:rPr>
        <w:object w:dxaOrig="1126" w:dyaOrig="282" w14:anchorId="1AA19554">
          <v:shape id="_x0000_i1270" type="#_x0000_t75" alt="" style="width:55.85pt;height:13.95pt;mso-width-percent:0;mso-height-percent:0;mso-width-percent:0;mso-height-percent:0" o:ole="">
            <v:imagedata r:id="rId93" o:title=""/>
          </v:shape>
          <o:OLEObject Type="Embed" ProgID="Equation.DSMT4" ShapeID="_x0000_i1270" DrawAspect="Content" ObjectID="_1743601265" r:id="rId94"/>
        </w:object>
      </w:r>
      <w:r>
        <w:rPr>
          <w:rFonts w:hint="eastAsia"/>
        </w:rPr>
        <w:t>的实数。</w:t>
      </w:r>
    </w:p>
    <w:p w14:paraId="632C4083" w14:textId="6CD21E2B" w:rsidR="0071366A" w:rsidRDefault="00000000">
      <w:pPr>
        <w:ind w:firstLine="420"/>
      </w:pPr>
      <w:r>
        <w:rPr>
          <w:rFonts w:hint="eastAsia"/>
        </w:rPr>
        <w:t>这里给出两个</w:t>
      </w:r>
      <w:r>
        <w:rPr>
          <w:rFonts w:hint="eastAsia"/>
        </w:rPr>
        <w:t>LCT</w:t>
      </w:r>
      <w:r>
        <w:rPr>
          <w:rFonts w:hint="eastAsia"/>
        </w:rPr>
        <w:t>的特例：当参数矩阵</w:t>
      </w:r>
      <w:r w:rsidR="001958B8">
        <w:rPr>
          <w:noProof/>
          <w:position w:val="-10"/>
        </w:rPr>
        <w:object w:dxaOrig="1303" w:dyaOrig="314" w14:anchorId="38B81E16">
          <v:shape id="_x0000_i1269" type="#_x0000_t75" alt="" style="width:65.4pt;height:16.15pt;mso-width-percent:0;mso-height-percent:0;mso-width-percent:0;mso-height-percent:0" o:ole="">
            <v:imagedata r:id="rId95" o:title=""/>
          </v:shape>
          <o:OLEObject Type="Embed" ProgID="Equation.DSMT4" ShapeID="_x0000_i1269" DrawAspect="Content" ObjectID="_1743601266" r:id="rId96"/>
        </w:object>
      </w:r>
      <w:r>
        <w:rPr>
          <w:rFonts w:hint="eastAsia"/>
        </w:rPr>
        <w:t>时，它坍缩成了单位变换，即</w:t>
      </w:r>
      <w:r w:rsidR="001958B8">
        <w:rPr>
          <w:noProof/>
          <w:position w:val="-14"/>
        </w:rPr>
        <w:object w:dxaOrig="1697" w:dyaOrig="378" w14:anchorId="08077195">
          <v:shape id="_x0000_i1268" type="#_x0000_t75" alt="" style="width:85.2pt;height:19.1pt;mso-width-percent:0;mso-height-percent:0;mso-width-percent:0;mso-height-percent:0" o:ole="">
            <v:imagedata r:id="rId97" o:title=""/>
          </v:shape>
          <o:OLEObject Type="Embed" ProgID="Equation.DSMT4" ShapeID="_x0000_i1268" DrawAspect="Content" ObjectID="_1743601267" r:id="rId98"/>
        </w:object>
      </w:r>
      <w:r>
        <w:rPr>
          <w:rFonts w:hint="eastAsia"/>
        </w:rPr>
        <w:t>；当参数矩阵</w:t>
      </w:r>
      <w:r w:rsidR="001958B8">
        <w:rPr>
          <w:noProof/>
          <w:position w:val="-10"/>
        </w:rPr>
        <w:object w:dxaOrig="1456" w:dyaOrig="314" w14:anchorId="17E0E78E">
          <v:shape id="_x0000_i1267" type="#_x0000_t75" alt="" style="width:74.2pt;height:16.15pt;mso-width-percent:0;mso-height-percent:0;mso-width-percent:0;mso-height-percent:0" o:ole="">
            <v:imagedata r:id="rId99" o:title=""/>
          </v:shape>
          <o:OLEObject Type="Embed" ProgID="Equation.DSMT4" ShapeID="_x0000_i1267" DrawAspect="Content" ObjectID="_1743601268" r:id="rId100"/>
        </w:object>
      </w:r>
      <w:r>
        <w:rPr>
          <w:rFonts w:hint="eastAsia"/>
        </w:rPr>
        <w:t>时，它</w:t>
      </w:r>
      <w:commentRangeStart w:id="78"/>
      <w:r w:rsidR="00464431">
        <w:rPr>
          <w:rFonts w:hint="eastAsia"/>
          <w:highlight w:val="yellow"/>
        </w:rPr>
        <w:t>退化为</w:t>
      </w:r>
      <w:commentRangeEnd w:id="78"/>
      <w:r>
        <w:commentReference w:id="78"/>
      </w:r>
      <w:r>
        <w:rPr>
          <w:rFonts w:hint="eastAsia"/>
        </w:rPr>
        <w:t>带有一个额外常数因子</w:t>
      </w:r>
      <w:r w:rsidR="001958B8">
        <w:rPr>
          <w:noProof/>
          <w:position w:val="-32"/>
        </w:rPr>
        <w:object w:dxaOrig="378" w:dyaOrig="700" w14:anchorId="7472A022">
          <v:shape id="_x0000_i1266" type="#_x0000_t75" alt="" style="width:19.1pt;height:36pt;mso-width-percent:0;mso-height-percent:0;mso-width-percent:0;mso-height-percent:0" o:ole="">
            <v:imagedata r:id="rId101" o:title=""/>
          </v:shape>
          <o:OLEObject Type="Embed" ProgID="Equation.DSMT4" ShapeID="_x0000_i1266" DrawAspect="Content" ObjectID="_1743601269" r:id="rId102"/>
        </w:object>
      </w:r>
      <w:r>
        <w:rPr>
          <w:rFonts w:hint="eastAsia"/>
        </w:rPr>
        <w:t>的传统傅里叶变换，即</w:t>
      </w:r>
      <w:r w:rsidR="001958B8">
        <w:rPr>
          <w:noProof/>
          <w:position w:val="-32"/>
        </w:rPr>
        <w:object w:dxaOrig="3258" w:dyaOrig="700" w14:anchorId="06E54C4E">
          <v:shape id="_x0000_i1265" type="#_x0000_t75" alt="" style="width:163.85pt;height:36pt;mso-width-percent:0;mso-height-percent:0;mso-width-percent:0;mso-height-percent:0" o:ole="">
            <v:imagedata r:id="rId103" o:title=""/>
          </v:shape>
          <o:OLEObject Type="Embed" ProgID="Equation.DSMT4" ShapeID="_x0000_i1265" DrawAspect="Content" ObjectID="_1743601270" r:id="rId104"/>
        </w:object>
      </w:r>
      <w:r>
        <w:rPr>
          <w:rFonts w:hint="eastAsia"/>
        </w:rPr>
        <w:t>。</w:t>
      </w:r>
    </w:p>
    <w:p w14:paraId="3E68700D" w14:textId="68150990" w:rsidR="0071366A" w:rsidRDefault="00000000">
      <w:pPr>
        <w:ind w:firstLine="420"/>
      </w:pPr>
      <w:r>
        <w:rPr>
          <w:rFonts w:hint="eastAsia"/>
        </w:rPr>
        <w:t>另外，当</w:t>
      </w:r>
      <w:r>
        <w:rPr>
          <w:rFonts w:hint="eastAsia"/>
        </w:rPr>
        <w:t>LCT</w:t>
      </w:r>
      <w:r>
        <w:rPr>
          <w:rFonts w:hint="eastAsia"/>
        </w:rPr>
        <w:t>参数</w:t>
      </w:r>
      <w:r w:rsidR="001958B8">
        <w:rPr>
          <w:noProof/>
          <w:position w:val="-6"/>
        </w:rPr>
        <w:object w:dxaOrig="555" w:dyaOrig="282" w14:anchorId="3AE05D14">
          <v:shape id="_x0000_i1264" type="#_x0000_t75" alt="" style="width:26.45pt;height:13.95pt;mso-width-percent:0;mso-height-percent:0;mso-width-percent:0;mso-height-percent:0" o:ole="">
            <v:imagedata r:id="rId105" o:title=""/>
          </v:shape>
          <o:OLEObject Type="Embed" ProgID="Equation.DSMT4" ShapeID="_x0000_i1264" DrawAspect="Content" ObjectID="_1743601271" r:id="rId106"/>
        </w:object>
      </w:r>
      <w:r>
        <w:rPr>
          <w:rFonts w:hint="eastAsia"/>
        </w:rPr>
        <w:t>时，它坍缩成了一个缩放操作</w:t>
      </w:r>
      <w:r w:rsidR="001958B8">
        <w:rPr>
          <w:noProof/>
          <w:position w:val="-10"/>
        </w:rPr>
        <w:object w:dxaOrig="957" w:dyaOrig="378" w14:anchorId="21CCFADF">
          <v:shape id="_x0000_i1263" type="#_x0000_t75" alt="" style="width:48.5pt;height:19.1pt;mso-width-percent:0;mso-height-percent:0;mso-width-percent:0;mso-height-percent:0" o:ole="">
            <v:imagedata r:id="rId107" o:title=""/>
          </v:shape>
          <o:OLEObject Type="Embed" ProgID="Equation.DSMT4" ShapeID="_x0000_i1263" DrawAspect="Content" ObjectID="_1743601272" r:id="rId108"/>
        </w:object>
      </w:r>
      <w:r>
        <w:rPr>
          <w:rFonts w:hint="eastAsia"/>
        </w:rPr>
        <w:t>和一个</w:t>
      </w:r>
      <w:r w:rsidR="00623D89">
        <w:rPr>
          <w:rFonts w:hint="eastAsia"/>
        </w:rPr>
        <w:t>C</w:t>
      </w:r>
      <w:r w:rsidR="00623D89">
        <w:t>hirp</w:t>
      </w:r>
      <w:r>
        <w:rPr>
          <w:rFonts w:hint="eastAsia"/>
        </w:rPr>
        <w:t>倍增操作</w:t>
      </w:r>
      <w:r w:rsidR="001958B8">
        <w:rPr>
          <w:noProof/>
          <w:position w:val="-6"/>
        </w:rPr>
        <w:object w:dxaOrig="539" w:dyaOrig="483" w14:anchorId="7BD3753E">
          <v:shape id="_x0000_i1262" type="#_x0000_t75" alt="" style="width:25.7pt;height:23.5pt;mso-width-percent:0;mso-height-percent:0;mso-width-percent:0;mso-height-percent:0" o:ole="">
            <v:imagedata r:id="rId109" o:title=""/>
          </v:shape>
          <o:OLEObject Type="Embed" ProgID="Equation.DSMT4" ShapeID="_x0000_i1262" DrawAspect="Content" ObjectID="_1743601273" r:id="rId110"/>
        </w:object>
      </w:r>
      <w:r>
        <w:rPr>
          <w:rFonts w:hint="eastAsia"/>
        </w:rPr>
        <w:t>的组合。当其参数</w:t>
      </w:r>
      <w:r w:rsidR="001958B8">
        <w:rPr>
          <w:noProof/>
          <w:position w:val="-6"/>
        </w:rPr>
        <w:object w:dxaOrig="555" w:dyaOrig="282" w14:anchorId="43457230">
          <v:shape id="_x0000_i1261" type="#_x0000_t75" alt="" style="width:26.45pt;height:13.95pt;mso-width-percent:0;mso-height-percent:0;mso-width-percent:0;mso-height-percent:0" o:ole="">
            <v:imagedata r:id="rId111" o:title=""/>
          </v:shape>
          <o:OLEObject Type="Embed" ProgID="Equation.DSMT4" ShapeID="_x0000_i1261" DrawAspect="Content" ObjectID="_1743601274" r:id="rId112"/>
        </w:object>
      </w:r>
      <w:r>
        <w:rPr>
          <w:rFonts w:hint="eastAsia"/>
        </w:rPr>
        <w:t>时，它坍缩成了一个缩放傅里叶变换操作</w:t>
      </w:r>
      <w:r w:rsidR="001958B8">
        <w:rPr>
          <w:noProof/>
          <w:position w:val="-28"/>
        </w:rPr>
        <w:object w:dxaOrig="1577" w:dyaOrig="676" w14:anchorId="2C561900">
          <v:shape id="_x0000_i1260" type="#_x0000_t75" alt="" style="width:78.6pt;height:33.8pt;mso-width-percent:0;mso-height-percent:0;mso-width-percent:0;mso-height-percent:0" o:ole="">
            <v:imagedata r:id="rId113" o:title=""/>
          </v:shape>
          <o:OLEObject Type="Embed" ProgID="Equation.DSMT4" ShapeID="_x0000_i1260" DrawAspect="Content" ObjectID="_1743601275" r:id="rId114"/>
        </w:object>
      </w:r>
      <w:r>
        <w:rPr>
          <w:rFonts w:hint="eastAsia"/>
        </w:rPr>
        <w:t>和一个</w:t>
      </w:r>
      <w:r w:rsidR="00623D89">
        <w:t>Chirp</w:t>
      </w:r>
      <w:r>
        <w:rPr>
          <w:rFonts w:hint="eastAsia"/>
        </w:rPr>
        <w:t>倍增操作</w:t>
      </w:r>
      <w:r w:rsidR="001958B8">
        <w:rPr>
          <w:noProof/>
          <w:position w:val="-6"/>
        </w:rPr>
        <w:object w:dxaOrig="555" w:dyaOrig="483" w14:anchorId="30DE0C7B">
          <v:shape id="_x0000_i1259" type="#_x0000_t75" alt="" style="width:26.45pt;height:23.5pt;mso-width-percent:0;mso-height-percent:0;mso-width-percent:0;mso-height-percent:0" o:ole="">
            <v:imagedata r:id="rId115" o:title=""/>
          </v:shape>
          <o:OLEObject Type="Embed" ProgID="Equation.DSMT4" ShapeID="_x0000_i1259" DrawAspect="Content" ObjectID="_1743601276" r:id="rId116"/>
        </w:object>
      </w:r>
      <w:r>
        <w:rPr>
          <w:rFonts w:hint="eastAsia"/>
        </w:rPr>
        <w:t>的组合。当其参数分别为</w:t>
      </w:r>
      <w:r w:rsidR="001958B8">
        <w:rPr>
          <w:noProof/>
          <w:position w:val="-6"/>
        </w:rPr>
        <w:object w:dxaOrig="555" w:dyaOrig="282" w14:anchorId="06A37AA0">
          <v:shape id="_x0000_i1258" type="#_x0000_t75" alt="" style="width:26.45pt;height:13.95pt;mso-width-percent:0;mso-height-percent:0;mso-width-percent:0;mso-height-percent:0" o:ole="">
            <v:imagedata r:id="rId117" o:title=""/>
          </v:shape>
          <o:OLEObject Type="Embed" ProgID="Equation.DSMT4" ShapeID="_x0000_i1258" DrawAspect="Content" ObjectID="_1743601277" r:id="rId118"/>
        </w:object>
      </w:r>
      <w:r>
        <w:rPr>
          <w:rFonts w:hint="eastAsia"/>
        </w:rPr>
        <w:t>和</w:t>
      </w:r>
      <w:r w:rsidR="001958B8">
        <w:rPr>
          <w:noProof/>
          <w:position w:val="-6"/>
        </w:rPr>
        <w:object w:dxaOrig="555" w:dyaOrig="282" w14:anchorId="0A4B9BE5">
          <v:shape id="_x0000_i1257" type="#_x0000_t75" alt="" style="width:26.45pt;height:13.95pt;mso-width-percent:0;mso-height-percent:0;mso-width-percent:0;mso-height-percent:0" o:ole="">
            <v:imagedata r:id="rId119" o:title=""/>
          </v:shape>
          <o:OLEObject Type="Embed" ProgID="Equation.DSMT4" ShapeID="_x0000_i1257" DrawAspect="Content" ObjectID="_1743601278" r:id="rId120"/>
        </w:object>
      </w:r>
      <w:r>
        <w:rPr>
          <w:rFonts w:hint="eastAsia"/>
        </w:rPr>
        <w:t>时，它们的线性正则域分别变成了普通的时域和频率域。因此，为了不失一般性，本文仅仅讨论满足参数</w:t>
      </w:r>
      <w:r w:rsidR="001958B8">
        <w:rPr>
          <w:noProof/>
          <w:position w:val="-6"/>
        </w:rPr>
        <w:object w:dxaOrig="555" w:dyaOrig="282" w14:anchorId="4EBA4D57">
          <v:shape id="_x0000_i1256" type="#_x0000_t75" alt="" style="width:26.45pt;height:13.95pt;mso-width-percent:0;mso-height-percent:0;mso-width-percent:0;mso-height-percent:0" o:ole="">
            <v:imagedata r:id="rId121" o:title=""/>
          </v:shape>
          <o:OLEObject Type="Embed" ProgID="Equation.DSMT4" ShapeID="_x0000_i1256" DrawAspect="Content" ObjectID="_1743601279" r:id="rId122"/>
        </w:object>
      </w:r>
      <w:r>
        <w:rPr>
          <w:rFonts w:hint="eastAsia"/>
        </w:rPr>
        <w:t>和</w:t>
      </w:r>
      <w:r w:rsidR="001958B8">
        <w:rPr>
          <w:noProof/>
          <w:position w:val="-6"/>
        </w:rPr>
        <w:object w:dxaOrig="555" w:dyaOrig="282" w14:anchorId="76F918F7">
          <v:shape id="_x0000_i1255" type="#_x0000_t75" alt="" style="width:26.45pt;height:13.95pt;mso-width-percent:0;mso-height-percent:0;mso-width-percent:0;mso-height-percent:0" o:ole="">
            <v:imagedata r:id="rId123" o:title=""/>
          </v:shape>
          <o:OLEObject Type="Embed" ProgID="Equation.DSMT4" ShapeID="_x0000_i1255" DrawAspect="Content" ObjectID="_1743601280" r:id="rId124"/>
        </w:object>
      </w:r>
      <w:r>
        <w:rPr>
          <w:rFonts w:hint="eastAsia"/>
        </w:rPr>
        <w:t>的</w:t>
      </w:r>
      <w:r>
        <w:rPr>
          <w:rFonts w:hint="eastAsia"/>
        </w:rPr>
        <w:t>LCT</w:t>
      </w:r>
      <w:r>
        <w:rPr>
          <w:rFonts w:hint="eastAsia"/>
        </w:rPr>
        <w:t>。因为可以由</w:t>
      </w:r>
      <w:r w:rsidR="001958B8">
        <w:rPr>
          <w:noProof/>
          <w:position w:val="-6"/>
        </w:rPr>
        <w:object w:dxaOrig="1126" w:dyaOrig="282" w14:anchorId="06C02D7C">
          <v:shape id="_x0000_i1254" type="#_x0000_t75" alt="" style="width:55.85pt;height:13.95pt;mso-width-percent:0;mso-height-percent:0;mso-width-percent:0;mso-height-percent:0" o:ole="">
            <v:imagedata r:id="rId125" o:title=""/>
          </v:shape>
          <o:OLEObject Type="Embed" ProgID="Equation.DSMT4" ShapeID="_x0000_i1254" DrawAspect="Content" ObjectID="_1743601281" r:id="rId126"/>
        </w:object>
      </w:r>
      <w:r>
        <w:rPr>
          <w:rFonts w:hint="eastAsia"/>
        </w:rPr>
        <w:t>和</w:t>
      </w:r>
      <w:r w:rsidR="001958B8">
        <w:rPr>
          <w:noProof/>
          <w:position w:val="-6"/>
        </w:rPr>
        <w:object w:dxaOrig="555" w:dyaOrig="282" w14:anchorId="6DCA1DFB">
          <v:shape id="_x0000_i1253" type="#_x0000_t75" alt="" style="width:26.45pt;height:13.95pt;mso-width-percent:0;mso-height-percent:0;mso-width-percent:0;mso-height-percent:0" o:ole="">
            <v:imagedata r:id="rId127" o:title=""/>
          </v:shape>
          <o:OLEObject Type="Embed" ProgID="Equation.DSMT4" ShapeID="_x0000_i1253" DrawAspect="Content" ObjectID="_1743601282" r:id="rId128"/>
        </w:object>
      </w:r>
      <w:r>
        <w:rPr>
          <w:rFonts w:hint="eastAsia"/>
        </w:rPr>
        <w:t>或者</w:t>
      </w:r>
      <w:r w:rsidR="001958B8">
        <w:rPr>
          <w:noProof/>
          <w:position w:val="-6"/>
        </w:rPr>
        <w:object w:dxaOrig="555" w:dyaOrig="282" w14:anchorId="7B664D73">
          <v:shape id="_x0000_i1252" type="#_x0000_t75" alt="" style="width:26.45pt;height:13.95pt;mso-width-percent:0;mso-height-percent:0;mso-width-percent:0;mso-height-percent:0" o:ole="">
            <v:imagedata r:id="rId129" o:title=""/>
          </v:shape>
          <o:OLEObject Type="Embed" ProgID="Equation.DSMT4" ShapeID="_x0000_i1252" DrawAspect="Content" ObjectID="_1743601283" r:id="rId130"/>
        </w:object>
      </w:r>
      <w:r>
        <w:rPr>
          <w:rFonts w:hint="eastAsia"/>
        </w:rPr>
        <w:t>推导出：</w:t>
      </w:r>
      <w:r w:rsidR="001958B8">
        <w:rPr>
          <w:noProof/>
          <w:position w:val="-24"/>
        </w:rPr>
        <w:object w:dxaOrig="1038" w:dyaOrig="619" w14:anchorId="48FFB743">
          <v:shape id="_x0000_i1251" type="#_x0000_t75" alt="" style="width:52.9pt;height:29.4pt;mso-width-percent:0;mso-height-percent:0;mso-width-percent:0;mso-height-percent:0" o:ole="">
            <v:imagedata r:id="rId131" o:title=""/>
          </v:shape>
          <o:OLEObject Type="Embed" ProgID="Equation.DSMT4" ShapeID="_x0000_i1251" DrawAspect="Content" ObjectID="_1743601284" r:id="rId132"/>
        </w:object>
      </w:r>
      <w:r>
        <w:rPr>
          <w:rFonts w:hint="eastAsia"/>
        </w:rPr>
        <w:t>和</w:t>
      </w:r>
      <w:r w:rsidR="001958B8">
        <w:rPr>
          <w:noProof/>
          <w:position w:val="-24"/>
        </w:rPr>
        <w:object w:dxaOrig="1022" w:dyaOrig="619" w14:anchorId="738B9E97">
          <v:shape id="_x0000_i1250" type="#_x0000_t75" alt="" style="width:51.45pt;height:29.4pt;mso-width-percent:0;mso-height-percent:0;mso-width-percent:0;mso-height-percent:0" o:ole="">
            <v:imagedata r:id="rId133" o:title=""/>
          </v:shape>
          <o:OLEObject Type="Embed" ProgID="Equation.DSMT4" ShapeID="_x0000_i1250" DrawAspect="Content" ObjectID="_1743601285" r:id="rId134"/>
        </w:object>
      </w:r>
      <w:r>
        <w:rPr>
          <w:rFonts w:hint="eastAsia"/>
        </w:rPr>
        <w:t>，所以它的三个参数是</w:t>
      </w:r>
      <w:r w:rsidR="001958B8">
        <w:rPr>
          <w:noProof/>
          <w:position w:val="-8"/>
        </w:rPr>
        <w:object w:dxaOrig="644" w:dyaOrig="298" w14:anchorId="688F4C1D">
          <v:shape id="_x0000_i1249" type="#_x0000_t75" alt="" style="width:32.35pt;height:16.15pt;mso-width-percent:0;mso-height-percent:0;mso-width-percent:0;mso-height-percent:0" o:ole="">
            <v:imagedata r:id="rId135" o:title=""/>
          </v:shape>
          <o:OLEObject Type="Embed" ProgID="Equation.DSMT4" ShapeID="_x0000_i1249" DrawAspect="Content" ObjectID="_1743601286" r:id="rId136"/>
        </w:object>
      </w:r>
      <w:r>
        <w:rPr>
          <w:rFonts w:hint="eastAsia"/>
        </w:rPr>
        <w:t>或者</w:t>
      </w:r>
      <w:r w:rsidR="001958B8">
        <w:rPr>
          <w:noProof/>
          <w:position w:val="-8"/>
        </w:rPr>
        <w:object w:dxaOrig="603" w:dyaOrig="298" w14:anchorId="6F124A73">
          <v:shape id="_x0000_i1248" type="#_x0000_t75" alt="" style="width:29.4pt;height:16.15pt;mso-width-percent:0;mso-height-percent:0;mso-width-percent:0;mso-height-percent:0" o:ole="">
            <v:imagedata r:id="rId137" o:title=""/>
          </v:shape>
          <o:OLEObject Type="Embed" ProgID="Equation.DSMT4" ShapeID="_x0000_i1248" DrawAspect="Content" ObjectID="_1743601287" r:id="rId138"/>
        </w:object>
      </w:r>
      <w:r>
        <w:rPr>
          <w:rFonts w:hint="eastAsia"/>
        </w:rPr>
        <w:t>。</w:t>
      </w:r>
    </w:p>
    <w:p w14:paraId="76DA3975" w14:textId="3D16EAF3" w:rsidR="0071366A" w:rsidRDefault="00000000">
      <w:pPr>
        <w:pStyle w:val="2"/>
        <w:spacing w:before="156" w:after="156"/>
      </w:pPr>
      <w:bookmarkStart w:id="79" w:name="_Toc132982431"/>
      <w:r>
        <w:rPr>
          <w:rFonts w:hint="eastAsia"/>
        </w:rPr>
        <w:t>2</w:t>
      </w:r>
      <w:r>
        <w:t>.2</w:t>
      </w:r>
      <w:r w:rsidRPr="00D9392E">
        <w:rPr>
          <w:rFonts w:cs="Times New Roman (标题 CS)"/>
          <w:spacing w:val="3"/>
        </w:rPr>
        <w:t xml:space="preserve"> </w:t>
      </w:r>
      <w:r w:rsidR="00464431">
        <w:rPr>
          <w:rFonts w:hint="eastAsia"/>
        </w:rPr>
        <w:t>ICFWD</w:t>
      </w:r>
      <w:bookmarkEnd w:id="79"/>
    </w:p>
    <w:p w14:paraId="2CDB432D" w14:textId="5C06A669" w:rsidR="0071366A" w:rsidRDefault="001958B8">
      <w:pPr>
        <w:ind w:firstLine="420"/>
      </w:pPr>
      <w:r>
        <w:rPr>
          <w:noProof/>
          <w:position w:val="-28"/>
        </w:rPr>
        <w:object w:dxaOrig="2100" w:dyaOrig="676" w14:anchorId="7CD178A6">
          <v:shape id="_x0000_i1247" type="#_x0000_t75" alt="" style="width:104.35pt;height:33.8pt;mso-width-percent:0;mso-height-percent:0;mso-width-percent:0;mso-height-percent:0" o:ole="">
            <v:imagedata r:id="rId139" o:title=""/>
          </v:shape>
          <o:OLEObject Type="Embed" ProgID="Equation.DSMT4" ShapeID="_x0000_i1247" DrawAspect="Content" ObjectID="_1743601288" r:id="rId140"/>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1E76317A">
          <v:shape id="_x0000_i1246" type="#_x0000_t75" alt="" style="width:19.1pt;height:19.1pt;mso-width-percent:0;mso-height-percent:0;mso-width-percent:0;mso-height-percent:0" o:ole="">
            <v:imagedata r:id="rId141" o:title=""/>
          </v:shape>
          <o:OLEObject Type="Embed" ProgID="Equation.DSMT4" ShapeID="_x0000_i1246" DrawAspect="Content" ObjectID="_1743601289" r:id="rId142"/>
        </w:object>
      </w:r>
      <w:r w:rsidR="00831D39">
        <w:rPr>
          <w:rFonts w:hint="eastAsia"/>
        </w:rPr>
        <w:t>代表</w:t>
      </w:r>
      <w:r>
        <w:rPr>
          <w:noProof/>
          <w:position w:val="-10"/>
        </w:rPr>
        <w:object w:dxaOrig="483" w:dyaOrig="314" w14:anchorId="1D741536">
          <v:shape id="_x0000_i1245" type="#_x0000_t75" alt="" style="width:23.5pt;height:16.15pt;mso-width-percent:0;mso-height-percent:0;mso-width-percent:0;mso-height-percent:0" o:ole="">
            <v:imagedata r:id="rId143" o:title=""/>
          </v:shape>
          <o:OLEObject Type="Embed" ProgID="Equation.DSMT4" ShapeID="_x0000_i1245" DrawAspect="Content" ObjectID="_1743601290" r:id="rId144"/>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1266C8D3">
          <v:shape id="_x0000_i1244" type="#_x0000_t75" alt="" style="width:88.15pt;height:16.9pt;mso-width-percent:0;mso-height-percent:0;mso-width-percent:0;mso-height-percent:0" o:ole="">
            <v:imagedata r:id="rId145" o:title=""/>
          </v:shape>
          <o:OLEObject Type="Embed" ProgID="Equation.DSMT4" ShapeID="_x0000_i1244" DrawAspect="Content" ObjectID="_1743601291" r:id="rId146"/>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2B4B7F29">
          <v:shape id="_x0000_i1243" type="#_x0000_t75" alt="" style="width:23.5pt;height:16.15pt;mso-width-percent:0;mso-height-percent:0;mso-width-percent:0;mso-height-percent:0" o:ole="">
            <v:imagedata r:id="rId147" o:title=""/>
          </v:shape>
          <o:OLEObject Type="Embed" ProgID="Equation.DSMT4" ShapeID="_x0000_i1243" DrawAspect="Content" ObjectID="_1743601292" r:id="rId148"/>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40DD51BB">
          <v:shape id="_x0000_i1242" type="#_x0000_t75" alt="" style="width:104.35pt;height:33.8pt;mso-width-percent:0;mso-height-percent:0;mso-width-percent:0;mso-height-percent:0" o:ole="">
            <v:imagedata r:id="rId139" o:title=""/>
          </v:shape>
          <o:OLEObject Type="Embed" ProgID="Equation.DSMT4" ShapeID="_x0000_i1242" DrawAspect="Content" ObjectID="_1743601293" r:id="rId149"/>
        </w:object>
      </w:r>
      <w:r w:rsidR="00831D39">
        <w:rPr>
          <w:rFonts w:hint="eastAsia"/>
        </w:rPr>
        <w:t>带有参数矩阵</w:t>
      </w:r>
      <w:r>
        <w:rPr>
          <w:noProof/>
          <w:position w:val="-10"/>
        </w:rPr>
        <w:object w:dxaOrig="1424" w:dyaOrig="314" w14:anchorId="5A751721">
          <v:shape id="_x0000_i1241" type="#_x0000_t75" alt="" style="width:69.8pt;height:16.15pt;mso-width-percent:0;mso-height-percent:0;mso-width-percent:0;mso-height-percent:0" o:ole="">
            <v:imagedata r:id="rId150" o:title=""/>
          </v:shape>
          <o:OLEObject Type="Embed" ProgID="Equation.DSMT4" ShapeID="_x0000_i1241" DrawAspect="Content" ObjectID="_1743601294" r:id="rId151"/>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ED5BD2">
        <w:t>[27]</w:t>
      </w:r>
      <w:r w:rsidR="00831D39">
        <w:fldChar w:fldCharType="end"/>
      </w:r>
      <w:r w:rsidR="00831D39">
        <w:rPr>
          <w:rFonts w:hint="eastAsia"/>
        </w:rPr>
        <w:t>：</w:t>
      </w:r>
    </w:p>
    <w:p w14:paraId="64E3233A" w14:textId="0C16293E" w:rsidR="0071366A" w:rsidRDefault="00000000">
      <w:pPr>
        <w:pStyle w:val="MTDisplayEquation"/>
      </w:pPr>
      <w:r>
        <w:tab/>
      </w:r>
      <w:r w:rsidR="001958B8">
        <w:rPr>
          <w:noProof/>
          <w:position w:val="-28"/>
        </w:rPr>
        <w:object w:dxaOrig="4803" w:dyaOrig="676" w14:anchorId="263BF0BD">
          <v:shape id="_x0000_i1240" type="#_x0000_t75" alt="" style="width:239.5pt;height:33.8pt;mso-width-percent:0;mso-height-percent:0;mso-width-percent:0;mso-height-percent:0" o:ole="">
            <v:imagedata r:id="rId152" o:title=""/>
          </v:shape>
          <o:OLEObject Type="Embed" ProgID="Equation.DSMT4" ShapeID="_x0000_i1240" DrawAspect="Content" ObjectID="_1743601295"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3</w:instrText>
      </w:r>
      <w:r>
        <w:rPr>
          <w:noProof/>
        </w:rPr>
        <w:fldChar w:fldCharType="end"/>
      </w:r>
      <w:r>
        <w:instrText>)</w:instrText>
      </w:r>
      <w:r>
        <w:fldChar w:fldCharType="end"/>
      </w:r>
    </w:p>
    <w:p w14:paraId="5967D00E" w14:textId="77777777" w:rsidR="0071366A" w:rsidRDefault="00000000">
      <w:pPr>
        <w:ind w:firstLineChars="0" w:firstLine="0"/>
      </w:pPr>
      <w:r>
        <w:rPr>
          <w:rFonts w:hint="eastAsia"/>
        </w:rPr>
        <w:lastRenderedPageBreak/>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1A7CDF44" w:rsidR="0071366A" w:rsidRDefault="00000000">
      <w:pPr>
        <w:ind w:firstLineChars="0" w:firstLine="0"/>
      </w:pPr>
      <w:r>
        <w:tab/>
      </w:r>
      <w:r>
        <w:rPr>
          <w:rFonts w:hint="eastAsia"/>
        </w:rPr>
        <w:t>如果让</w:t>
      </w:r>
      <w:r w:rsidR="001958B8">
        <w:rPr>
          <w:noProof/>
          <w:position w:val="-14"/>
        </w:rPr>
        <w:object w:dxaOrig="378" w:dyaOrig="378" w14:anchorId="6F396222">
          <v:shape id="_x0000_i1239" type="#_x0000_t75" alt="" style="width:19.1pt;height:19.1pt;mso-width-percent:0;mso-height-percent:0;mso-width-percent:0;mso-height-percent:0" o:ole="">
            <v:imagedata r:id="rId154" o:title=""/>
          </v:shape>
          <o:OLEObject Type="Embed" ProgID="Equation.DSMT4" ShapeID="_x0000_i1239" DrawAspect="Content" ObjectID="_1743601296" r:id="rId155"/>
        </w:object>
      </w:r>
      <w:r>
        <w:rPr>
          <w:rFonts w:hint="eastAsia"/>
        </w:rPr>
        <w:t>——</w:t>
      </w:r>
      <w:r w:rsidR="001958B8">
        <w:rPr>
          <w:noProof/>
          <w:position w:val="-10"/>
        </w:rPr>
        <w:object w:dxaOrig="483" w:dyaOrig="314" w14:anchorId="6415BBCA">
          <v:shape id="_x0000_i1238" type="#_x0000_t75" alt="" style="width:23.5pt;height:16.15pt;mso-width-percent:0;mso-height-percent:0;mso-width-percent:0;mso-height-percent:0" o:ole="">
            <v:imagedata r:id="rId143" o:title=""/>
          </v:shape>
          <o:OLEObject Type="Embed" ProgID="Equation.DSMT4" ShapeID="_x0000_i1238" DrawAspect="Content" ObjectID="_1743601297" r:id="rId156"/>
        </w:object>
      </w:r>
      <w:r>
        <w:rPr>
          <w:rFonts w:hint="eastAsia"/>
        </w:rPr>
        <w:t>带有</w:t>
      </w:r>
      <w:r w:rsidR="001958B8">
        <w:rPr>
          <w:noProof/>
          <w:position w:val="-12"/>
        </w:rPr>
        <w:object w:dxaOrig="1834" w:dyaOrig="362" w14:anchorId="5608B6E9">
          <v:shape id="_x0000_i1237" type="#_x0000_t75" alt="" style="width:91.1pt;height:16.9pt;mso-width-percent:0;mso-height-percent:0;mso-width-percent:0;mso-height-percent:0" o:ole="">
            <v:imagedata r:id="rId157" o:title=""/>
          </v:shape>
          <o:OLEObject Type="Embed" ProgID="Equation.DSMT4" ShapeID="_x0000_i1237" DrawAspect="Content" ObjectID="_1743601298" r:id="rId158"/>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1958B8">
        <w:rPr>
          <w:noProof/>
          <w:position w:val="-28"/>
        </w:rPr>
        <w:object w:dxaOrig="2180" w:dyaOrig="676" w14:anchorId="4B9659E2">
          <v:shape id="_x0000_i1236" type="#_x0000_t75" alt="" style="width:108pt;height:33.8pt;mso-width-percent:0;mso-height-percent:0;mso-width-percent:0;mso-height-percent:0" o:ole="">
            <v:imagedata r:id="rId159" o:title=""/>
          </v:shape>
          <o:OLEObject Type="Embed" ProgID="Equation.DSMT4" ShapeID="_x0000_i1236" DrawAspect="Content" ObjectID="_1743601299" r:id="rId160"/>
        </w:object>
      </w:r>
      <w:r>
        <w:rPr>
          <w:rFonts w:hint="eastAsia"/>
        </w:rPr>
        <w:t>。</w:t>
      </w:r>
      <w:r w:rsidR="001958B8">
        <w:rPr>
          <w:noProof/>
          <w:position w:val="-10"/>
        </w:rPr>
        <w:object w:dxaOrig="483" w:dyaOrig="314" w14:anchorId="18052729">
          <v:shape id="_x0000_i1235" type="#_x0000_t75" alt="" style="width:23.5pt;height:16.15pt;mso-width-percent:0;mso-height-percent:0;mso-width-percent:0;mso-height-percent:0" o:ole="">
            <v:imagedata r:id="rId161" o:title=""/>
          </v:shape>
          <o:OLEObject Type="Embed" ProgID="Equation.DSMT4" ShapeID="_x0000_i1235" DrawAspect="Content" ObjectID="_1743601300" r:id="rId162"/>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ED5BD2">
        <w:t>[28]</w:t>
      </w:r>
      <w:r>
        <w:fldChar w:fldCharType="end"/>
      </w:r>
      <w:r>
        <w:t>-</w:t>
      </w:r>
      <w:r>
        <w:fldChar w:fldCharType="begin"/>
      </w:r>
      <w:r>
        <w:instrText xml:space="preserve"> REF _Ref131258552 \r \h </w:instrText>
      </w:r>
      <w:r>
        <w:fldChar w:fldCharType="separate"/>
      </w:r>
      <w:r w:rsidR="00ED5BD2">
        <w:t>[32]</w:t>
      </w:r>
      <w:r>
        <w:fldChar w:fldCharType="end"/>
      </w:r>
      <w:r>
        <w:rPr>
          <w:rFonts w:hint="eastAsia"/>
        </w:rPr>
        <w:t>：</w:t>
      </w:r>
    </w:p>
    <w:p w14:paraId="35BB3868" w14:textId="6F6C8A9C" w:rsidR="0071366A" w:rsidRDefault="00000000">
      <w:pPr>
        <w:pStyle w:val="MTDisplayEquation"/>
      </w:pPr>
      <w:r>
        <w:tab/>
      </w:r>
      <w:r w:rsidR="001958B8">
        <w:rPr>
          <w:noProof/>
          <w:position w:val="-28"/>
        </w:rPr>
        <w:object w:dxaOrig="5100" w:dyaOrig="676" w14:anchorId="6F25E980">
          <v:shape id="_x0000_i1234" type="#_x0000_t75" alt="" style="width:254.95pt;height:33.8pt;mso-width-percent:0;mso-height-percent:0;mso-width-percent:0;mso-height-percent:0" o:ole="">
            <v:imagedata r:id="rId163" o:title=""/>
          </v:shape>
          <o:OLEObject Type="Embed" ProgID="Equation.DSMT4" ShapeID="_x0000_i1234" DrawAspect="Content" ObjectID="_1743601301"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w:instrText>
      </w:r>
      <w:r>
        <w:rPr>
          <w:noProof/>
        </w:rPr>
        <w:fldChar w:fldCharType="end"/>
      </w:r>
      <w:r>
        <w:instrText>)</w:instrText>
      </w:r>
      <w:r>
        <w:fldChar w:fldCharType="end"/>
      </w:r>
    </w:p>
    <w:p w14:paraId="08F13B5F" w14:textId="77777777" w:rsidR="0071366A" w:rsidRDefault="00000000">
      <w:pPr>
        <w:ind w:firstLineChars="0" w:firstLine="0"/>
      </w:pPr>
      <w:r>
        <w:rPr>
          <w:rFonts w:hint="eastAsia"/>
        </w:rPr>
        <w:t>它是</w:t>
      </w:r>
      <w:r w:rsidR="001958B8">
        <w:rPr>
          <w:noProof/>
          <w:position w:val="-28"/>
        </w:rPr>
        <w:object w:dxaOrig="2180" w:dyaOrig="676" w14:anchorId="40723535">
          <v:shape id="_x0000_i1233" type="#_x0000_t75" alt="" style="width:108pt;height:33.8pt;mso-width-percent:0;mso-height-percent:0;mso-width-percent:0;mso-height-percent:0" o:ole="">
            <v:imagedata r:id="rId159" o:title=""/>
          </v:shape>
          <o:OLEObject Type="Embed" ProgID="Equation.DSMT4" ShapeID="_x0000_i1233" DrawAspect="Content" ObjectID="_1743601302" r:id="rId165"/>
        </w:object>
      </w:r>
      <w:r>
        <w:rPr>
          <w:rFonts w:hint="eastAsia"/>
        </w:rPr>
        <w:t>带有参数矩阵</w:t>
      </w:r>
      <w:r w:rsidR="001958B8">
        <w:rPr>
          <w:noProof/>
          <w:position w:val="-10"/>
        </w:rPr>
        <w:object w:dxaOrig="1424" w:dyaOrig="314" w14:anchorId="30B626E7">
          <v:shape id="_x0000_i1232" type="#_x0000_t75" alt="" style="width:69.8pt;height:16.15pt;mso-width-percent:0;mso-height-percent:0;mso-width-percent:0;mso-height-percent:0" o:ole="">
            <v:imagedata r:id="rId150" o:title=""/>
          </v:shape>
          <o:OLEObject Type="Embed" ProgID="Equation.DSMT4" ShapeID="_x0000_i1232" DrawAspect="Content" ObjectID="_1743601303" r:id="rId166"/>
        </w:object>
      </w:r>
      <w:r>
        <w:rPr>
          <w:rFonts w:hint="eastAsia"/>
        </w:rPr>
        <w:t>的</w:t>
      </w:r>
      <w:r>
        <w:rPr>
          <w:rFonts w:hint="eastAsia"/>
        </w:rPr>
        <w:t>LCT</w:t>
      </w:r>
      <w:r>
        <w:rPr>
          <w:rFonts w:hint="eastAsia"/>
        </w:rPr>
        <w:t>，所以它有三个参数矩阵</w:t>
      </w:r>
      <w:r w:rsidR="001958B8">
        <w:rPr>
          <w:noProof/>
          <w:position w:val="-12"/>
        </w:rPr>
        <w:object w:dxaOrig="973" w:dyaOrig="362" w14:anchorId="1A6BACA2">
          <v:shape id="_x0000_i1231" type="#_x0000_t75" alt="" style="width:48.5pt;height:16.9pt;mso-width-percent:0;mso-height-percent:0;mso-width-percent:0;mso-height-percent:0" o:ole="">
            <v:imagedata r:id="rId167" o:title=""/>
          </v:shape>
          <o:OLEObject Type="Embed" ProgID="Equation.DSMT4" ShapeID="_x0000_i1231" DrawAspect="Content" ObjectID="_1743601304" r:id="rId168"/>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000000">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1958B8">
        <w:rPr>
          <w:noProof/>
          <w:position w:val="-14"/>
        </w:rPr>
        <w:object w:dxaOrig="378" w:dyaOrig="378" w14:anchorId="32C843EF">
          <v:shape id="_x0000_i1230" type="#_x0000_t75" alt="" style="width:19.1pt;height:19.1pt;mso-width-percent:0;mso-height-percent:0;mso-width-percent:0;mso-height-percent:0" o:ole="">
            <v:imagedata r:id="rId154" o:title=""/>
          </v:shape>
          <o:OLEObject Type="Embed" ProgID="Equation.DSMT4" ShapeID="_x0000_i1230" DrawAspect="Content" ObjectID="_1743601305" r:id="rId169"/>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1958B8">
        <w:rPr>
          <w:noProof/>
          <w:position w:val="-12"/>
        </w:rPr>
        <w:object w:dxaOrig="644" w:dyaOrig="362" w14:anchorId="38C9E2AB">
          <v:shape id="_x0000_i1229" type="#_x0000_t75" alt="" style="width:32.35pt;height:16.9pt;mso-width-percent:0;mso-height-percent:0;mso-width-percent:0;mso-height-percent:0" o:ole="">
            <v:imagedata r:id="rId170" o:title=""/>
          </v:shape>
          <o:OLEObject Type="Embed" ProgID="Equation.DSMT4" ShapeID="_x0000_i1229" DrawAspect="Content" ObjectID="_1743601306" r:id="rId171"/>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2177D572" w:rsidR="0071366A" w:rsidRDefault="00000000">
      <w:pPr>
        <w:ind w:firstLineChars="0" w:firstLine="0"/>
      </w:pPr>
      <w:r>
        <w:tab/>
      </w:r>
      <w:r>
        <w:rPr>
          <w:rFonts w:hint="eastAsia"/>
        </w:rPr>
        <w:t>带有参数矩阵</w:t>
      </w:r>
      <w:r w:rsidR="001958B8">
        <w:rPr>
          <w:noProof/>
          <w:position w:val="-12"/>
        </w:rPr>
        <w:object w:dxaOrig="1384" w:dyaOrig="362" w14:anchorId="2C728622">
          <v:shape id="_x0000_i1228" type="#_x0000_t75" alt="" style="width:69.8pt;height:16.9pt;mso-width-percent:0;mso-height-percent:0;mso-width-percent:0;mso-height-percent:0" o:ole="">
            <v:imagedata r:id="rId172" o:title=""/>
          </v:shape>
          <o:OLEObject Type="Embed" ProgID="Equation.DSMT4" ShapeID="_x0000_i1228" DrawAspect="Content" ObjectID="_1743601307" r:id="rId173"/>
        </w:object>
      </w:r>
      <w:r>
        <w:rPr>
          <w:rFonts w:hint="eastAsia"/>
        </w:rPr>
        <w:t>和</w:t>
      </w:r>
      <w:r w:rsidR="001958B8">
        <w:rPr>
          <w:noProof/>
          <w:position w:val="-10"/>
        </w:rPr>
        <w:object w:dxaOrig="1456" w:dyaOrig="314" w14:anchorId="396528A2">
          <v:shape id="_x0000_i1227" type="#_x0000_t75" alt="" style="width:74.2pt;height:16.15pt;mso-width-percent:0;mso-height-percent:0;mso-width-percent:0;mso-height-percent:0" o:ole="">
            <v:imagedata r:id="rId174" o:title=""/>
          </v:shape>
          <o:OLEObject Type="Embed" ProgID="Equation.DSMT4" ShapeID="_x0000_i1227" DrawAspect="Content" ObjectID="_1743601308" r:id="rId175"/>
        </w:object>
      </w:r>
      <w:r>
        <w:rPr>
          <w:rFonts w:hint="eastAsia"/>
        </w:rPr>
        <w:t>的</w:t>
      </w:r>
      <w:r>
        <w:rPr>
          <w:rFonts w:hint="eastAsia"/>
        </w:rPr>
        <w:t>ICFWD</w:t>
      </w:r>
      <w:r w:rsidR="00D84DA0">
        <w:rPr>
          <w:rFonts w:hint="eastAsia"/>
        </w:rPr>
        <w:t>退化为</w:t>
      </w:r>
      <w:r>
        <w:rPr>
          <w:rFonts w:hint="eastAsia"/>
        </w:rPr>
        <w:t>带有一个额外常量因子</w:t>
      </w:r>
      <w:r w:rsidR="001958B8">
        <w:rPr>
          <w:noProof/>
          <w:position w:val="-32"/>
        </w:rPr>
        <w:object w:dxaOrig="660" w:dyaOrig="700" w14:anchorId="05A690BD">
          <v:shape id="_x0000_i1226" type="#_x0000_t75" alt="" style="width:32.35pt;height:36pt;mso-width-percent:0;mso-height-percent:0;mso-width-percent:0;mso-height-percent:0" o:ole="">
            <v:imagedata r:id="rId176" o:title=""/>
          </v:shape>
          <o:OLEObject Type="Embed" ProgID="Equation.DSMT4" ShapeID="_x0000_i1226" DrawAspect="Content" ObjectID="_1743601309" r:id="rId177"/>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ED5BD2">
        <w:t>[13]</w:t>
      </w:r>
      <w:r>
        <w:fldChar w:fldCharType="end"/>
      </w:r>
      <w:r>
        <w:rPr>
          <w:rFonts w:hint="eastAsia"/>
        </w:rPr>
        <w:t>：</w:t>
      </w:r>
    </w:p>
    <w:p w14:paraId="46E92B95" w14:textId="52A38467" w:rsidR="0071366A" w:rsidRDefault="00000000">
      <w:pPr>
        <w:pStyle w:val="MTDisplayEquation"/>
      </w:pPr>
      <w:r>
        <w:tab/>
      </w:r>
      <w:r w:rsidR="001958B8">
        <w:rPr>
          <w:noProof/>
          <w:position w:val="-28"/>
        </w:rPr>
        <w:object w:dxaOrig="4103" w:dyaOrig="676" w14:anchorId="5F1F115A">
          <v:shape id="_x0000_i1225" type="#_x0000_t75" alt="" style="width:205.7pt;height:33.8pt;mso-width-percent:0;mso-height-percent:0;mso-width-percent:0;mso-height-percent:0" o:ole="">
            <v:imagedata r:id="rId178" o:title=""/>
          </v:shape>
          <o:OLEObject Type="Embed" ProgID="Equation.DSMT4" ShapeID="_x0000_i1225" DrawAspect="Content" ObjectID="_1743601310"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5</w:instrText>
      </w:r>
      <w:r>
        <w:rPr>
          <w:noProof/>
        </w:rPr>
        <w:fldChar w:fldCharType="end"/>
      </w:r>
      <w:r>
        <w:instrText>)</w:instrText>
      </w:r>
      <w:r>
        <w:fldChar w:fldCharType="end"/>
      </w:r>
    </w:p>
    <w:p w14:paraId="2781E5A5" w14:textId="77777777" w:rsidR="0071366A" w:rsidRDefault="00000000">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3D53B067" w14:textId="77777777" w:rsidR="0071366A" w:rsidRDefault="00000000">
      <w:pPr>
        <w:pStyle w:val="1"/>
        <w:spacing w:before="156" w:after="156"/>
      </w:pPr>
      <w:bookmarkStart w:id="80" w:name="_Toc132982432"/>
      <w:r>
        <w:rPr>
          <w:rFonts w:hint="eastAsia"/>
        </w:rPr>
        <w:t>3</w:t>
      </w:r>
      <w:r>
        <w:t xml:space="preserve">. </w:t>
      </w:r>
      <w:r>
        <w:rPr>
          <w:rFonts w:hint="eastAsia"/>
        </w:rPr>
        <w:t>数学模型</w:t>
      </w:r>
      <w:bookmarkEnd w:id="80"/>
    </w:p>
    <w:p w14:paraId="4EA32181" w14:textId="60455A1F" w:rsidR="0071366A" w:rsidRDefault="00000000">
      <w:pPr>
        <w:ind w:firstLine="420"/>
      </w:pPr>
      <w:r>
        <w:rPr>
          <w:rFonts w:hint="eastAsia"/>
        </w:rPr>
        <w:t>本节定义了：对于加入</w:t>
      </w:r>
      <w:r w:rsidR="003F0A89">
        <w:rPr>
          <w:rFonts w:hint="eastAsia"/>
        </w:rPr>
        <w:t>高斯白噪声</w:t>
      </w:r>
      <w:r w:rsidR="001958B8">
        <w:rPr>
          <w:noProof/>
          <w:position w:val="-10"/>
        </w:rPr>
        <w:object w:dxaOrig="434" w:dyaOrig="314" w14:anchorId="7C832998">
          <v:shape id="_x0000_i1224" type="#_x0000_t75" alt="" style="width:20.55pt;height:16.15pt;mso-width-percent:0;mso-height-percent:0;mso-width-percent:0;mso-height-percent:0" o:ole="">
            <v:imagedata r:id="rId180" o:title=""/>
          </v:shape>
          <o:OLEObject Type="Embed" ProgID="Equation.DSMT4" ShapeID="_x0000_i1224" DrawAspect="Content" ObjectID="_1743601311" r:id="rId181"/>
        </w:object>
      </w:r>
      <w:r>
        <w:rPr>
          <w:rFonts w:hint="eastAsia"/>
        </w:rPr>
        <w:t>的显性信号</w:t>
      </w:r>
      <w:r w:rsidR="001958B8">
        <w:rPr>
          <w:noProof/>
          <w:position w:val="-10"/>
        </w:rPr>
        <w:object w:dxaOrig="483" w:dyaOrig="314" w14:anchorId="0DA623C2">
          <v:shape id="_x0000_i1223" type="#_x0000_t75" alt="" style="width:23.5pt;height:16.15pt;mso-width-percent:0;mso-height-percent:0;mso-width-percent:0;mso-height-percent:0" o:ole="">
            <v:imagedata r:id="rId182" o:title=""/>
          </v:shape>
          <o:OLEObject Type="Embed" ProgID="Equation.DSMT4" ShapeID="_x0000_i1223" DrawAspect="Content" ObjectID="_1743601312" r:id="rId183"/>
        </w:object>
      </w:r>
      <w:r>
        <w:rPr>
          <w:rFonts w:hint="eastAsia"/>
        </w:rPr>
        <w:t>的</w:t>
      </w:r>
      <w:r>
        <w:rPr>
          <w:rFonts w:hint="eastAsia"/>
        </w:rPr>
        <w:t>ICFWD</w:t>
      </w:r>
      <w:r>
        <w:rPr>
          <w:rFonts w:hint="eastAsia"/>
        </w:rPr>
        <w:t>基于期望的输出信噪比模型。然后，我们在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不等式模型。最后我们试图解决来源为合成信号和真实世界信号的不等式模型。</w:t>
      </w:r>
    </w:p>
    <w:p w14:paraId="60DAB891" w14:textId="77777777" w:rsidR="0071366A" w:rsidRDefault="00000000">
      <w:pPr>
        <w:pStyle w:val="2"/>
        <w:spacing w:before="156" w:after="156"/>
      </w:pPr>
      <w:bookmarkStart w:id="81" w:name="_Toc132982433"/>
      <w:r>
        <w:rPr>
          <w:rFonts w:hint="eastAsia"/>
        </w:rPr>
        <w:t>3</w:t>
      </w:r>
      <w:r>
        <w:t xml:space="preserve">.1 </w:t>
      </w:r>
      <w:r>
        <w:rPr>
          <w:rFonts w:hint="eastAsia"/>
        </w:rPr>
        <w:t>ICFWD</w:t>
      </w:r>
      <w:r>
        <w:rPr>
          <w:rFonts w:hint="eastAsia"/>
        </w:rPr>
        <w:t>的输出信噪比期望</w:t>
      </w:r>
      <w:bookmarkEnd w:id="81"/>
    </w:p>
    <w:p w14:paraId="41E78444" w14:textId="443B0DBD" w:rsidR="0071366A" w:rsidRDefault="00000000">
      <w:pPr>
        <w:ind w:firstLine="420"/>
      </w:pPr>
      <w:r>
        <w:rPr>
          <w:rFonts w:hint="eastAsia"/>
        </w:rPr>
        <w:t>假设含噪信号为</w:t>
      </w:r>
      <w:r w:rsidR="001958B8">
        <w:rPr>
          <w:noProof/>
          <w:position w:val="-10"/>
        </w:rPr>
        <w:object w:dxaOrig="1078" w:dyaOrig="314" w14:anchorId="48439BC2">
          <v:shape id="_x0000_i1222" type="#_x0000_t75" alt="" style="width:55.1pt;height:16.15pt;mso-width-percent:0;mso-height-percent:0;mso-width-percent:0;mso-height-percent:0" o:ole="">
            <v:imagedata r:id="rId184" o:title=""/>
          </v:shape>
          <o:OLEObject Type="Embed" ProgID="Equation.DSMT4" ShapeID="_x0000_i1222" DrawAspect="Content" ObjectID="_1743601313" r:id="rId185"/>
        </w:object>
      </w:r>
      <w:r>
        <w:rPr>
          <w:rFonts w:hint="eastAsia"/>
        </w:rPr>
        <w:t>，其中</w:t>
      </w:r>
      <w:r w:rsidR="001958B8">
        <w:rPr>
          <w:noProof/>
          <w:position w:val="-10"/>
        </w:rPr>
        <w:object w:dxaOrig="483" w:dyaOrig="314" w14:anchorId="0286B7E1">
          <v:shape id="_x0000_i1221" type="#_x0000_t75" alt="" style="width:23.5pt;height:16.15pt;mso-width-percent:0;mso-height-percent:0;mso-width-percent:0;mso-height-percent:0" o:ole="">
            <v:imagedata r:id="rId186" o:title=""/>
          </v:shape>
          <o:OLEObject Type="Embed" ProgID="Equation.DSMT4" ShapeID="_x0000_i1221" DrawAspect="Content" ObjectID="_1743601314" r:id="rId187"/>
        </w:object>
      </w:r>
      <w:r>
        <w:rPr>
          <w:rFonts w:hint="eastAsia"/>
        </w:rPr>
        <w:t>是一个纯显性信号，</w:t>
      </w:r>
      <w:r w:rsidR="001958B8">
        <w:rPr>
          <w:noProof/>
          <w:position w:val="-10"/>
        </w:rPr>
        <w:object w:dxaOrig="434" w:dyaOrig="314" w14:anchorId="2A6A3544">
          <v:shape id="_x0000_i1220" type="#_x0000_t75" alt="" style="width:20.55pt;height:16.15pt;mso-width-percent:0;mso-height-percent:0;mso-width-percent:0;mso-height-percent:0" o:ole="">
            <v:imagedata r:id="rId188" o:title=""/>
          </v:shape>
          <o:OLEObject Type="Embed" ProgID="Equation.DSMT4" ShapeID="_x0000_i1220" DrawAspect="Content" ObjectID="_1743601315" r:id="rId189"/>
        </w:object>
      </w:r>
      <w:r>
        <w:rPr>
          <w:rFonts w:hint="eastAsia"/>
        </w:rPr>
        <w:t>是一个</w:t>
      </w:r>
      <w:r w:rsidR="003F0A89">
        <w:rPr>
          <w:rFonts w:hint="eastAsia"/>
        </w:rPr>
        <w:t>高斯白噪声</w:t>
      </w:r>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ED5BD2">
        <w:t>[32]</w:t>
      </w:r>
      <w:r>
        <w:fldChar w:fldCharType="end"/>
      </w:r>
      <w:r>
        <w:rPr>
          <w:rFonts w:hint="eastAsia"/>
        </w:rPr>
        <w:t>可以定义为：</w:t>
      </w:r>
    </w:p>
    <w:p w14:paraId="02E54D60" w14:textId="0928BBAC" w:rsidR="0071366A" w:rsidRDefault="00000000">
      <w:pPr>
        <w:pStyle w:val="MTDisplayEquation"/>
      </w:pPr>
      <w:r>
        <w:lastRenderedPageBreak/>
        <w:tab/>
      </w:r>
      <w:r w:rsidR="001958B8">
        <w:rPr>
          <w:noProof/>
          <w:position w:val="-62"/>
        </w:rPr>
        <w:object w:dxaOrig="4843" w:dyaOrig="1183" w14:anchorId="16590F7E">
          <v:shape id="_x0000_i1219" type="#_x0000_t75" alt="" style="width:241.7pt;height:58.8pt;mso-width-percent:0;mso-height-percent:0;mso-width-percent:0;mso-height-percent:0" o:ole="">
            <v:imagedata r:id="rId190" o:title=""/>
          </v:shape>
          <o:OLEObject Type="Embed" ProgID="Equation.DSMT4" ShapeID="_x0000_i1219" DrawAspect="Content" ObjectID="_1743601316"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6</w:instrText>
      </w:r>
      <w:r>
        <w:rPr>
          <w:noProof/>
        </w:rPr>
        <w:fldChar w:fldCharType="end"/>
      </w:r>
      <w:r>
        <w:instrText>)</w:instrText>
      </w:r>
      <w:r>
        <w:fldChar w:fldCharType="end"/>
      </w:r>
    </w:p>
    <w:p w14:paraId="3797BDB0" w14:textId="77777777" w:rsidR="0071366A" w:rsidRDefault="00000000">
      <w:pPr>
        <w:ind w:firstLine="420"/>
      </w:pPr>
      <w:r>
        <w:rPr>
          <w:rFonts w:hint="eastAsia"/>
        </w:rPr>
        <w:t>其中，当</w:t>
      </w:r>
      <w:r w:rsidR="001958B8">
        <w:rPr>
          <w:noProof/>
          <w:position w:val="-26"/>
        </w:rPr>
        <w:object w:dxaOrig="2164" w:dyaOrig="539" w14:anchorId="6710A670">
          <v:shape id="_x0000_i1218" type="#_x0000_t75" alt="" style="width:108pt;height:25.7pt;mso-width-percent:0;mso-height-percent:0;mso-width-percent:0;mso-height-percent:0" o:ole="">
            <v:imagedata r:id="rId192" o:title=""/>
          </v:shape>
          <o:OLEObject Type="Embed" ProgID="Equation.DSMT4" ShapeID="_x0000_i1218" DrawAspect="Content" ObjectID="_1743601317" r:id="rId193"/>
        </w:object>
      </w:r>
      <w:r>
        <w:rPr>
          <w:rFonts w:hint="eastAsia"/>
        </w:rPr>
        <w:t>为可数集时，“</w:t>
      </w:r>
      <w:r>
        <w:rPr>
          <w:rFonts w:hint="eastAsia"/>
        </w:rPr>
        <w:t>Mean</w:t>
      </w:r>
      <w:r>
        <w:rPr>
          <w:rFonts w:hint="eastAsia"/>
        </w:rPr>
        <w:t>”是算术均值的意思；当前者为不可数集时，后者为积分平均值。</w:t>
      </w:r>
    </w:p>
    <w:p w14:paraId="13A2C80A" w14:textId="62CA6575" w:rsidR="0071366A" w:rsidRDefault="00000000">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ED5BD2">
        <w:t>[31]</w:t>
      </w:r>
      <w:r>
        <w:fldChar w:fldCharType="end"/>
      </w:r>
      <w:r>
        <w:rPr>
          <w:rFonts w:hint="eastAsia"/>
        </w:rPr>
        <w:t>：</w:t>
      </w:r>
      <w:r w:rsidR="001958B8">
        <w:rPr>
          <w:noProof/>
          <w:position w:val="-16"/>
        </w:rPr>
        <w:object w:dxaOrig="5012" w:dyaOrig="434" w14:anchorId="2DDF3FB9">
          <v:shape id="_x0000_i1217" type="#_x0000_t75" alt="" style="width:249.8pt;height:20.55pt;mso-width-percent:0;mso-height-percent:0;mso-width-percent:0;mso-height-percent:0" o:ole="">
            <v:imagedata r:id="rId194" o:title=""/>
          </v:shape>
          <o:OLEObject Type="Embed" ProgID="Equation.DSMT4" ShapeID="_x0000_i1217" DrawAspect="Content" ObjectID="_1743601318" r:id="rId195"/>
        </w:object>
      </w:r>
      <w:r>
        <w:rPr>
          <w:rFonts w:hint="eastAsia"/>
        </w:rPr>
        <w:t>。类似地，该关系式可以</w:t>
      </w:r>
      <w:r w:rsidR="00470425">
        <w:rPr>
          <w:rFonts w:hint="eastAsia"/>
        </w:rPr>
        <w:t>退化为</w:t>
      </w:r>
      <w:r>
        <w:rPr>
          <w:rFonts w:hint="eastAsia"/>
        </w:rPr>
        <w:t>ICFWD</w:t>
      </w:r>
      <w:r>
        <w:rPr>
          <w:rFonts w:hint="eastAsia"/>
        </w:rPr>
        <w:t>的：</w:t>
      </w:r>
      <w:r w:rsidR="001958B8">
        <w:rPr>
          <w:noProof/>
          <w:position w:val="-16"/>
        </w:rPr>
        <w:object w:dxaOrig="4352" w:dyaOrig="434" w14:anchorId="3389961A">
          <v:shape id="_x0000_i1216" type="#_x0000_t75" alt="" style="width:218.2pt;height:20.55pt;mso-width-percent:0;mso-height-percent:0;mso-width-percent:0;mso-height-percent:0" o:ole="">
            <v:imagedata r:id="rId196" o:title=""/>
          </v:shape>
          <o:OLEObject Type="Embed" ProgID="Equation.DSMT4" ShapeID="_x0000_i1216" DrawAspect="Content" ObjectID="_1743601319" r:id="rId197"/>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ED5BD2">
        <w:t>[36]</w:t>
      </w:r>
      <w:r>
        <w:fldChar w:fldCharType="end"/>
      </w:r>
      <w:r>
        <w:fldChar w:fldCharType="begin"/>
      </w:r>
      <w:r>
        <w:instrText xml:space="preserve"> REF _Ref131258677 \r \h </w:instrText>
      </w:r>
      <w:r>
        <w:fldChar w:fldCharType="separate"/>
      </w:r>
      <w:r w:rsidR="00ED5BD2">
        <w:t>[37]</w:t>
      </w:r>
      <w:r>
        <w:fldChar w:fldCharType="end"/>
      </w:r>
      <w:r>
        <w:rPr>
          <w:rFonts w:hint="eastAsia"/>
        </w:rPr>
        <w:t>：</w:t>
      </w:r>
    </w:p>
    <w:p w14:paraId="5C34DB77" w14:textId="3BC57C95" w:rsidR="0071366A" w:rsidRDefault="00000000">
      <w:pPr>
        <w:pStyle w:val="MTDisplayEquation"/>
      </w:pPr>
      <w:r>
        <w:tab/>
      </w:r>
      <w:r w:rsidR="001958B8">
        <w:rPr>
          <w:noProof/>
          <w:position w:val="-62"/>
        </w:rPr>
        <w:object w:dxaOrig="4352" w:dyaOrig="1183" w14:anchorId="51802CCF">
          <v:shape id="_x0000_i1215" type="#_x0000_t75" alt="" style="width:218.2pt;height:58.8pt;mso-width-percent:0;mso-height-percent:0;mso-width-percent:0;mso-height-percent:0" o:ole="">
            <v:imagedata r:id="rId198" o:title=""/>
          </v:shape>
          <o:OLEObject Type="Embed" ProgID="Equation.DSMT4" ShapeID="_x0000_i1215" DrawAspect="Content" ObjectID="_1743601320"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985357"/>
      <w:r>
        <w:instrText>(</w:instrText>
      </w:r>
      <w:r>
        <w:fldChar w:fldCharType="begin"/>
      </w:r>
      <w:r>
        <w:instrText xml:space="preserve"> SEQ MTEqn \c \* Arabic \* MERGEFORMAT </w:instrText>
      </w:r>
      <w:r>
        <w:fldChar w:fldCharType="separate"/>
      </w:r>
      <w:r w:rsidR="00ED5BD2">
        <w:rPr>
          <w:noProof/>
        </w:rPr>
        <w:instrText>7</w:instrText>
      </w:r>
      <w:r>
        <w:rPr>
          <w:noProof/>
        </w:rPr>
        <w:fldChar w:fldCharType="end"/>
      </w:r>
      <w:r>
        <w:instrText>)</w:instrText>
      </w:r>
      <w:bookmarkEnd w:id="82"/>
      <w:r>
        <w:fldChar w:fldCharType="end"/>
      </w:r>
    </w:p>
    <w:p w14:paraId="16B80F19" w14:textId="77777777" w:rsidR="0071366A" w:rsidRDefault="00000000">
      <w:pPr>
        <w:pStyle w:val="2"/>
        <w:spacing w:before="156" w:after="156"/>
      </w:pPr>
      <w:bookmarkStart w:id="83" w:name="_Toc132982434"/>
      <w:r>
        <w:rPr>
          <w:rFonts w:hint="eastAsia"/>
        </w:rPr>
        <w:t>3</w:t>
      </w:r>
      <w:r>
        <w:t xml:space="preserve">.2 </w:t>
      </w:r>
      <w:r>
        <w:rPr>
          <w:rFonts w:hint="eastAsia"/>
        </w:rPr>
        <w:t>ICFWD</w:t>
      </w:r>
      <w:r>
        <w:rPr>
          <w:rFonts w:hint="eastAsia"/>
        </w:rPr>
        <w:t>的不等式模型</w:t>
      </w:r>
      <w:bookmarkEnd w:id="83"/>
    </w:p>
    <w:p w14:paraId="2E27EC61" w14:textId="6A92DB2F" w:rsidR="0071366A" w:rsidRDefault="00000000">
      <w:pPr>
        <w:ind w:firstLine="420"/>
      </w:pPr>
      <w:r>
        <w:rPr>
          <w:rFonts w:hint="eastAsia"/>
        </w:rPr>
        <w:t>由于</w:t>
      </w:r>
      <w:r>
        <w:rPr>
          <w:rFonts w:hint="eastAsia"/>
        </w:rPr>
        <w:t>ICFWD</w:t>
      </w:r>
      <w:r>
        <w:rPr>
          <w:rFonts w:hint="eastAsia"/>
        </w:rPr>
        <w:t>基于期望输出信噪比的值只依赖于给定信号和噪声的参数矩阵</w:t>
      </w:r>
      <w:r w:rsidR="001958B8">
        <w:rPr>
          <w:noProof/>
          <w:position w:val="-12"/>
        </w:rPr>
        <w:object w:dxaOrig="603" w:dyaOrig="362" w14:anchorId="577FBFF5">
          <v:shape id="_x0000_i1214" type="#_x0000_t75" alt="" style="width:29.4pt;height:16.9pt;mso-width-percent:0;mso-height-percent:0;mso-width-percent:0;mso-height-percent:0" o:ole="">
            <v:imagedata r:id="rId200" o:title=""/>
          </v:shape>
          <o:OLEObject Type="Embed" ProgID="Equation.DSMT4" ShapeID="_x0000_i1214" DrawAspect="Content" ObjectID="_1743601321" r:id="rId201"/>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w:t>
      </w:r>
    </w:p>
    <w:p w14:paraId="6B5BDA5A" w14:textId="4ABFE80C" w:rsidR="0071366A" w:rsidRDefault="00000000">
      <w:pPr>
        <w:pStyle w:val="MTDisplayEquation"/>
      </w:pPr>
      <w:r>
        <w:tab/>
      </w:r>
      <w:r w:rsidR="001958B8">
        <w:rPr>
          <w:noProof/>
          <w:position w:val="-14"/>
        </w:rPr>
        <w:object w:dxaOrig="1963" w:dyaOrig="402" w14:anchorId="1C6BC8CB">
          <v:shape id="_x0000_i1213" type="#_x0000_t75" alt="" style="width:97.7pt;height:19.1pt;mso-width-percent:0;mso-height-percent:0;mso-width-percent:0;mso-height-percent:0" o:ole="">
            <v:imagedata r:id="rId202" o:title=""/>
          </v:shape>
          <o:OLEObject Type="Embed" ProgID="Equation.DSMT4" ShapeID="_x0000_i1213" DrawAspect="Content" ObjectID="_1743601322"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8</w:instrText>
      </w:r>
      <w:r>
        <w:rPr>
          <w:noProof/>
        </w:rPr>
        <w:fldChar w:fldCharType="end"/>
      </w:r>
      <w:r>
        <w:instrText>)</w:instrText>
      </w:r>
      <w:r>
        <w:fldChar w:fldCharType="end"/>
      </w:r>
    </w:p>
    <w:p w14:paraId="2294521D" w14:textId="77777777" w:rsidR="0071366A" w:rsidRDefault="00000000">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1958B8">
        <w:rPr>
          <w:noProof/>
          <w:position w:val="-24"/>
        </w:rPr>
        <w:object w:dxaOrig="1722" w:dyaOrig="523" w14:anchorId="4B1CDCB4">
          <v:shape id="_x0000_i1212" type="#_x0000_t75" alt="" style="width:85.95pt;height:25.7pt;mso-width-percent:0;mso-height-percent:0;mso-width-percent:0;mso-height-percent:0" o:ole="">
            <v:imagedata r:id="rId204" o:title=""/>
          </v:shape>
          <o:OLEObject Type="Embed" ProgID="Equation.DSMT4" ShapeID="_x0000_i1212" DrawAspect="Content" ObjectID="_1743601323" r:id="rId205"/>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000000">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129B50BB" w:rsidR="0071366A" w:rsidRDefault="00000000">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为：</w:t>
      </w:r>
    </w:p>
    <w:p w14:paraId="73E6559B" w14:textId="20CC8A60" w:rsidR="0071366A" w:rsidRDefault="00000000">
      <w:pPr>
        <w:pStyle w:val="MTDisplayEquation"/>
      </w:pPr>
      <w:r>
        <w:tab/>
      </w:r>
      <w:r w:rsidR="001958B8">
        <w:rPr>
          <w:noProof/>
          <w:position w:val="-58"/>
        </w:rPr>
        <w:object w:dxaOrig="3693" w:dyaOrig="1142" w14:anchorId="36547219">
          <v:shape id="_x0000_i1211" type="#_x0000_t75" alt="" style="width:185.15pt;height:55.85pt;mso-width-percent:0;mso-height-percent:0;mso-width-percent:0;mso-height-percent:0" o:ole="">
            <v:imagedata r:id="rId206" o:title=""/>
          </v:shape>
          <o:OLEObject Type="Embed" ProgID="Equation.DSMT4" ShapeID="_x0000_i1211" DrawAspect="Content" ObjectID="_1743601324"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9</w:instrText>
      </w:r>
      <w:r>
        <w:rPr>
          <w:noProof/>
        </w:rPr>
        <w:fldChar w:fldCharType="end"/>
      </w:r>
      <w:r>
        <w:instrText>)</w:instrText>
      </w:r>
      <w:r>
        <w:fldChar w:fldCharType="end"/>
      </w:r>
    </w:p>
    <w:p w14:paraId="34147024" w14:textId="77777777" w:rsidR="0071366A" w:rsidRDefault="00000000">
      <w:pPr>
        <w:ind w:firstLineChars="0" w:firstLine="0"/>
      </w:pPr>
      <w:r>
        <w:rPr>
          <w:rFonts w:hint="eastAsia"/>
        </w:rPr>
        <w:t>对于给定的信号和噪声，它是一个常数。对于适当的参数矩阵</w:t>
      </w:r>
      <w:r w:rsidR="001958B8">
        <w:rPr>
          <w:noProof/>
          <w:position w:val="-12"/>
        </w:rPr>
        <w:object w:dxaOrig="603" w:dyaOrig="362" w14:anchorId="403E7981">
          <v:shape id="_x0000_i1210" type="#_x0000_t75" alt="" style="width:29.4pt;height:16.9pt;mso-width-percent:0;mso-height-percent:0;mso-width-percent:0;mso-height-percent:0" o:ole="">
            <v:imagedata r:id="rId208" o:title=""/>
          </v:shape>
          <o:OLEObject Type="Embed" ProgID="Equation.DSMT4" ShapeID="_x0000_i1210" DrawAspect="Content" ObjectID="_1743601325" r:id="rId209"/>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374CA2DF" w:rsidR="0071366A" w:rsidRDefault="00000000">
      <w:pPr>
        <w:pStyle w:val="MTDisplayEquation"/>
      </w:pPr>
      <w:r>
        <w:lastRenderedPageBreak/>
        <w:tab/>
      </w:r>
      <w:r w:rsidR="001958B8">
        <w:rPr>
          <w:noProof/>
          <w:position w:val="-12"/>
        </w:rPr>
        <w:object w:dxaOrig="2293" w:dyaOrig="378" w14:anchorId="26ACAC20">
          <v:shape id="_x0000_i1209" type="#_x0000_t75" alt="" style="width:114.6pt;height:19.1pt;mso-width-percent:0;mso-height-percent:0;mso-width-percent:0;mso-height-percent:0" o:ole="">
            <v:imagedata r:id="rId210" o:title=""/>
          </v:shape>
          <o:OLEObject Type="Embed" ProgID="Equation.DSMT4" ShapeID="_x0000_i1209" DrawAspect="Content" ObjectID="_1743601326" r:id="rId2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398769"/>
      <w:r>
        <w:instrText>(</w:instrText>
      </w:r>
      <w:r>
        <w:fldChar w:fldCharType="begin"/>
      </w:r>
      <w:r>
        <w:instrText xml:space="preserve"> SEQ MTEqn \c \* Arabic \* MERGEFORMAT </w:instrText>
      </w:r>
      <w:r>
        <w:fldChar w:fldCharType="separate"/>
      </w:r>
      <w:r w:rsidR="00ED5BD2">
        <w:rPr>
          <w:noProof/>
        </w:rPr>
        <w:instrText>10</w:instrText>
      </w:r>
      <w:r>
        <w:rPr>
          <w:noProof/>
        </w:rPr>
        <w:fldChar w:fldCharType="end"/>
      </w:r>
      <w:r>
        <w:instrText>)</w:instrText>
      </w:r>
      <w:bookmarkEnd w:id="84"/>
      <w:r>
        <w:fldChar w:fldCharType="end"/>
      </w:r>
    </w:p>
    <w:p w14:paraId="387D87C7" w14:textId="77777777" w:rsidR="0071366A" w:rsidRDefault="00000000">
      <w:pPr>
        <w:pStyle w:val="2"/>
        <w:spacing w:before="156" w:after="156"/>
      </w:pPr>
      <w:bookmarkStart w:id="85" w:name="_Toc132982435"/>
      <w:r>
        <w:rPr>
          <w:rFonts w:hint="eastAsia"/>
        </w:rPr>
        <w:t>3</w:t>
      </w:r>
      <w:r>
        <w:t xml:space="preserve">.3 </w:t>
      </w:r>
      <w:r>
        <w:rPr>
          <w:rFonts w:hint="eastAsia"/>
        </w:rPr>
        <w:t>ICFWD</w:t>
      </w:r>
      <w:r>
        <w:rPr>
          <w:rFonts w:hint="eastAsia"/>
        </w:rPr>
        <w:t>的不等式解</w:t>
      </w:r>
      <w:bookmarkEnd w:id="85"/>
    </w:p>
    <w:p w14:paraId="42CEC0F3" w14:textId="17B33DE2" w:rsidR="0071366A" w:rsidRDefault="00000000">
      <w:pPr>
        <w:ind w:firstLine="420"/>
      </w:pPr>
      <w:r>
        <w:rPr>
          <w:rFonts w:hint="eastAsia"/>
        </w:rPr>
        <w:t>公式</w:t>
      </w:r>
      <w:r w:rsidR="00623D89">
        <w:rPr>
          <w:iCs/>
        </w:rPr>
        <w:t>(10)</w:t>
      </w:r>
      <w:r>
        <w:rPr>
          <w:rFonts w:hint="eastAsia"/>
          <w:iCs/>
        </w:rPr>
        <w:t>可以被改写为：</w:t>
      </w:r>
    </w:p>
    <w:p w14:paraId="10CCF416" w14:textId="21D2FFCC" w:rsidR="0071366A" w:rsidRDefault="00000000">
      <w:pPr>
        <w:pStyle w:val="MTDisplayEquation"/>
      </w:pPr>
      <w:r>
        <w:tab/>
      </w:r>
      <w:r w:rsidR="001958B8">
        <w:rPr>
          <w:noProof/>
          <w:position w:val="-62"/>
        </w:rPr>
        <w:object w:dxaOrig="5744" w:dyaOrig="1183" w14:anchorId="0FE07E64">
          <v:shape id="_x0000_i1208" type="#_x0000_t75" alt="" style="width:287.25pt;height:58.8pt;mso-width-percent:0;mso-height-percent:0;mso-width-percent:0;mso-height-percent:0" o:ole="">
            <v:imagedata r:id="rId212" o:title=""/>
          </v:shape>
          <o:OLEObject Type="Embed" ProgID="Equation.DSMT4" ShapeID="_x0000_i1208" DrawAspect="Content" ObjectID="_1743601327"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410274"/>
      <w:r>
        <w:instrText>(</w:instrText>
      </w:r>
      <w:r>
        <w:fldChar w:fldCharType="begin"/>
      </w:r>
      <w:r>
        <w:instrText xml:space="preserve"> SEQ MTEqn \c \* Arabic \* MERGEFORMAT </w:instrText>
      </w:r>
      <w:r>
        <w:fldChar w:fldCharType="separate"/>
      </w:r>
      <w:r w:rsidR="00ED5BD2">
        <w:rPr>
          <w:noProof/>
        </w:rPr>
        <w:instrText>11</w:instrText>
      </w:r>
      <w:r>
        <w:rPr>
          <w:noProof/>
        </w:rPr>
        <w:fldChar w:fldCharType="end"/>
      </w:r>
      <w:r>
        <w:instrText>)</w:instrText>
      </w:r>
      <w:bookmarkEnd w:id="86"/>
      <w:r>
        <w:fldChar w:fldCharType="end"/>
      </w:r>
    </w:p>
    <w:p w14:paraId="2D39928F" w14:textId="77777777" w:rsidR="0071366A" w:rsidRDefault="001958B8">
      <w:pPr>
        <w:ind w:firstLineChars="0" w:firstLine="0"/>
      </w:pPr>
      <w:r>
        <w:rPr>
          <w:noProof/>
          <w:position w:val="-24"/>
        </w:rPr>
        <w:object w:dxaOrig="1722" w:dyaOrig="523" w14:anchorId="269F6A1F">
          <v:shape id="_x0000_i1207" type="#_x0000_t75" alt="" style="width:85.95pt;height:25.7pt;mso-width-percent:0;mso-height-percent:0;mso-width-percent:0;mso-height-percent:0" o:ole="">
            <v:imagedata r:id="rId214" o:title=""/>
          </v:shape>
          <o:OLEObject Type="Embed" ProgID="Equation.DSMT4" ShapeID="_x0000_i1207" DrawAspect="Content" ObjectID="_1743601328" r:id="rId215"/>
        </w:object>
      </w:r>
      <w:r w:rsidR="00831D39">
        <w:rPr>
          <w:rFonts w:hint="eastAsia"/>
        </w:rPr>
        <w:t>和</w:t>
      </w:r>
      <w:r>
        <w:rPr>
          <w:noProof/>
          <w:position w:val="-24"/>
        </w:rPr>
        <w:object w:dxaOrig="1545" w:dyaOrig="523" w14:anchorId="7A2B1BB6">
          <v:shape id="_x0000_i1206" type="#_x0000_t75" alt="" style="width:77.15pt;height:25.7pt;mso-width-percent:0;mso-height-percent:0;mso-width-percent:0;mso-height-percent:0" o:ole="">
            <v:imagedata r:id="rId216" o:title=""/>
          </v:shape>
          <o:OLEObject Type="Embed" ProgID="Equation.DSMT4" ShapeID="_x0000_i1206" DrawAspect="Content" ObjectID="_1743601329" r:id="rId217"/>
        </w:object>
      </w:r>
      <w:r w:rsidR="00831D39">
        <w:rPr>
          <w:rFonts w:hint="eastAsia"/>
        </w:rPr>
        <w:t>，这两个优化问题需要被首先解决。很显然，对于合成信号和真实世界信号的解法是不同的。</w:t>
      </w:r>
    </w:p>
    <w:p w14:paraId="2F21F023" w14:textId="33A74556" w:rsidR="0071366A" w:rsidRDefault="00000000">
      <w:pPr>
        <w:pStyle w:val="3"/>
      </w:pPr>
      <w:bookmarkStart w:id="87" w:name="_Toc132982436"/>
      <w:r>
        <w:rPr>
          <w:rFonts w:hint="eastAsia"/>
        </w:rPr>
        <w:t>3</w:t>
      </w:r>
      <w:r>
        <w:t xml:space="preserve">.3.1 </w:t>
      </w:r>
      <w:r w:rsidR="009577CF">
        <w:rPr>
          <w:rFonts w:hint="eastAsia"/>
        </w:rPr>
        <w:t>合成信号</w:t>
      </w:r>
      <w:bookmarkEnd w:id="87"/>
    </w:p>
    <w:p w14:paraId="4406440F" w14:textId="0092BFCB" w:rsidR="0071366A" w:rsidRDefault="00000000">
      <w:pPr>
        <w:ind w:firstLine="420"/>
      </w:pPr>
      <w:r>
        <w:rPr>
          <w:rFonts w:hint="eastAsia"/>
        </w:rPr>
        <w:t>对于</w:t>
      </w:r>
      <w:r>
        <w:rPr>
          <w:rFonts w:hint="eastAsia"/>
        </w:rPr>
        <w:t>ICFWD</w:t>
      </w:r>
      <w:r>
        <w:rPr>
          <w:rFonts w:hint="eastAsia"/>
        </w:rPr>
        <w:t>，</w:t>
      </w:r>
      <w:r w:rsidR="001958B8">
        <w:rPr>
          <w:noProof/>
          <w:position w:val="-14"/>
        </w:rPr>
        <w:object w:dxaOrig="1094" w:dyaOrig="402" w14:anchorId="45E605EF">
          <v:shape id="_x0000_i1205" type="#_x0000_t75" alt="" style="width:55.1pt;height:19.1pt;mso-width-percent:0;mso-height-percent:0;mso-width-percent:0;mso-height-percent:0" o:ole="">
            <v:imagedata r:id="rId218" o:title=""/>
          </v:shape>
          <o:OLEObject Type="Embed" ProgID="Equation.DSMT4" ShapeID="_x0000_i1205" DrawAspect="Content" ObjectID="_1743601330" r:id="rId219"/>
        </w:object>
      </w:r>
      <w:r>
        <w:rPr>
          <w:rFonts w:hint="eastAsia"/>
        </w:rPr>
        <w:t>可以表示为是一个变量为</w:t>
      </w:r>
      <w:r w:rsidR="001958B8">
        <w:rPr>
          <w:noProof/>
          <w:position w:val="-8"/>
        </w:rPr>
        <w:object w:dxaOrig="362" w:dyaOrig="257" w14:anchorId="62FAAC85">
          <v:shape id="_x0000_i1204" type="#_x0000_t75" alt="" style="width:16.9pt;height:13.2pt;mso-width-percent:0;mso-height-percent:0;mso-width-percent:0;mso-height-percent:0" o:ole="">
            <v:imagedata r:id="rId220" o:title=""/>
          </v:shape>
          <o:OLEObject Type="Embed" ProgID="Equation.DSMT4" ShapeID="_x0000_i1204" DrawAspect="Content" ObjectID="_1743601331" r:id="rId221"/>
        </w:object>
      </w:r>
      <w:r>
        <w:rPr>
          <w:rFonts w:hint="eastAsia"/>
        </w:rPr>
        <w:t>的方程，带有参数</w:t>
      </w:r>
      <w:r w:rsidR="001958B8">
        <w:rPr>
          <w:noProof/>
          <w:position w:val="-12"/>
        </w:rPr>
        <w:object w:dxaOrig="1440" w:dyaOrig="362" w14:anchorId="10543A58">
          <v:shape id="_x0000_i1203" type="#_x0000_t75" alt="" style="width:1in;height:16.9pt;mso-width-percent:0;mso-height-percent:0;mso-width-percent:0;mso-height-percent:0" o:ole="">
            <v:imagedata r:id="rId222" o:title=""/>
          </v:shape>
          <o:OLEObject Type="Embed" ProgID="Equation.DSMT4" ShapeID="_x0000_i1203" DrawAspect="Content" ObjectID="_1743601332" r:id="rId223"/>
        </w:object>
      </w:r>
      <w:r>
        <w:rPr>
          <w:rFonts w:hint="eastAsia"/>
        </w:rPr>
        <w:t>。对于</w:t>
      </w:r>
      <w:r>
        <w:rPr>
          <w:rFonts w:hint="eastAsia"/>
        </w:rPr>
        <w:t>WD</w:t>
      </w:r>
      <w:r>
        <w:rPr>
          <w:rFonts w:hint="eastAsia"/>
        </w:rPr>
        <w:t>，</w:t>
      </w:r>
      <w:r w:rsidR="001958B8">
        <w:rPr>
          <w:noProof/>
          <w:position w:val="-14"/>
        </w:rPr>
        <w:object w:dxaOrig="901" w:dyaOrig="378" w14:anchorId="1BCCB864">
          <v:shape id="_x0000_i1202" type="#_x0000_t75" alt="" style="width:46.3pt;height:19.1pt;mso-width-percent:0;mso-height-percent:0;mso-width-percent:0;mso-height-percent:0" o:ole="">
            <v:imagedata r:id="rId224" o:title=""/>
          </v:shape>
          <o:OLEObject Type="Embed" ProgID="Equation.DSMT4" ShapeID="_x0000_i1202" DrawAspect="Content" ObjectID="_1743601333" r:id="rId225"/>
        </w:object>
      </w:r>
      <w:r>
        <w:rPr>
          <w:rFonts w:hint="eastAsia"/>
        </w:rPr>
        <w:t>可以表示为是一个变量为</w:t>
      </w:r>
      <w:r w:rsidR="001958B8">
        <w:rPr>
          <w:noProof/>
          <w:position w:val="-8"/>
        </w:rPr>
        <w:object w:dxaOrig="402" w:dyaOrig="257" w14:anchorId="03C51979">
          <v:shape id="_x0000_i1201" type="#_x0000_t75" alt="" style="width:19.1pt;height:13.2pt;mso-width-percent:0;mso-height-percent:0;mso-width-percent:0;mso-height-percent:0" o:ole="">
            <v:imagedata r:id="rId226" o:title=""/>
          </v:shape>
          <o:OLEObject Type="Embed" ProgID="Equation.DSMT4" ShapeID="_x0000_i1201" DrawAspect="Content" ObjectID="_1743601334" r:id="rId227"/>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ED5BD2">
        <w:t>[49]</w:t>
      </w:r>
      <w:r>
        <w:fldChar w:fldCharType="end"/>
      </w:r>
      <w:r>
        <w:rPr>
          <w:rFonts w:hint="eastAsia"/>
        </w:rPr>
        <w:t>，优化问题</w:t>
      </w:r>
      <w:r w:rsidR="001958B8">
        <w:rPr>
          <w:noProof/>
          <w:position w:val="-24"/>
        </w:rPr>
        <w:object w:dxaOrig="1722" w:dyaOrig="523" w14:anchorId="5CAA247B">
          <v:shape id="_x0000_i1200" type="#_x0000_t75" alt="" style="width:85.95pt;height:25.7pt;mso-width-percent:0;mso-height-percent:0;mso-width-percent:0;mso-height-percent:0" o:ole="">
            <v:imagedata r:id="rId228" o:title=""/>
          </v:shape>
          <o:OLEObject Type="Embed" ProgID="Equation.DSMT4" ShapeID="_x0000_i1200" DrawAspect="Content" ObjectID="_1743601335" r:id="rId229"/>
        </w:object>
      </w:r>
      <w:r>
        <w:rPr>
          <w:rFonts w:hint="eastAsia"/>
        </w:rPr>
        <w:t>和</w:t>
      </w:r>
      <w:r w:rsidR="001958B8">
        <w:rPr>
          <w:noProof/>
          <w:position w:val="-24"/>
        </w:rPr>
        <w:object w:dxaOrig="1545" w:dyaOrig="523" w14:anchorId="154186A7">
          <v:shape id="_x0000_i1199" type="#_x0000_t75" alt="" style="width:77.15pt;height:25.7pt;mso-width-percent:0;mso-height-percent:0;mso-width-percent:0;mso-height-percent:0" o:ole="">
            <v:imagedata r:id="rId230" o:title=""/>
          </v:shape>
          <o:OLEObject Type="Embed" ProgID="Equation.DSMT4" ShapeID="_x0000_i1199" DrawAspect="Content" ObjectID="_1743601336" r:id="rId231"/>
        </w:object>
      </w:r>
      <w:r>
        <w:rPr>
          <w:rFonts w:hint="eastAsia"/>
        </w:rPr>
        <w:t>都存在解析解。前者是一个具有参数</w:t>
      </w:r>
      <w:r w:rsidR="001958B8">
        <w:rPr>
          <w:noProof/>
          <w:position w:val="-12"/>
        </w:rPr>
        <w:object w:dxaOrig="1440" w:dyaOrig="362" w14:anchorId="0803ED98">
          <v:shape id="_x0000_i1198" type="#_x0000_t75" alt="" style="width:1in;height:16.9pt;mso-width-percent:0;mso-height-percent:0;mso-width-percent:0;mso-height-percent:0" o:ole="">
            <v:imagedata r:id="rId232" o:title=""/>
          </v:shape>
          <o:OLEObject Type="Embed" ProgID="Equation.DSMT4" ShapeID="_x0000_i1198" DrawAspect="Content" ObjectID="_1743601337" r:id="rId233"/>
        </w:object>
      </w:r>
      <w:r>
        <w:rPr>
          <w:rFonts w:hint="eastAsia"/>
        </w:rPr>
        <w:t>的代数公式，而后者是一个没有任何参数的代数公式。总之，不等式模型的解是合成信号情况下的代数不等式。</w:t>
      </w:r>
    </w:p>
    <w:p w14:paraId="39124E1C" w14:textId="77777777" w:rsidR="0071366A" w:rsidRDefault="00000000">
      <w:pPr>
        <w:pStyle w:val="3"/>
      </w:pPr>
      <w:bookmarkStart w:id="88" w:name="_Toc132982437"/>
      <w:r>
        <w:rPr>
          <w:rFonts w:hint="eastAsia"/>
        </w:rPr>
        <w:t>3</w:t>
      </w:r>
      <w:r>
        <w:t xml:space="preserve">.3.2 </w:t>
      </w:r>
      <w:r>
        <w:rPr>
          <w:rFonts w:hint="eastAsia"/>
        </w:rPr>
        <w:t>真实世界信号</w:t>
      </w:r>
      <w:bookmarkEnd w:id="88"/>
    </w:p>
    <w:p w14:paraId="0E4B5248" w14:textId="3AD0C0F0" w:rsidR="0071366A" w:rsidRDefault="00000000">
      <w:pPr>
        <w:ind w:firstLine="420"/>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ED5BD2">
        <w:t>[50]</w:t>
      </w:r>
      <w:r>
        <w:fldChar w:fldCharType="end"/>
      </w:r>
      <w:r>
        <w:rPr>
          <w:rFonts w:hint="eastAsia"/>
        </w:rPr>
        <w:t>，对于给定参数</w:t>
      </w:r>
      <w:r w:rsidR="001958B8">
        <w:rPr>
          <w:noProof/>
          <w:position w:val="-12"/>
        </w:rPr>
        <w:object w:dxaOrig="1440" w:dyaOrig="362" w14:anchorId="4FAE7634">
          <v:shape id="_x0000_i1197" type="#_x0000_t75" alt="" style="width:1in;height:16.9pt;mso-width-percent:0;mso-height-percent:0;mso-width-percent:0;mso-height-percent:0" o:ole="">
            <v:imagedata r:id="rId234" o:title=""/>
          </v:shape>
          <o:OLEObject Type="Embed" ProgID="Equation.DSMT4" ShapeID="_x0000_i1197" DrawAspect="Content" ObjectID="_1743601338" r:id="rId235"/>
        </w:object>
      </w:r>
      <w:r>
        <w:rPr>
          <w:rFonts w:hint="eastAsia"/>
        </w:rPr>
        <w:t>的</w:t>
      </w:r>
      <w:r w:rsidR="001958B8">
        <w:rPr>
          <w:noProof/>
          <w:position w:val="-24"/>
        </w:rPr>
        <w:object w:dxaOrig="1722" w:dyaOrig="523" w14:anchorId="35041930">
          <v:shape id="_x0000_i1196" type="#_x0000_t75" alt="" style="width:85.95pt;height:25.7pt;mso-width-percent:0;mso-height-percent:0;mso-width-percent:0;mso-height-percent:0" o:ole="">
            <v:imagedata r:id="rId236" o:title=""/>
          </v:shape>
          <o:OLEObject Type="Embed" ProgID="Equation.DSMT4" ShapeID="_x0000_i1196" DrawAspect="Content" ObjectID="_1743601339" r:id="rId237"/>
        </w:object>
      </w:r>
      <w:r>
        <w:rPr>
          <w:rFonts w:hint="eastAsia"/>
        </w:rPr>
        <w:t>优化问题存在算术解。类似地，对于</w:t>
      </w:r>
      <w:r w:rsidR="001958B8">
        <w:rPr>
          <w:noProof/>
          <w:position w:val="-24"/>
        </w:rPr>
        <w:object w:dxaOrig="1545" w:dyaOrig="523" w14:anchorId="20C38D0D">
          <v:shape id="_x0000_i1195" type="#_x0000_t75" alt="" style="width:77.15pt;height:25.7pt;mso-width-percent:0;mso-height-percent:0;mso-width-percent:0;mso-height-percent:0" o:ole="">
            <v:imagedata r:id="rId238" o:title=""/>
          </v:shape>
          <o:OLEObject Type="Embed" ProgID="Equation.DSMT4" ShapeID="_x0000_i1195" DrawAspect="Content" ObjectID="_1743601340" r:id="rId239"/>
        </w:object>
      </w:r>
      <w:r>
        <w:rPr>
          <w:rFonts w:hint="eastAsia"/>
        </w:rPr>
        <w:t>优化问题也存在算数解。遍历所有参数并检查不等式</w:t>
      </w:r>
      <w:r w:rsidR="00623D89">
        <w:rPr>
          <w:iCs/>
        </w:rPr>
        <w:t>(11)</w:t>
      </w:r>
      <w:r>
        <w:rPr>
          <w:rFonts w:hint="eastAsia"/>
          <w:iCs/>
        </w:rPr>
        <w:t>，会产生一个参数</w:t>
      </w:r>
      <w:r w:rsidR="001958B8">
        <w:rPr>
          <w:iCs/>
          <w:noProof/>
          <w:position w:val="-12"/>
        </w:rPr>
        <w:object w:dxaOrig="1440" w:dyaOrig="362" w14:anchorId="38F81CF5">
          <v:shape id="_x0000_i1194" type="#_x0000_t75" alt="" style="width:1in;height:16.9pt;mso-width-percent:0;mso-height-percent:0;mso-width-percent:0;mso-height-percent:0" o:ole="">
            <v:imagedata r:id="rId232" o:title=""/>
          </v:shape>
          <o:OLEObject Type="Embed" ProgID="Equation.DSMT4" ShapeID="_x0000_i1194" DrawAspect="Content" ObjectID="_1743601341" r:id="rId240"/>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ED5BD2">
        <w:rPr>
          <w:iCs/>
        </w:rPr>
        <w:t>[51]</w:t>
      </w:r>
      <w:r>
        <w:rPr>
          <w:iCs/>
        </w:rPr>
        <w:fldChar w:fldCharType="end"/>
      </w:r>
      <w:r>
        <w:rPr>
          <w:rFonts w:hint="eastAsia"/>
          <w:iCs/>
        </w:rPr>
        <w:t>的技术来获得一组具有代表性的实验点。简而言之，不等式模型的解是真实世界信号情况下的参数点集。</w:t>
      </w:r>
    </w:p>
    <w:p w14:paraId="50D1190E" w14:textId="77777777" w:rsidR="0071366A" w:rsidRDefault="00000000">
      <w:pPr>
        <w:pStyle w:val="1"/>
        <w:spacing w:before="156" w:after="156"/>
      </w:pPr>
      <w:bookmarkStart w:id="89" w:name="_Toc132982438"/>
      <w:r>
        <w:rPr>
          <w:rFonts w:hint="eastAsia"/>
        </w:rPr>
        <w:t>4</w:t>
      </w:r>
      <w:r>
        <w:t xml:space="preserve">. </w:t>
      </w:r>
      <w:r>
        <w:rPr>
          <w:rFonts w:hint="eastAsia"/>
        </w:rPr>
        <w:t>对含噪</w:t>
      </w:r>
      <w:r>
        <w:rPr>
          <w:rFonts w:hint="eastAsia"/>
        </w:rPr>
        <w:t>LFM</w:t>
      </w:r>
      <w:r>
        <w:rPr>
          <w:rFonts w:hint="eastAsia"/>
        </w:rPr>
        <w:t>信号的不等式模型</w:t>
      </w:r>
      <w:bookmarkEnd w:id="89"/>
    </w:p>
    <w:p w14:paraId="00BB14F7" w14:textId="77777777" w:rsidR="0071366A" w:rsidRDefault="00000000">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1958B8">
        <w:rPr>
          <w:noProof/>
          <w:position w:val="-24"/>
        </w:rPr>
        <w:object w:dxaOrig="1722" w:dyaOrig="523" w14:anchorId="1BAC299E">
          <v:shape id="_x0000_i1193" type="#_x0000_t75" alt="" style="width:85.95pt;height:25.7pt;mso-width-percent:0;mso-height-percent:0;mso-width-percent:0;mso-height-percent:0" o:ole="">
            <v:imagedata r:id="rId241" o:title=""/>
          </v:shape>
          <o:OLEObject Type="Embed" ProgID="Equation.DSMT4" ShapeID="_x0000_i1193" DrawAspect="Content" ObjectID="_1743601342" r:id="rId242"/>
        </w:object>
      </w:r>
      <w:r>
        <w:rPr>
          <w:rFonts w:hint="eastAsia"/>
        </w:rPr>
        <w:t>优化问题的解决方案；接着解出对于零期望平稳信号的期望问题</w:t>
      </w:r>
      <w:r w:rsidR="001958B8">
        <w:rPr>
          <w:noProof/>
          <w:position w:val="-38"/>
        </w:rPr>
        <w:object w:dxaOrig="2920" w:dyaOrig="700" w14:anchorId="4BCD760F">
          <v:shape id="_x0000_i1192" type="#_x0000_t75" alt="" style="width:146.2pt;height:36pt;mso-width-percent:0;mso-height-percent:0;mso-width-percent:0;mso-height-percent:0" o:ole="">
            <v:imagedata r:id="rId243" o:title=""/>
          </v:shape>
          <o:OLEObject Type="Embed" ProgID="Equation.DSMT4" ShapeID="_x0000_i1192" DrawAspect="Content" ObjectID="_1743601343" r:id="rId244"/>
        </w:object>
      </w:r>
      <w:r>
        <w:rPr>
          <w:rFonts w:hint="eastAsia"/>
        </w:rPr>
        <w:t>解；最后分别针对单分量和双分量情况解出不等式模型的解。</w:t>
      </w:r>
    </w:p>
    <w:p w14:paraId="154BDA4E" w14:textId="77777777" w:rsidR="0071366A" w:rsidRDefault="00000000">
      <w:pPr>
        <w:pStyle w:val="2"/>
        <w:spacing w:before="156" w:after="156"/>
      </w:pPr>
      <w:bookmarkStart w:id="90" w:name="_Toc132982439"/>
      <w:r>
        <w:rPr>
          <w:rFonts w:hint="eastAsia"/>
        </w:rPr>
        <w:lastRenderedPageBreak/>
        <w:t>4</w:t>
      </w:r>
      <w:r>
        <w:t xml:space="preserve">.1 </w:t>
      </w:r>
      <w:r>
        <w:rPr>
          <w:rFonts w:hint="eastAsia"/>
        </w:rPr>
        <w:t>单分量</w:t>
      </w:r>
      <w:r>
        <w:rPr>
          <w:rFonts w:hint="eastAsia"/>
        </w:rPr>
        <w:t>LFM</w:t>
      </w:r>
      <w:r>
        <w:rPr>
          <w:rFonts w:hint="eastAsia"/>
        </w:rPr>
        <w:t>信号的</w:t>
      </w:r>
      <w:r>
        <w:rPr>
          <w:rFonts w:hint="eastAsia"/>
        </w:rPr>
        <w:t>ICFWD</w:t>
      </w:r>
      <w:bookmarkEnd w:id="90"/>
    </w:p>
    <w:p w14:paraId="1A0295D0" w14:textId="77777777" w:rsidR="0071366A" w:rsidRDefault="00000000">
      <w:pPr>
        <w:ind w:firstLine="420"/>
      </w:pPr>
      <w:r>
        <w:rPr>
          <w:rFonts w:hint="eastAsia"/>
        </w:rPr>
        <w:t>本小节讨论了对于单分量</w:t>
      </w:r>
      <w:r>
        <w:rPr>
          <w:rFonts w:hint="eastAsia"/>
        </w:rPr>
        <w:t>LFM</w:t>
      </w:r>
      <w:r>
        <w:rPr>
          <w:rFonts w:hint="eastAsia"/>
        </w:rPr>
        <w:t>信号的优化问题</w:t>
      </w:r>
      <w:r w:rsidR="001958B8">
        <w:rPr>
          <w:noProof/>
          <w:position w:val="-24"/>
        </w:rPr>
        <w:object w:dxaOrig="1722" w:dyaOrig="523" w14:anchorId="459F4B7F">
          <v:shape id="_x0000_i1191" type="#_x0000_t75" alt="" style="width:85.95pt;height:25.7pt;mso-width-percent:0;mso-height-percent:0;mso-width-percent:0;mso-height-percent:0" o:ole="">
            <v:imagedata r:id="rId245" o:title=""/>
          </v:shape>
          <o:OLEObject Type="Embed" ProgID="Equation.DSMT4" ShapeID="_x0000_i1191" DrawAspect="Content" ObjectID="_1743601344" r:id="rId246"/>
        </w:object>
      </w:r>
      <w:r>
        <w:rPr>
          <w:rFonts w:hint="eastAsia"/>
        </w:rPr>
        <w:t>，该信号被定义为：</w:t>
      </w:r>
    </w:p>
    <w:p w14:paraId="40096655" w14:textId="386322B3" w:rsidR="0071366A" w:rsidRDefault="00000000">
      <w:pPr>
        <w:pStyle w:val="MTDisplayEquation"/>
      </w:pPr>
      <w:r>
        <w:tab/>
      </w:r>
      <w:r w:rsidR="001958B8">
        <w:rPr>
          <w:noProof/>
          <w:position w:val="-10"/>
        </w:rPr>
        <w:object w:dxaOrig="1440" w:dyaOrig="467" w14:anchorId="5DCCE197">
          <v:shape id="_x0000_i1190" type="#_x0000_t75" alt="" style="width:1in;height:23.5pt;mso-width-percent:0;mso-height-percent:0;mso-width-percent:0;mso-height-percent:0" o:ole="">
            <v:imagedata r:id="rId247" o:title=""/>
          </v:shape>
          <o:OLEObject Type="Embed" ProgID="Equation.DSMT4" ShapeID="_x0000_i1190" DrawAspect="Content" ObjectID="_1743601345"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12</w:instrText>
      </w:r>
      <w:r>
        <w:rPr>
          <w:noProof/>
        </w:rPr>
        <w:fldChar w:fldCharType="end"/>
      </w:r>
      <w:r>
        <w:instrText>)</w:instrText>
      </w:r>
      <w:r>
        <w:fldChar w:fldCharType="end"/>
      </w:r>
    </w:p>
    <w:p w14:paraId="05806081" w14:textId="1055048E" w:rsidR="0071366A" w:rsidRDefault="00000000">
      <w:pPr>
        <w:ind w:firstLineChars="0" w:firstLine="0"/>
      </w:pPr>
      <w:r>
        <w:rPr>
          <w:rFonts w:hint="eastAsia"/>
        </w:rPr>
        <w:t>其中，初始频率</w:t>
      </w:r>
      <w:r w:rsidR="001958B8">
        <w:rPr>
          <w:noProof/>
          <w:position w:val="-6"/>
        </w:rPr>
        <w:object w:dxaOrig="241" w:dyaOrig="225" w14:anchorId="02179926">
          <v:shape id="_x0000_i1189" type="#_x0000_t75" alt="" style="width:11.75pt;height:11.75pt;mso-width-percent:0;mso-height-percent:0;mso-width-percent:0;mso-height-percent:0" o:ole="">
            <v:imagedata r:id="rId249" o:title=""/>
          </v:shape>
          <o:OLEObject Type="Embed" ProgID="Equation.DSMT4" ShapeID="_x0000_i1189" DrawAspect="Content" ObjectID="_1743601346" r:id="rId250"/>
        </w:object>
      </w:r>
      <w:r>
        <w:rPr>
          <w:rFonts w:hint="eastAsia"/>
        </w:rPr>
        <w:t>是任意的，而频率</w:t>
      </w:r>
      <w:r w:rsidR="001958B8">
        <w:rPr>
          <w:noProof/>
          <w:position w:val="-10"/>
        </w:rPr>
        <w:object w:dxaOrig="603" w:dyaOrig="314" w14:anchorId="464C45F6">
          <v:shape id="_x0000_i1188" type="#_x0000_t75" alt="" style="width:29.4pt;height:16.15pt;mso-width-percent:0;mso-height-percent:0;mso-width-percent:0;mso-height-percent:0" o:ole="">
            <v:imagedata r:id="rId251" o:title=""/>
          </v:shape>
          <o:OLEObject Type="Embed" ProgID="Equation.DSMT4" ShapeID="_x0000_i1188" DrawAspect="Content" ObjectID="_1743601347" r:id="rId252"/>
        </w:object>
      </w:r>
      <w:r>
        <w:rPr>
          <w:rFonts w:hint="eastAsia"/>
        </w:rPr>
        <w:t>。</w:t>
      </w:r>
    </w:p>
    <w:p w14:paraId="6BCB4C31" w14:textId="77777777" w:rsidR="0071366A" w:rsidRDefault="00000000">
      <w:pPr>
        <w:ind w:firstLineChars="0" w:firstLine="0"/>
      </w:pPr>
      <w:r>
        <w:tab/>
      </w:r>
      <w:r>
        <w:rPr>
          <w:rFonts w:hint="eastAsia"/>
        </w:rPr>
        <w:t>用</w:t>
      </w:r>
      <w:r w:rsidR="001958B8">
        <w:rPr>
          <w:noProof/>
          <w:position w:val="-6"/>
        </w:rPr>
        <w:object w:dxaOrig="225" w:dyaOrig="282" w14:anchorId="2E3965C2">
          <v:shape id="_x0000_i1187" type="#_x0000_t75" alt="" style="width:11.75pt;height:13.95pt;mso-width-percent:0;mso-height-percent:0;mso-width-percent:0;mso-height-percent:0" o:ole="">
            <v:imagedata r:id="rId253" o:title=""/>
          </v:shape>
          <o:OLEObject Type="Embed" ProgID="Equation.DSMT4" ShapeID="_x0000_i1187" DrawAspect="Content" ObjectID="_1743601348" r:id="rId254"/>
        </w:object>
      </w:r>
      <w:r>
        <w:rPr>
          <w:rFonts w:hint="eastAsia"/>
        </w:rPr>
        <w:t>表示</w:t>
      </w:r>
      <w:r>
        <w:rPr>
          <w:rFonts w:hint="eastAsia"/>
        </w:rPr>
        <w:t>Dirac</w:t>
      </w:r>
      <w:r>
        <w:t>delta</w:t>
      </w:r>
      <w:r>
        <w:rPr>
          <w:rFonts w:hint="eastAsia"/>
        </w:rPr>
        <w:t>算子。那么，单分量</w:t>
      </w:r>
      <w:r>
        <w:rPr>
          <w:rFonts w:hint="eastAsia"/>
        </w:rPr>
        <w:t>LFM</w:t>
      </w:r>
      <w:r>
        <w:rPr>
          <w:rFonts w:hint="eastAsia"/>
        </w:rPr>
        <w:t>信号</w:t>
      </w:r>
      <w:r w:rsidR="001958B8">
        <w:rPr>
          <w:noProof/>
          <w:position w:val="-10"/>
        </w:rPr>
        <w:object w:dxaOrig="483" w:dyaOrig="314" w14:anchorId="3CEAEC16">
          <v:shape id="_x0000_i1186" type="#_x0000_t75" alt="" style="width:23.5pt;height:16.15pt;mso-width-percent:0;mso-height-percent:0;mso-width-percent:0;mso-height-percent:0" o:ole="">
            <v:imagedata r:id="rId255" o:title=""/>
          </v:shape>
          <o:OLEObject Type="Embed" ProgID="Equation.DSMT4" ShapeID="_x0000_i1186" DrawAspect="Content" ObjectID="_1743601349" r:id="rId256"/>
        </w:object>
      </w:r>
      <w:r>
        <w:rPr>
          <w:rFonts w:hint="eastAsia"/>
        </w:rPr>
        <w:t>的</w:t>
      </w:r>
      <w:r>
        <w:rPr>
          <w:rFonts w:hint="eastAsia"/>
        </w:rPr>
        <w:t>ICFWD</w:t>
      </w:r>
      <w:r>
        <w:rPr>
          <w:rFonts w:hint="eastAsia"/>
        </w:rPr>
        <w:t>的振幅可以产生一个脉冲：</w:t>
      </w:r>
    </w:p>
    <w:p w14:paraId="7B73030D" w14:textId="6F8E534C" w:rsidR="0071366A" w:rsidRDefault="00000000">
      <w:pPr>
        <w:pStyle w:val="MTDisplayEquation"/>
      </w:pPr>
      <w:r>
        <w:tab/>
      </w:r>
      <w:r w:rsidR="001958B8">
        <w:rPr>
          <w:noProof/>
          <w:position w:val="-34"/>
        </w:rPr>
        <w:object w:dxaOrig="4417" w:dyaOrig="796" w14:anchorId="52BF1F93">
          <v:shape id="_x0000_i1185" type="#_x0000_t75" alt="" style="width:221.15pt;height:39.65pt;mso-width-percent:0;mso-height-percent:0;mso-width-percent:0;mso-height-percent:0" o:ole="">
            <v:imagedata r:id="rId257" o:title=""/>
          </v:shape>
          <o:OLEObject Type="Embed" ProgID="Equation.DSMT4" ShapeID="_x0000_i1185" DrawAspect="Content" ObjectID="_1743601350"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13</w:instrText>
      </w:r>
      <w:r>
        <w:rPr>
          <w:noProof/>
        </w:rPr>
        <w:fldChar w:fldCharType="end"/>
      </w:r>
      <w:r>
        <w:instrText>)</w:instrText>
      </w:r>
      <w:r>
        <w:fldChar w:fldCharType="end"/>
      </w:r>
    </w:p>
    <w:p w14:paraId="7B7D9926" w14:textId="77777777" w:rsidR="0071366A" w:rsidRDefault="00000000">
      <w:pPr>
        <w:ind w:firstLineChars="0" w:firstLine="0"/>
      </w:pPr>
      <w:r>
        <w:rPr>
          <w:rFonts w:hint="eastAsia"/>
        </w:rPr>
        <w:t>其中，</w:t>
      </w:r>
      <w:r w:rsidR="001958B8">
        <w:rPr>
          <w:noProof/>
          <w:position w:val="-30"/>
        </w:rPr>
        <w:object w:dxaOrig="1400" w:dyaOrig="676" w14:anchorId="73A54427">
          <v:shape id="_x0000_i1184" type="#_x0000_t75" alt="" style="width:69.05pt;height:33.8pt;mso-width-percent:0;mso-height-percent:0;mso-width-percent:0;mso-height-percent:0" o:ole="">
            <v:imagedata r:id="rId259" o:title=""/>
          </v:shape>
          <o:OLEObject Type="Embed" ProgID="Equation.DSMT4" ShapeID="_x0000_i1184" DrawAspect="Content" ObjectID="_1743601351" r:id="rId260"/>
        </w:object>
      </w:r>
      <w:r>
        <w:rPr>
          <w:rFonts w:hint="eastAsia"/>
        </w:rPr>
        <w:t>。这里的</w:t>
      </w:r>
      <w:r>
        <w:rPr>
          <w:rFonts w:hint="eastAsia"/>
        </w:rPr>
        <w:t>LCT</w:t>
      </w:r>
      <w:r>
        <w:rPr>
          <w:rFonts w:hint="eastAsia"/>
        </w:rPr>
        <w:t>自由参数也必须满足两个约束条件：</w:t>
      </w:r>
      <w:r w:rsidR="001958B8">
        <w:rPr>
          <w:noProof/>
          <w:position w:val="-12"/>
        </w:rPr>
        <w:object w:dxaOrig="1303" w:dyaOrig="362" w14:anchorId="6CAE4F3A">
          <v:shape id="_x0000_i1183" type="#_x0000_t75" alt="" style="width:65.4pt;height:16.9pt;mso-width-percent:0;mso-height-percent:0;mso-width-percent:0;mso-height-percent:0" o:ole="">
            <v:imagedata r:id="rId261" o:title=""/>
          </v:shape>
          <o:OLEObject Type="Embed" ProgID="Equation.DSMT4" ShapeID="_x0000_i1183" DrawAspect="Content" ObjectID="_1743601352" r:id="rId262"/>
        </w:object>
      </w:r>
      <w:r>
        <w:rPr>
          <w:rFonts w:hint="eastAsia"/>
        </w:rPr>
        <w:t>和</w:t>
      </w:r>
      <w:r w:rsidR="001958B8">
        <w:rPr>
          <w:noProof/>
          <w:position w:val="-30"/>
        </w:rPr>
        <w:object w:dxaOrig="1995" w:dyaOrig="676" w14:anchorId="1E35777F">
          <v:shape id="_x0000_i1182" type="#_x0000_t75" alt="" style="width:98.45pt;height:33.8pt;mso-width-percent:0;mso-height-percent:0;mso-width-percent:0;mso-height-percent:0" o:ole="">
            <v:imagedata r:id="rId263" o:title=""/>
          </v:shape>
          <o:OLEObject Type="Embed" ProgID="Equation.DSMT4" ShapeID="_x0000_i1182" DrawAspect="Content" ObjectID="_1743601353" r:id="rId264"/>
        </w:object>
      </w:r>
      <w:r>
        <w:rPr>
          <w:rFonts w:hint="eastAsia"/>
        </w:rPr>
        <w:t>。</w:t>
      </w:r>
    </w:p>
    <w:p w14:paraId="093FC764" w14:textId="24FA4AC4" w:rsidR="0071366A" w:rsidRDefault="00000000">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中可以找到优化问题的解为：</w:t>
      </w:r>
    </w:p>
    <w:p w14:paraId="6ED0F628" w14:textId="61CC6A54" w:rsidR="0071366A" w:rsidRDefault="00000000">
      <w:pPr>
        <w:pStyle w:val="MTDisplayEquation"/>
      </w:pPr>
      <w:r>
        <w:tab/>
      </w:r>
      <w:r w:rsidR="001958B8">
        <w:rPr>
          <w:noProof/>
          <w:position w:val="-24"/>
        </w:rPr>
        <w:object w:dxaOrig="2960" w:dyaOrig="523" w14:anchorId="5AB23B7F">
          <v:shape id="_x0000_i1181" type="#_x0000_t75" alt="" style="width:147.65pt;height:25.7pt;mso-width-percent:0;mso-height-percent:0;mso-width-percent:0;mso-height-percent:0" o:ole="">
            <v:imagedata r:id="rId265" o:title=""/>
          </v:shape>
          <o:OLEObject Type="Embed" ProgID="Equation.DSMT4" ShapeID="_x0000_i1181" DrawAspect="Content" ObjectID="_1743601354"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542343"/>
      <w:r>
        <w:instrText>(</w:instrText>
      </w:r>
      <w:r>
        <w:fldChar w:fldCharType="begin"/>
      </w:r>
      <w:r>
        <w:instrText xml:space="preserve"> SEQ MTEqn \c \* Arabic \* MERGEFORMAT </w:instrText>
      </w:r>
      <w:r>
        <w:fldChar w:fldCharType="separate"/>
      </w:r>
      <w:r w:rsidR="00ED5BD2">
        <w:rPr>
          <w:noProof/>
        </w:rPr>
        <w:instrText>14</w:instrText>
      </w:r>
      <w:r>
        <w:rPr>
          <w:noProof/>
        </w:rPr>
        <w:fldChar w:fldCharType="end"/>
      </w:r>
      <w:r>
        <w:instrText>)</w:instrText>
      </w:r>
      <w:bookmarkEnd w:id="91"/>
      <w:r>
        <w:fldChar w:fldCharType="end"/>
      </w:r>
    </w:p>
    <w:p w14:paraId="3034A8AA" w14:textId="77777777" w:rsidR="0071366A" w:rsidRDefault="00000000">
      <w:pPr>
        <w:pStyle w:val="2"/>
        <w:spacing w:before="156" w:after="156"/>
      </w:pPr>
      <w:bookmarkStart w:id="92" w:name="_Toc132982440"/>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92"/>
    </w:p>
    <w:p w14:paraId="6F375586" w14:textId="77777777" w:rsidR="0071366A" w:rsidRDefault="00000000">
      <w:pPr>
        <w:ind w:firstLine="420"/>
      </w:pPr>
      <w:r>
        <w:rPr>
          <w:rFonts w:hint="eastAsia"/>
        </w:rPr>
        <w:t>本小节讨论了对于双分量</w:t>
      </w:r>
      <w:r>
        <w:rPr>
          <w:rFonts w:hint="eastAsia"/>
        </w:rPr>
        <w:t>LFM</w:t>
      </w:r>
      <w:r>
        <w:rPr>
          <w:rFonts w:hint="eastAsia"/>
        </w:rPr>
        <w:t>信号的优化问题</w:t>
      </w:r>
      <w:r w:rsidR="001958B8">
        <w:rPr>
          <w:noProof/>
          <w:position w:val="-24"/>
        </w:rPr>
        <w:object w:dxaOrig="1722" w:dyaOrig="523" w14:anchorId="0FCC7EAB">
          <v:shape id="_x0000_i1180" type="#_x0000_t75" alt="" style="width:85.95pt;height:25.7pt;mso-width-percent:0;mso-height-percent:0;mso-width-percent:0;mso-height-percent:0" o:ole="">
            <v:imagedata r:id="rId245" o:title=""/>
          </v:shape>
          <o:OLEObject Type="Embed" ProgID="Equation.DSMT4" ShapeID="_x0000_i1180" DrawAspect="Content" ObjectID="_1743601355" r:id="rId267"/>
        </w:object>
      </w:r>
      <w:r>
        <w:rPr>
          <w:rFonts w:hint="eastAsia"/>
        </w:rPr>
        <w:t>，该信号被定义为：</w:t>
      </w:r>
    </w:p>
    <w:p w14:paraId="3A05822E" w14:textId="08F98942" w:rsidR="0071366A" w:rsidRDefault="00000000">
      <w:pPr>
        <w:pStyle w:val="MTDisplayEquation"/>
      </w:pPr>
      <w:r>
        <w:tab/>
      </w:r>
      <w:r w:rsidR="001958B8">
        <w:rPr>
          <w:noProof/>
          <w:position w:val="-10"/>
        </w:rPr>
        <w:object w:dxaOrig="3620" w:dyaOrig="467" w14:anchorId="5DE761A8">
          <v:shape id="_x0000_i1179" type="#_x0000_t75" alt="" style="width:180pt;height:23.5pt;mso-width-percent:0;mso-height-percent:0;mso-width-percent:0;mso-height-percent:0" o:ole="">
            <v:imagedata r:id="rId268" o:title=""/>
          </v:shape>
          <o:OLEObject Type="Embed" ProgID="Equation.DSMT4" ShapeID="_x0000_i1179" DrawAspect="Content" ObjectID="_1743601356"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15</w:instrText>
      </w:r>
      <w:r>
        <w:rPr>
          <w:noProof/>
        </w:rPr>
        <w:fldChar w:fldCharType="end"/>
      </w:r>
      <w:r>
        <w:instrText>)</w:instrText>
      </w:r>
      <w:r>
        <w:fldChar w:fldCharType="end"/>
      </w:r>
    </w:p>
    <w:p w14:paraId="613B7A32" w14:textId="77777777" w:rsidR="0071366A" w:rsidRDefault="00000000">
      <w:pPr>
        <w:ind w:firstLineChars="0" w:firstLine="0"/>
      </w:pPr>
      <w:r>
        <w:rPr>
          <w:rFonts w:hint="eastAsia"/>
        </w:rPr>
        <w:t>其中，</w:t>
      </w:r>
      <w:r w:rsidR="001958B8">
        <w:rPr>
          <w:noProof/>
          <w:position w:val="-10"/>
        </w:rPr>
        <w:object w:dxaOrig="853" w:dyaOrig="378" w14:anchorId="2466F3AF">
          <v:shape id="_x0000_i1178" type="#_x0000_t75" alt="" style="width:42.6pt;height:19.1pt;mso-width-percent:0;mso-height-percent:0;mso-width-percent:0;mso-height-percent:0" o:ole="">
            <v:imagedata r:id="rId270" o:title=""/>
          </v:shape>
          <o:OLEObject Type="Embed" ProgID="Equation.DSMT4" ShapeID="_x0000_i1178" DrawAspect="Content" ObjectID="_1743601357" r:id="rId271"/>
        </w:object>
      </w:r>
      <w:r>
        <w:rPr>
          <w:rFonts w:hint="eastAsia"/>
        </w:rPr>
        <w:t>和</w:t>
      </w:r>
      <w:r w:rsidR="001958B8">
        <w:rPr>
          <w:noProof/>
          <w:position w:val="-10"/>
        </w:rPr>
        <w:object w:dxaOrig="660" w:dyaOrig="378" w14:anchorId="61C06F74">
          <v:shape id="_x0000_i1177" type="#_x0000_t75" alt="" style="width:32.35pt;height:19.1pt;mso-width-percent:0;mso-height-percent:0;mso-width-percent:0;mso-height-percent:0" o:ole="">
            <v:imagedata r:id="rId272" o:title=""/>
          </v:shape>
          <o:OLEObject Type="Embed" ProgID="Equation.DSMT4" ShapeID="_x0000_i1177" DrawAspect="Content" ObjectID="_1743601358" r:id="rId273"/>
        </w:object>
      </w:r>
      <w:r>
        <w:rPr>
          <w:rFonts w:hint="eastAsia"/>
        </w:rPr>
        <w:t>。</w:t>
      </w:r>
    </w:p>
    <w:p w14:paraId="0784DAB6" w14:textId="77777777" w:rsidR="0071366A" w:rsidRDefault="00000000">
      <w:pPr>
        <w:ind w:firstLineChars="0" w:firstLine="0"/>
      </w:pPr>
      <w:r>
        <w:tab/>
      </w:r>
      <w:r>
        <w:rPr>
          <w:rFonts w:hint="eastAsia"/>
        </w:rPr>
        <w:t>ICFWD</w:t>
      </w:r>
      <w:r>
        <w:rPr>
          <w:rFonts w:hint="eastAsia"/>
        </w:rPr>
        <w:t>的双线性性质意味着双分量</w:t>
      </w:r>
      <w:r>
        <w:rPr>
          <w:rFonts w:hint="eastAsia"/>
        </w:rPr>
        <w:t>LFM</w:t>
      </w:r>
      <w:r>
        <w:rPr>
          <w:rFonts w:hint="eastAsia"/>
        </w:rPr>
        <w:t>信号</w:t>
      </w:r>
      <w:r w:rsidR="001958B8">
        <w:rPr>
          <w:noProof/>
          <w:position w:val="-10"/>
        </w:rPr>
        <w:object w:dxaOrig="483" w:dyaOrig="314" w14:anchorId="25D2EBCF">
          <v:shape id="_x0000_i1176" type="#_x0000_t75" alt="" style="width:23.5pt;height:16.15pt;mso-width-percent:0;mso-height-percent:0;mso-width-percent:0;mso-height-percent:0" o:ole="">
            <v:imagedata r:id="rId274" o:title=""/>
          </v:shape>
          <o:OLEObject Type="Embed" ProgID="Equation.DSMT4" ShapeID="_x0000_i1176" DrawAspect="Content" ObjectID="_1743601359" r:id="rId275"/>
        </w:object>
      </w:r>
      <w:r>
        <w:rPr>
          <w:rFonts w:hint="eastAsia"/>
        </w:rPr>
        <w:t>的</w:t>
      </w:r>
      <w:r>
        <w:rPr>
          <w:rFonts w:hint="eastAsia"/>
        </w:rPr>
        <w:t>ICFWD</w:t>
      </w:r>
      <w:r>
        <w:rPr>
          <w:rFonts w:hint="eastAsia"/>
        </w:rPr>
        <w:t>可以被扩展为：</w:t>
      </w:r>
    </w:p>
    <w:p w14:paraId="62D9E97D" w14:textId="420E0E02" w:rsidR="0071366A" w:rsidRDefault="00000000">
      <w:pPr>
        <w:pStyle w:val="MTDisplayEquation"/>
      </w:pPr>
      <w:r>
        <w:tab/>
      </w:r>
      <w:r w:rsidR="001958B8">
        <w:rPr>
          <w:noProof/>
          <w:position w:val="-14"/>
        </w:rPr>
        <w:object w:dxaOrig="4859" w:dyaOrig="402" w14:anchorId="272FA44E">
          <v:shape id="_x0000_i1175" type="#_x0000_t75" alt="" style="width:241.7pt;height:19.1pt;mso-width-percent:0;mso-height-percent:0;mso-width-percent:0;mso-height-percent:0" o:ole="">
            <v:imagedata r:id="rId276" o:title=""/>
          </v:shape>
          <o:OLEObject Type="Embed" ProgID="Equation.DSMT4" ShapeID="_x0000_i1175" DrawAspect="Content" ObjectID="_1743601360"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787968"/>
      <w:r>
        <w:instrText>(</w:instrText>
      </w:r>
      <w:r>
        <w:fldChar w:fldCharType="begin"/>
      </w:r>
      <w:r>
        <w:instrText xml:space="preserve"> SEQ MTEqn \c \* Arabic \* MERGEFORMAT </w:instrText>
      </w:r>
      <w:r>
        <w:fldChar w:fldCharType="separate"/>
      </w:r>
      <w:r w:rsidR="00ED5BD2">
        <w:rPr>
          <w:noProof/>
        </w:rPr>
        <w:instrText>16</w:instrText>
      </w:r>
      <w:r>
        <w:rPr>
          <w:noProof/>
        </w:rPr>
        <w:fldChar w:fldCharType="end"/>
      </w:r>
      <w:r>
        <w:instrText>)</w:instrText>
      </w:r>
      <w:bookmarkEnd w:id="93"/>
      <w:r>
        <w:fldChar w:fldCharType="end"/>
      </w:r>
    </w:p>
    <w:p w14:paraId="7EF8E402" w14:textId="77777777" w:rsidR="0071366A" w:rsidRDefault="00000000">
      <w:pPr>
        <w:ind w:firstLineChars="0" w:firstLine="0"/>
      </w:pPr>
      <w:r>
        <w:rPr>
          <w:rFonts w:hint="eastAsia"/>
        </w:rPr>
        <w:t>其中，</w:t>
      </w:r>
      <w:r w:rsidR="001958B8">
        <w:rPr>
          <w:noProof/>
          <w:position w:val="-14"/>
        </w:rPr>
        <w:object w:dxaOrig="1094" w:dyaOrig="402" w14:anchorId="3CF95B24">
          <v:shape id="_x0000_i1174" type="#_x0000_t75" alt="" style="width:55.1pt;height:19.1pt;mso-width-percent:0;mso-height-percent:0;mso-width-percent:0;mso-height-percent:0" o:ole="">
            <v:imagedata r:id="rId278" o:title=""/>
          </v:shape>
          <o:OLEObject Type="Embed" ProgID="Equation.DSMT4" ShapeID="_x0000_i1174" DrawAspect="Content" ObjectID="_1743601361" r:id="rId279"/>
        </w:object>
      </w:r>
      <w:r>
        <w:rPr>
          <w:rFonts w:hint="eastAsia"/>
        </w:rPr>
        <w:t>和</w:t>
      </w:r>
      <w:r w:rsidR="001958B8">
        <w:rPr>
          <w:noProof/>
          <w:position w:val="-14"/>
        </w:rPr>
        <w:object w:dxaOrig="1094" w:dyaOrig="402" w14:anchorId="1077AFB6">
          <v:shape id="_x0000_i1173" type="#_x0000_t75" alt="" style="width:55.1pt;height:19.1pt;mso-width-percent:0;mso-height-percent:0;mso-width-percent:0;mso-height-percent:0" o:ole="">
            <v:imagedata r:id="rId280" o:title=""/>
          </v:shape>
          <o:OLEObject Type="Embed" ProgID="Equation.DSMT4" ShapeID="_x0000_i1173" DrawAspect="Content" ObjectID="_1743601362" r:id="rId281"/>
        </w:object>
      </w:r>
      <w:r>
        <w:rPr>
          <w:rFonts w:hint="eastAsia"/>
        </w:rPr>
        <w:t>为两个自动项；</w:t>
      </w:r>
      <w:r w:rsidR="001958B8">
        <w:rPr>
          <w:noProof/>
          <w:position w:val="-14"/>
        </w:rPr>
        <w:object w:dxaOrig="1094" w:dyaOrig="402" w14:anchorId="33CFD000">
          <v:shape id="_x0000_i1172" type="#_x0000_t75" alt="" style="width:55.1pt;height:19.1pt;mso-width-percent:0;mso-height-percent:0;mso-width-percent:0;mso-height-percent:0" o:ole="">
            <v:imagedata r:id="rId282" o:title=""/>
          </v:shape>
          <o:OLEObject Type="Embed" ProgID="Equation.DSMT4" ShapeID="_x0000_i1172" DrawAspect="Content" ObjectID="_1743601363" r:id="rId283"/>
        </w:object>
      </w:r>
      <w:r>
        <w:rPr>
          <w:rFonts w:hint="eastAsia"/>
        </w:rPr>
        <w:t>和</w:t>
      </w:r>
      <w:r w:rsidR="001958B8">
        <w:rPr>
          <w:noProof/>
          <w:position w:val="-14"/>
        </w:rPr>
        <w:object w:dxaOrig="1094" w:dyaOrig="402" w14:anchorId="34999512">
          <v:shape id="_x0000_i1171" type="#_x0000_t75" alt="" style="width:55.1pt;height:19.1pt;mso-width-percent:0;mso-height-percent:0;mso-width-percent:0;mso-height-percent:0" o:ole="">
            <v:imagedata r:id="rId284" o:title=""/>
          </v:shape>
          <o:OLEObject Type="Embed" ProgID="Equation.DSMT4" ShapeID="_x0000_i1171" DrawAspect="Content" ObjectID="_1743601364" r:id="rId285"/>
        </w:object>
      </w:r>
      <w:r>
        <w:rPr>
          <w:rFonts w:hint="eastAsia"/>
        </w:rPr>
        <w:t>为交叉项，它们分别为：</w:t>
      </w:r>
    </w:p>
    <w:p w14:paraId="2FAFF20B" w14:textId="11E302E5" w:rsidR="0071366A" w:rsidRDefault="00000000">
      <w:pPr>
        <w:pStyle w:val="MTDisplayEquation"/>
      </w:pPr>
      <w:r>
        <w:tab/>
      </w:r>
      <w:r w:rsidR="001958B8">
        <w:rPr>
          <w:noProof/>
          <w:position w:val="-28"/>
        </w:rPr>
        <w:object w:dxaOrig="4875" w:dyaOrig="676" w14:anchorId="07F2B38C">
          <v:shape id="_x0000_i1170" type="#_x0000_t75" alt="" style="width:244.65pt;height:33.8pt;mso-width-percent:0;mso-height-percent:0;mso-width-percent:0;mso-height-percent:0" o:ole="">
            <v:imagedata r:id="rId286" o:title=""/>
          </v:shape>
          <o:OLEObject Type="Embed" ProgID="Equation.DSMT4" ShapeID="_x0000_i1170" DrawAspect="Content" ObjectID="_1743601365"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17</w:instrText>
      </w:r>
      <w:r>
        <w:rPr>
          <w:noProof/>
        </w:rPr>
        <w:fldChar w:fldCharType="end"/>
      </w:r>
      <w:r>
        <w:instrText>)</w:instrText>
      </w:r>
      <w:r>
        <w:fldChar w:fldCharType="end"/>
      </w:r>
    </w:p>
    <w:p w14:paraId="45A88F45" w14:textId="71F6352F" w:rsidR="0071366A" w:rsidRDefault="00000000">
      <w:pPr>
        <w:pStyle w:val="MTDisplayEquation"/>
      </w:pPr>
      <w:r>
        <w:tab/>
      </w:r>
      <w:r w:rsidR="001958B8">
        <w:rPr>
          <w:noProof/>
          <w:position w:val="-28"/>
        </w:rPr>
        <w:object w:dxaOrig="4875" w:dyaOrig="676" w14:anchorId="5D8ADAAB">
          <v:shape id="_x0000_i1169" type="#_x0000_t75" alt="" style="width:244.65pt;height:33.8pt;mso-width-percent:0;mso-height-percent:0;mso-width-percent:0;mso-height-percent:0" o:ole="">
            <v:imagedata r:id="rId288" o:title=""/>
          </v:shape>
          <o:OLEObject Type="Embed" ProgID="Equation.DSMT4" ShapeID="_x0000_i1169" DrawAspect="Content" ObjectID="_1743601366" r:id="rId2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18</w:instrText>
      </w:r>
      <w:r>
        <w:rPr>
          <w:noProof/>
        </w:rPr>
        <w:fldChar w:fldCharType="end"/>
      </w:r>
      <w:r>
        <w:instrText>)</w:instrText>
      </w:r>
      <w:r>
        <w:fldChar w:fldCharType="end"/>
      </w:r>
    </w:p>
    <w:p w14:paraId="3742F880" w14:textId="77777777" w:rsidR="0071366A" w:rsidRDefault="00000000">
      <w:pPr>
        <w:ind w:firstLine="420"/>
      </w:pPr>
      <w:r>
        <w:rPr>
          <w:rFonts w:hint="eastAsia"/>
        </w:rPr>
        <w:lastRenderedPageBreak/>
        <w:t>这其中的</w:t>
      </w:r>
      <w:r w:rsidR="001958B8">
        <w:rPr>
          <w:noProof/>
          <w:position w:val="-14"/>
        </w:rPr>
        <w:object w:dxaOrig="402" w:dyaOrig="418" w14:anchorId="5D482204">
          <v:shape id="_x0000_i1168" type="#_x0000_t75" alt="" style="width:19.1pt;height:20.55pt;mso-width-percent:0;mso-height-percent:0;mso-width-percent:0;mso-height-percent:0" o:ole="">
            <v:imagedata r:id="rId290" o:title=""/>
          </v:shape>
          <o:OLEObject Type="Embed" ProgID="Equation.DSMT4" ShapeID="_x0000_i1168" DrawAspect="Content" ObjectID="_1743601367" r:id="rId291"/>
        </w:object>
      </w:r>
      <w:r>
        <w:rPr>
          <w:rFonts w:hint="eastAsia"/>
        </w:rPr>
        <w:t>和</w:t>
      </w:r>
      <w:r w:rsidR="001958B8">
        <w:rPr>
          <w:noProof/>
          <w:position w:val="-14"/>
        </w:rPr>
        <w:object w:dxaOrig="402" w:dyaOrig="402" w14:anchorId="05B4E16C">
          <v:shape id="_x0000_i1167" type="#_x0000_t75" alt="" style="width:19.1pt;height:19.1pt;mso-width-percent:0;mso-height-percent:0;mso-width-percent:0;mso-height-percent:0" o:ole="">
            <v:imagedata r:id="rId292" o:title=""/>
          </v:shape>
          <o:OLEObject Type="Embed" ProgID="Equation.DSMT4" ShapeID="_x0000_i1167" DrawAspect="Content" ObjectID="_1743601368" r:id="rId293"/>
        </w:object>
      </w:r>
      <w:r>
        <w:rPr>
          <w:rFonts w:hint="eastAsia"/>
        </w:rPr>
        <w:t>分别表示</w:t>
      </w:r>
      <w:r w:rsidR="001958B8">
        <w:rPr>
          <w:noProof/>
          <w:position w:val="-10"/>
        </w:rPr>
        <w:object w:dxaOrig="225" w:dyaOrig="314" w14:anchorId="3EFB8C9E">
          <v:shape id="_x0000_i1166" type="#_x0000_t75" alt="" style="width:11.75pt;height:16.15pt;mso-width-percent:0;mso-height-percent:0;mso-width-percent:0;mso-height-percent:0" o:ole="">
            <v:imagedata r:id="rId294" o:title=""/>
          </v:shape>
          <o:OLEObject Type="Embed" ProgID="Equation.DSMT4" ShapeID="_x0000_i1166" DrawAspect="Content" ObjectID="_1743601369" r:id="rId295"/>
        </w:object>
      </w:r>
      <w:r>
        <w:rPr>
          <w:rFonts w:hint="eastAsia"/>
        </w:rPr>
        <w:t>和</w:t>
      </w:r>
      <w:r w:rsidR="001958B8">
        <w:rPr>
          <w:noProof/>
          <w:position w:val="-10"/>
        </w:rPr>
        <w:object w:dxaOrig="225" w:dyaOrig="314" w14:anchorId="4C985F91">
          <v:shape id="_x0000_i1165" type="#_x0000_t75" alt="" style="width:11.75pt;height:16.15pt;mso-width-percent:0;mso-height-percent:0;mso-width-percent:0;mso-height-percent:0" o:ole="">
            <v:imagedata r:id="rId296" o:title=""/>
          </v:shape>
          <o:OLEObject Type="Embed" ProgID="Equation.DSMT4" ShapeID="_x0000_i1165" DrawAspect="Content" ObjectID="_1743601370" r:id="rId297"/>
        </w:object>
      </w:r>
      <w:r>
        <w:rPr>
          <w:rFonts w:hint="eastAsia"/>
        </w:rPr>
        <w:t>带有参数矩阵</w:t>
      </w:r>
      <w:r w:rsidR="001958B8">
        <w:rPr>
          <w:noProof/>
          <w:position w:val="-12"/>
        </w:rPr>
        <w:object w:dxaOrig="314" w:dyaOrig="362" w14:anchorId="215C6785">
          <v:shape id="_x0000_i1164" type="#_x0000_t75" alt="" style="width:16.15pt;height:16.9pt;mso-width-percent:0;mso-height-percent:0;mso-width-percent:0;mso-height-percent:0" o:ole="">
            <v:imagedata r:id="rId298" o:title=""/>
          </v:shape>
          <o:OLEObject Type="Embed" ProgID="Equation.DSMT4" ShapeID="_x0000_i1164" DrawAspect="Content" ObjectID="_1743601371" r:id="rId299"/>
        </w:object>
      </w:r>
      <w:r>
        <w:rPr>
          <w:rFonts w:hint="eastAsia"/>
        </w:rPr>
        <w:t>的</w:t>
      </w:r>
      <w:r>
        <w:rPr>
          <w:rFonts w:hint="eastAsia"/>
        </w:rPr>
        <w:t>LCT</w:t>
      </w:r>
      <w:r>
        <w:rPr>
          <w:rFonts w:hint="eastAsia"/>
        </w:rPr>
        <w:t>。</w:t>
      </w:r>
    </w:p>
    <w:p w14:paraId="08E8CA30" w14:textId="77777777" w:rsidR="0071366A" w:rsidRDefault="00000000">
      <w:pPr>
        <w:ind w:firstLine="420"/>
      </w:pPr>
      <w:r>
        <w:tab/>
      </w:r>
      <w:r>
        <w:rPr>
          <w:rFonts w:hint="eastAsia"/>
        </w:rPr>
        <w:t>自动项的振幅</w:t>
      </w:r>
      <w:r w:rsidR="001958B8">
        <w:rPr>
          <w:noProof/>
          <w:position w:val="-14"/>
        </w:rPr>
        <w:object w:dxaOrig="1094" w:dyaOrig="402" w14:anchorId="5151A006">
          <v:shape id="_x0000_i1163" type="#_x0000_t75" alt="" style="width:55.1pt;height:19.1pt;mso-width-percent:0;mso-height-percent:0;mso-width-percent:0;mso-height-percent:0" o:ole="">
            <v:imagedata r:id="rId300" o:title=""/>
          </v:shape>
          <o:OLEObject Type="Embed" ProgID="Equation.DSMT4" ShapeID="_x0000_i1163" DrawAspect="Content" ObjectID="_1743601372" r:id="rId301"/>
        </w:object>
      </w:r>
      <w:r>
        <w:rPr>
          <w:rFonts w:hint="eastAsia"/>
        </w:rPr>
        <w:t>和</w:t>
      </w:r>
      <w:r w:rsidR="001958B8">
        <w:rPr>
          <w:noProof/>
          <w:position w:val="-14"/>
        </w:rPr>
        <w:object w:dxaOrig="1094" w:dyaOrig="402" w14:anchorId="23E9090A">
          <v:shape id="_x0000_i1162" type="#_x0000_t75" alt="" style="width:55.1pt;height:19.1pt;mso-width-percent:0;mso-height-percent:0;mso-width-percent:0;mso-height-percent:0" o:ole="">
            <v:imagedata r:id="rId302" o:title=""/>
          </v:shape>
          <o:OLEObject Type="Embed" ProgID="Equation.DSMT4" ShapeID="_x0000_i1162" DrawAspect="Content" ObjectID="_1743601373" r:id="rId303"/>
        </w:object>
      </w:r>
      <w:r>
        <w:rPr>
          <w:rFonts w:hint="eastAsia"/>
        </w:rPr>
        <w:t>可以产生以下两个脉冲：</w:t>
      </w:r>
    </w:p>
    <w:p w14:paraId="7D44F61A" w14:textId="01040299" w:rsidR="0071366A" w:rsidRDefault="00000000">
      <w:pPr>
        <w:pStyle w:val="MTDisplayEquation"/>
      </w:pPr>
      <w:r>
        <w:tab/>
      </w:r>
      <w:r w:rsidR="001958B8">
        <w:rPr>
          <w:noProof/>
          <w:position w:val="-36"/>
        </w:rPr>
        <w:object w:dxaOrig="4376" w:dyaOrig="837" w14:anchorId="188CC1A5">
          <v:shape id="_x0000_i1161" type="#_x0000_t75" alt="" style="width:218.2pt;height:42.6pt;mso-width-percent:0;mso-height-percent:0;mso-width-percent:0;mso-height-percent:0" o:ole="">
            <v:imagedata r:id="rId304" o:title=""/>
          </v:shape>
          <o:OLEObject Type="Embed" ProgID="Equation.DSMT4" ShapeID="_x0000_i1161" DrawAspect="Content" ObjectID="_1743601374"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4" w:name="ZEqnNum618441"/>
      <w:r>
        <w:instrText>(</w:instrText>
      </w:r>
      <w:r>
        <w:fldChar w:fldCharType="begin"/>
      </w:r>
      <w:r>
        <w:instrText xml:space="preserve"> SEQ MTEqn \c \* Arabic \* MERGEFORMAT </w:instrText>
      </w:r>
      <w:r>
        <w:fldChar w:fldCharType="separate"/>
      </w:r>
      <w:r w:rsidR="00ED5BD2">
        <w:rPr>
          <w:noProof/>
        </w:rPr>
        <w:instrText>19</w:instrText>
      </w:r>
      <w:r>
        <w:rPr>
          <w:noProof/>
        </w:rPr>
        <w:fldChar w:fldCharType="end"/>
      </w:r>
      <w:r>
        <w:instrText>)</w:instrText>
      </w:r>
      <w:bookmarkEnd w:id="94"/>
      <w:r>
        <w:fldChar w:fldCharType="end"/>
      </w:r>
    </w:p>
    <w:p w14:paraId="67CC58CB" w14:textId="6775C7BF" w:rsidR="0071366A" w:rsidRDefault="00000000">
      <w:pPr>
        <w:pStyle w:val="MTDisplayEquation"/>
      </w:pPr>
      <w:r>
        <w:tab/>
      </w:r>
      <w:r w:rsidR="001958B8">
        <w:rPr>
          <w:noProof/>
          <w:position w:val="-34"/>
        </w:rPr>
        <w:object w:dxaOrig="4376" w:dyaOrig="796" w14:anchorId="7A521817">
          <v:shape id="_x0000_i1160" type="#_x0000_t75" alt="" style="width:218.2pt;height:39.65pt;mso-width-percent:0;mso-height-percent:0;mso-width-percent:0;mso-height-percent:0" o:ole="">
            <v:imagedata r:id="rId306" o:title=""/>
          </v:shape>
          <o:OLEObject Type="Embed" ProgID="Equation.DSMT4" ShapeID="_x0000_i1160" DrawAspect="Content" ObjectID="_1743601375" r:id="rId3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20</w:instrText>
      </w:r>
      <w:r>
        <w:rPr>
          <w:noProof/>
        </w:rPr>
        <w:fldChar w:fldCharType="end"/>
      </w:r>
      <w:r>
        <w:instrText>)</w:instrText>
      </w:r>
      <w:r>
        <w:fldChar w:fldCharType="end"/>
      </w:r>
    </w:p>
    <w:p w14:paraId="48220DF1" w14:textId="77777777" w:rsidR="0071366A" w:rsidRDefault="00000000" w:rsidP="00623D89">
      <w:pPr>
        <w:ind w:firstLineChars="0" w:firstLine="0"/>
      </w:pPr>
      <w:commentRangeStart w:id="95"/>
      <w:commentRangeEnd w:id="95"/>
      <w:r>
        <w:commentReference w:id="95"/>
      </w:r>
      <w:r>
        <w:rPr>
          <w:rFonts w:hint="eastAsia"/>
        </w:rPr>
        <w:t>其中，</w:t>
      </w:r>
      <w:r w:rsidR="001958B8">
        <w:rPr>
          <w:noProof/>
          <w:position w:val="-32"/>
        </w:rPr>
        <w:object w:dxaOrig="1400" w:dyaOrig="700" w14:anchorId="107B5A69">
          <v:shape id="_x0000_i1159" type="#_x0000_t75" alt="" style="width:69.05pt;height:36pt;mso-width-percent:0;mso-height-percent:0;mso-width-percent:0;mso-height-percent:0" o:ole="">
            <v:imagedata r:id="rId308" o:title=""/>
          </v:shape>
          <o:OLEObject Type="Embed" ProgID="Equation.DSMT4" ShapeID="_x0000_i1159" DrawAspect="Content" ObjectID="_1743601376" r:id="rId309"/>
        </w:object>
      </w:r>
      <w:r>
        <w:rPr>
          <w:rFonts w:hint="eastAsia"/>
        </w:rPr>
        <w:t>和</w:t>
      </w:r>
      <w:r w:rsidR="001958B8">
        <w:rPr>
          <w:noProof/>
          <w:position w:val="-30"/>
        </w:rPr>
        <w:object w:dxaOrig="1400" w:dyaOrig="676" w14:anchorId="23D8A3AD">
          <v:shape id="_x0000_i1158" type="#_x0000_t75" alt="" style="width:69.05pt;height:33.8pt;mso-width-percent:0;mso-height-percent:0;mso-width-percent:0;mso-height-percent:0" o:ole="">
            <v:imagedata r:id="rId310" o:title=""/>
          </v:shape>
          <o:OLEObject Type="Embed" ProgID="Equation.DSMT4" ShapeID="_x0000_i1158" DrawAspect="Content" ObjectID="_1743601377" r:id="rId311"/>
        </w:object>
      </w:r>
      <w:r>
        <w:rPr>
          <w:rFonts w:hint="eastAsia"/>
        </w:rPr>
        <w:t>。</w:t>
      </w:r>
      <w:r>
        <w:rPr>
          <w:rFonts w:hint="eastAsia"/>
        </w:rPr>
        <w:t>LCT</w:t>
      </w:r>
      <w:r>
        <w:rPr>
          <w:rFonts w:hint="eastAsia"/>
        </w:rPr>
        <w:t>自由参数必须满足：</w:t>
      </w:r>
      <w:r w:rsidR="001958B8">
        <w:rPr>
          <w:noProof/>
          <w:position w:val="-12"/>
        </w:rPr>
        <w:object w:dxaOrig="1303" w:dyaOrig="402" w14:anchorId="1E8C958D">
          <v:shape id="_x0000_i1157" type="#_x0000_t75" alt="" style="width:65.4pt;height:19.1pt;mso-width-percent:0;mso-height-percent:0;mso-width-percent:0;mso-height-percent:0" o:ole="">
            <v:imagedata r:id="rId312" o:title=""/>
          </v:shape>
          <o:OLEObject Type="Embed" ProgID="Equation.DSMT4" ShapeID="_x0000_i1157" DrawAspect="Content" ObjectID="_1743601378" r:id="rId313"/>
        </w:object>
      </w:r>
      <w:r>
        <w:rPr>
          <w:rFonts w:hint="eastAsia"/>
        </w:rPr>
        <w:t>，</w:t>
      </w:r>
      <w:r w:rsidR="001958B8">
        <w:rPr>
          <w:noProof/>
          <w:position w:val="-12"/>
        </w:rPr>
        <w:object w:dxaOrig="1303" w:dyaOrig="402" w14:anchorId="329CAD34">
          <v:shape id="_x0000_i1156" type="#_x0000_t75" alt="" style="width:65.4pt;height:19.1pt;mso-width-percent:0;mso-height-percent:0;mso-width-percent:0;mso-height-percent:0" o:ole="">
            <v:imagedata r:id="rId314" o:title=""/>
          </v:shape>
          <o:OLEObject Type="Embed" ProgID="Equation.DSMT4" ShapeID="_x0000_i1156" DrawAspect="Content" ObjectID="_1743601379" r:id="rId315"/>
        </w:object>
      </w:r>
      <w:r>
        <w:rPr>
          <w:rFonts w:hint="eastAsia"/>
        </w:rPr>
        <w:t>，</w:t>
      </w:r>
      <w:r w:rsidR="001958B8">
        <w:rPr>
          <w:noProof/>
          <w:position w:val="-30"/>
        </w:rPr>
        <w:object w:dxaOrig="1995" w:dyaOrig="740" w14:anchorId="6E2B2157">
          <v:shape id="_x0000_i1155" type="#_x0000_t75" alt="" style="width:98.45pt;height:36pt;mso-width-percent:0;mso-height-percent:0;mso-width-percent:0;mso-height-percent:0" o:ole="">
            <v:imagedata r:id="rId316" o:title=""/>
          </v:shape>
          <o:OLEObject Type="Embed" ProgID="Equation.DSMT4" ShapeID="_x0000_i1155" DrawAspect="Content" ObjectID="_1743601380" r:id="rId317"/>
        </w:object>
      </w:r>
      <w:r>
        <w:rPr>
          <w:rFonts w:hint="eastAsia"/>
        </w:rPr>
        <w:t>和</w:t>
      </w:r>
      <w:r w:rsidR="001958B8">
        <w:rPr>
          <w:noProof/>
          <w:position w:val="-30"/>
        </w:rPr>
        <w:object w:dxaOrig="1995" w:dyaOrig="724" w14:anchorId="16386B8C">
          <v:shape id="_x0000_i1154" type="#_x0000_t75" alt="" style="width:98.45pt;height:36pt;mso-width-percent:0;mso-height-percent:0;mso-width-percent:0;mso-height-percent:0" o:ole="">
            <v:imagedata r:id="rId318" o:title=""/>
          </v:shape>
          <o:OLEObject Type="Embed" ProgID="Equation.DSMT4" ShapeID="_x0000_i1154" DrawAspect="Content" ObjectID="_1743601381" r:id="rId319"/>
        </w:object>
      </w:r>
      <w:r>
        <w:rPr>
          <w:rFonts w:hint="eastAsia"/>
        </w:rPr>
        <w:t>。</w:t>
      </w:r>
    </w:p>
    <w:p w14:paraId="2EA01258" w14:textId="77777777" w:rsidR="0071366A" w:rsidRDefault="00000000">
      <w:pPr>
        <w:ind w:firstLine="420"/>
      </w:pPr>
      <w:r>
        <w:rPr>
          <w:rFonts w:hint="eastAsia"/>
        </w:rPr>
        <w:t>由于</w:t>
      </w:r>
      <w:r w:rsidR="001958B8">
        <w:rPr>
          <w:noProof/>
          <w:position w:val="-10"/>
        </w:rPr>
        <w:object w:dxaOrig="660" w:dyaOrig="378" w14:anchorId="1CA30DE7">
          <v:shape id="_x0000_i1153" type="#_x0000_t75" alt="" style="width:32.35pt;height:19.1pt;mso-width-percent:0;mso-height-percent:0;mso-width-percent:0;mso-height-percent:0" o:ole="">
            <v:imagedata r:id="rId320" o:title=""/>
          </v:shape>
          <o:OLEObject Type="Embed" ProgID="Equation.DSMT4" ShapeID="_x0000_i1153" DrawAspect="Content" ObjectID="_1743601382" r:id="rId321"/>
        </w:object>
      </w:r>
      <w:r>
        <w:rPr>
          <w:rFonts w:hint="eastAsia"/>
        </w:rPr>
        <w:t>，</w:t>
      </w:r>
      <w:r w:rsidR="001958B8">
        <w:rPr>
          <w:noProof/>
          <w:position w:val="-30"/>
        </w:rPr>
        <w:object w:dxaOrig="1995" w:dyaOrig="740" w14:anchorId="1F2B1D33">
          <v:shape id="_x0000_i1152" type="#_x0000_t75" alt="" style="width:98.45pt;height:36pt;mso-width-percent:0;mso-height-percent:0;mso-width-percent:0;mso-height-percent:0" o:ole="">
            <v:imagedata r:id="rId322" o:title=""/>
          </v:shape>
          <o:OLEObject Type="Embed" ProgID="Equation.DSMT4" ShapeID="_x0000_i1152" DrawAspect="Content" ObjectID="_1743601383" r:id="rId323"/>
        </w:object>
      </w:r>
      <w:r>
        <w:rPr>
          <w:rFonts w:hint="eastAsia"/>
        </w:rPr>
        <w:t>和</w:t>
      </w:r>
      <w:r w:rsidR="001958B8">
        <w:rPr>
          <w:noProof/>
          <w:position w:val="-30"/>
        </w:rPr>
        <w:object w:dxaOrig="1995" w:dyaOrig="724" w14:anchorId="4976C3ED">
          <v:shape id="_x0000_i1151" type="#_x0000_t75" alt="" style="width:98.45pt;height:36pt;mso-width-percent:0;mso-height-percent:0;mso-width-percent:0;mso-height-percent:0" o:ole="">
            <v:imagedata r:id="rId324" o:title=""/>
          </v:shape>
          <o:OLEObject Type="Embed" ProgID="Equation.DSMT4" ShapeID="_x0000_i1151" DrawAspect="Content" ObjectID="_1743601384" r:id="rId325"/>
        </w:object>
      </w:r>
      <w:r>
        <w:rPr>
          <w:rFonts w:hint="eastAsia"/>
        </w:rPr>
        <w:t>；那么可以推导出：</w:t>
      </w:r>
      <w:r w:rsidR="001958B8">
        <w:rPr>
          <w:noProof/>
          <w:position w:val="-30"/>
        </w:rPr>
        <w:object w:dxaOrig="2341" w:dyaOrig="740" w14:anchorId="7FC878BA">
          <v:shape id="_x0000_i1150" type="#_x0000_t75" alt="" style="width:118.3pt;height:36pt;mso-width-percent:0;mso-height-percent:0;mso-width-percent:0;mso-height-percent:0" o:ole="">
            <v:imagedata r:id="rId326" o:title=""/>
          </v:shape>
          <o:OLEObject Type="Embed" ProgID="Equation.DSMT4" ShapeID="_x0000_i1150" DrawAspect="Content" ObjectID="_1743601385" r:id="rId327"/>
        </w:object>
      </w:r>
      <w:r>
        <w:rPr>
          <w:rFonts w:hint="eastAsia"/>
        </w:rPr>
        <w:t>和</w:t>
      </w:r>
      <w:r w:rsidR="001958B8">
        <w:rPr>
          <w:noProof/>
          <w:position w:val="-30"/>
        </w:rPr>
        <w:object w:dxaOrig="2341" w:dyaOrig="740" w14:anchorId="1C25E8A2">
          <v:shape id="_x0000_i1149" type="#_x0000_t75" alt="" style="width:118.3pt;height:36pt;mso-width-percent:0;mso-height-percent:0;mso-width-percent:0;mso-height-percent:0" o:ole="">
            <v:imagedata r:id="rId328" o:title=""/>
          </v:shape>
          <o:OLEObject Type="Embed" ProgID="Equation.DSMT4" ShapeID="_x0000_i1149" DrawAspect="Content" ObjectID="_1743601386" r:id="rId329"/>
        </w:object>
      </w:r>
      <w:r>
        <w:rPr>
          <w:rFonts w:hint="eastAsia"/>
        </w:rPr>
        <w:t>。也可以推导出，交叉项</w:t>
      </w:r>
      <w:r w:rsidR="001958B8">
        <w:rPr>
          <w:noProof/>
          <w:position w:val="-14"/>
        </w:rPr>
        <w:object w:dxaOrig="1094" w:dyaOrig="402" w14:anchorId="173FB7AF">
          <v:shape id="_x0000_i1148" type="#_x0000_t75" alt="" style="width:55.1pt;height:19.1pt;mso-width-percent:0;mso-height-percent:0;mso-width-percent:0;mso-height-percent:0" o:ole="">
            <v:imagedata r:id="rId330" o:title=""/>
          </v:shape>
          <o:OLEObject Type="Embed" ProgID="Equation.DSMT4" ShapeID="_x0000_i1148" DrawAspect="Content" ObjectID="_1743601387" r:id="rId331"/>
        </w:object>
      </w:r>
      <w:r>
        <w:rPr>
          <w:rFonts w:hint="eastAsia"/>
        </w:rPr>
        <w:t>和</w:t>
      </w:r>
      <w:r w:rsidR="001958B8">
        <w:rPr>
          <w:noProof/>
          <w:position w:val="-14"/>
        </w:rPr>
        <w:object w:dxaOrig="1094" w:dyaOrig="402" w14:anchorId="1CC8D195">
          <v:shape id="_x0000_i1147" type="#_x0000_t75" alt="" style="width:55.1pt;height:19.1pt;mso-width-percent:0;mso-height-percent:0;mso-width-percent:0;mso-height-percent:0" o:ole="">
            <v:imagedata r:id="rId332" o:title=""/>
          </v:shape>
          <o:OLEObject Type="Embed" ProgID="Equation.DSMT4" ShapeID="_x0000_i1147" DrawAspect="Content" ObjectID="_1743601388" r:id="rId333"/>
        </w:object>
      </w:r>
      <w:r>
        <w:rPr>
          <w:rFonts w:hint="eastAsia"/>
        </w:rPr>
        <w:t>不可能生成脉冲，因为它们的振幅为分别为：</w:t>
      </w:r>
    </w:p>
    <w:p w14:paraId="5078D014" w14:textId="70C17699" w:rsidR="0071366A" w:rsidRDefault="00000000">
      <w:pPr>
        <w:pStyle w:val="MTDisplayEquation"/>
      </w:pPr>
      <w:r>
        <w:tab/>
      </w:r>
      <w:r w:rsidR="001958B8">
        <w:rPr>
          <w:noProof/>
          <w:position w:val="-54"/>
        </w:rPr>
        <w:object w:dxaOrig="740" w:dyaOrig="1126" w14:anchorId="057B55CA">
          <v:shape id="_x0000_i1146" type="#_x0000_t75" alt="" style="width:36pt;height:55.85pt;mso-width-percent:0;mso-height-percent:0;mso-width-percent:0;mso-height-percent:0" o:ole="">
            <v:imagedata r:id="rId334" o:title=""/>
          </v:shape>
          <o:OLEObject Type="Embed" ProgID="Equation.DSMT4" ShapeID="_x0000_i1146" DrawAspect="Content" ObjectID="_1743601389"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21</w:instrText>
      </w:r>
      <w:r>
        <w:rPr>
          <w:noProof/>
        </w:rPr>
        <w:fldChar w:fldCharType="end"/>
      </w:r>
      <w:r>
        <w:instrText>)</w:instrText>
      </w:r>
      <w:r>
        <w:fldChar w:fldCharType="end"/>
      </w:r>
    </w:p>
    <w:p w14:paraId="36357623" w14:textId="2B5F2F1B" w:rsidR="0071366A" w:rsidRDefault="00000000">
      <w:pPr>
        <w:pStyle w:val="MTDisplayEquation"/>
      </w:pPr>
      <w:r>
        <w:tab/>
      </w:r>
      <w:r w:rsidR="001958B8">
        <w:rPr>
          <w:noProof/>
          <w:position w:val="-52"/>
        </w:rPr>
        <w:object w:dxaOrig="740" w:dyaOrig="1078" w14:anchorId="7444E700">
          <v:shape id="_x0000_i1145" type="#_x0000_t75" alt="" style="width:36pt;height:55.1pt;mso-width-percent:0;mso-height-percent:0;mso-width-percent:0;mso-height-percent:0" o:ole="">
            <v:imagedata r:id="rId336" o:title=""/>
          </v:shape>
          <o:OLEObject Type="Embed" ProgID="Equation.DSMT4" ShapeID="_x0000_i1145" DrawAspect="Content" ObjectID="_1743601390" r:id="rId3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560841"/>
      <w:r>
        <w:instrText>(</w:instrText>
      </w:r>
      <w:r>
        <w:fldChar w:fldCharType="begin"/>
      </w:r>
      <w:r>
        <w:instrText xml:space="preserve"> SEQ MTEqn \c \* Arabic \* MERGEFORMAT </w:instrText>
      </w:r>
      <w:r>
        <w:fldChar w:fldCharType="separate"/>
      </w:r>
      <w:r w:rsidR="00ED5BD2">
        <w:rPr>
          <w:noProof/>
        </w:rPr>
        <w:instrText>22</w:instrText>
      </w:r>
      <w:r>
        <w:rPr>
          <w:noProof/>
        </w:rPr>
        <w:fldChar w:fldCharType="end"/>
      </w:r>
      <w:r>
        <w:instrText>)</w:instrText>
      </w:r>
      <w:bookmarkEnd w:id="96"/>
      <w:r>
        <w:fldChar w:fldCharType="end"/>
      </w:r>
    </w:p>
    <w:p w14:paraId="380FE05A" w14:textId="3D433DD0" w:rsidR="0071366A" w:rsidRDefault="00000000">
      <w:pPr>
        <w:ind w:firstLineChars="0" w:firstLine="0"/>
      </w:pPr>
      <w:r>
        <w:rPr>
          <w:rFonts w:hint="eastAsia"/>
        </w:rPr>
        <w:t>对于结果的证明过程，可以参考附录</w:t>
      </w:r>
      <w:r>
        <w:fldChar w:fldCharType="begin"/>
      </w:r>
      <w:r>
        <w:instrText xml:space="preserve"> </w:instrText>
      </w:r>
      <w:r>
        <w:rPr>
          <w:rFonts w:hint="eastAsia"/>
        </w:rPr>
        <w:instrText>REF _Ref131607991 \h</w:instrText>
      </w:r>
      <w:r>
        <w:instrText xml:space="preserve"> </w:instrText>
      </w:r>
      <w:r>
        <w:fldChar w:fldCharType="separate"/>
      </w:r>
      <w:r w:rsidR="00ED5BD2">
        <w:rPr>
          <w:rFonts w:hint="eastAsia"/>
        </w:rPr>
        <w:t>A</w:t>
      </w:r>
      <w:r w:rsidR="00ED5BD2">
        <w:t xml:space="preserve">. </w:t>
      </w:r>
      <w:r w:rsidR="00ED5BD2">
        <w:rPr>
          <w:rFonts w:hint="eastAsia"/>
        </w:rPr>
        <w:t>交叉项</w:t>
      </w:r>
      <w:ins w:id="97" w:author="盛周 强" w:date="2023-04-20T16:40:00Z">
        <w:r w:rsidR="001958B8">
          <w:rPr>
            <w:noProof/>
            <w:position w:val="-14"/>
          </w:rPr>
          <w:pict w14:anchorId="66FBFF83">
            <v:shape id="_x0000_i1144" type="#_x0000_t75" alt="" style="width:55.85pt;height:19.1pt;mso-width-percent:0;mso-height-percent:0;mso-width-percent:0;mso-height-percent:0">
              <v:imagedata r:id="rId338" o:title=""/>
            </v:shape>
          </w:pict>
        </w:r>
      </w:ins>
      <w:r w:rsidR="00ED5BD2">
        <w:rPr>
          <w:rFonts w:hint="eastAsia"/>
        </w:rPr>
        <w:t>和</w:t>
      </w:r>
      <w:ins w:id="98" w:author="盛周 强" w:date="2023-04-20T16:40:00Z">
        <w:r w:rsidR="001958B8">
          <w:rPr>
            <w:noProof/>
            <w:position w:val="-14"/>
          </w:rPr>
          <w:pict w14:anchorId="45DEDAFA">
            <v:shape id="_x0000_i1143" type="#_x0000_t75" alt="" style="width:55.85pt;height:19.1pt;mso-width-percent:0;mso-height-percent:0;mso-width-percent:0;mso-height-percent:0">
              <v:imagedata r:id="rId339" o:title=""/>
            </v:shape>
          </w:pict>
        </w:r>
      </w:ins>
      <w:r w:rsidR="00ED5BD2">
        <w:rPr>
          <w:rFonts w:hint="eastAsia"/>
        </w:rPr>
        <w:t>的推导</w:t>
      </w:r>
      <w:r>
        <w:fldChar w:fldCharType="end"/>
      </w:r>
      <w:r>
        <w:rPr>
          <w:rFonts w:hint="eastAsia"/>
        </w:rPr>
        <w:t>。</w:t>
      </w:r>
    </w:p>
    <w:p w14:paraId="5A16F8D4" w14:textId="0B1A4BCC" w:rsidR="0071366A" w:rsidRDefault="00000000">
      <w:pPr>
        <w:ind w:firstLineChars="0" w:firstLine="0"/>
      </w:pPr>
      <w:r>
        <w:tab/>
      </w:r>
      <w:r>
        <w:rPr>
          <w:rFonts w:hint="eastAsia"/>
        </w:rPr>
        <w:t>将</w:t>
      </w:r>
      <w:r w:rsidR="00623D89">
        <w:rPr>
          <w:iCs/>
        </w:rPr>
        <w:t>(19)</w:t>
      </w:r>
      <w:r>
        <w:rPr>
          <w:iCs/>
        </w:rPr>
        <w:t>-</w:t>
      </w:r>
      <w:r>
        <w:fldChar w:fldCharType="begin"/>
      </w:r>
      <w:r>
        <w:instrText xml:space="preserve"> GOTOBUTTON ZEqnNum560841  \* MERGEFORMAT </w:instrText>
      </w:r>
      <w:r>
        <w:fldChar w:fldCharType="begin"/>
      </w:r>
      <w:r>
        <w:instrText xml:space="preserve"> REF ZEqnNum560841 \* Charformat \! \* MERGEFORMAT </w:instrText>
      </w:r>
      <w:r>
        <w:fldChar w:fldCharType="separate"/>
      </w:r>
      <w:r w:rsidR="00ED5BD2">
        <w:instrText>(22)</w:instrText>
      </w:r>
      <w:r>
        <w:fldChar w:fldCharType="end"/>
      </w:r>
      <w:r>
        <w:fldChar w:fldCharType="end"/>
      </w:r>
      <w:r>
        <w:rPr>
          <w:rFonts w:hint="eastAsia"/>
        </w:rPr>
        <w:t>代入</w:t>
      </w:r>
      <w:r>
        <w:rPr>
          <w:iCs/>
        </w:rPr>
        <w:fldChar w:fldCharType="begin"/>
      </w:r>
      <w:r>
        <w:rPr>
          <w:iCs/>
        </w:rPr>
        <w:instrText xml:space="preserve"> GOTOBUTTON ZEqnNum787968  \* MERGEFORMAT </w:instrText>
      </w:r>
      <w:r>
        <w:rPr>
          <w:iCs/>
        </w:rPr>
        <w:fldChar w:fldCharType="begin"/>
      </w:r>
      <w:r>
        <w:rPr>
          <w:iCs/>
        </w:rPr>
        <w:instrText xml:space="preserve"> REF ZEqnNum787968 \* Charformat \! \* MERGEFORMAT </w:instrText>
      </w:r>
      <w:r>
        <w:rPr>
          <w:iCs/>
        </w:rPr>
        <w:fldChar w:fldCharType="separate"/>
      </w:r>
      <w:r w:rsidR="00ED5BD2" w:rsidRPr="00ED5BD2">
        <w:rPr>
          <w:iCs/>
        </w:rPr>
        <w:instrText>(</w:instrText>
      </w:r>
      <w:r w:rsidR="00ED5BD2" w:rsidRPr="00623D89">
        <w:rPr>
          <w:noProof/>
        </w:rPr>
        <w:instrText>16</w:instrText>
      </w:r>
      <w:r w:rsidR="00ED5BD2" w:rsidRPr="00ED5BD2">
        <w:rPr>
          <w:iCs/>
        </w:rPr>
        <w:instrText>)</w:instrText>
      </w:r>
      <w:r>
        <w:rPr>
          <w:iCs/>
        </w:rPr>
        <w:instrText>(16)</w:instrText>
      </w:r>
      <w:r>
        <w:rPr>
          <w:iCs/>
        </w:rPr>
        <w:fldChar w:fldCharType="end"/>
      </w:r>
      <w:r>
        <w:rPr>
          <w:iCs/>
        </w:rPr>
        <w:fldChar w:fldCharType="end"/>
      </w:r>
      <w:r>
        <w:rPr>
          <w:rFonts w:hint="eastAsia"/>
        </w:rPr>
        <w:t>，并对每一项取振幅，得到：</w:t>
      </w:r>
    </w:p>
    <w:p w14:paraId="3E54CF5B" w14:textId="7817E241" w:rsidR="0071366A" w:rsidRDefault="00000000">
      <w:pPr>
        <w:pStyle w:val="MTDisplayEquation"/>
      </w:pPr>
      <w:r>
        <w:tab/>
      </w:r>
      <w:r w:rsidR="001958B8">
        <w:rPr>
          <w:noProof/>
          <w:position w:val="-94"/>
        </w:rPr>
        <w:object w:dxaOrig="6283" w:dyaOrig="1995" w14:anchorId="62B204D1">
          <v:shape id="_x0000_i1142" type="#_x0000_t75" alt="" style="width:314.45pt;height:98.45pt;mso-width-percent:0;mso-height-percent:0;mso-width-percent:0;mso-height-percent:0" o:ole="">
            <v:imagedata r:id="rId340" o:title=""/>
          </v:shape>
          <o:OLEObject Type="Embed" ProgID="Equation.DSMT4" ShapeID="_x0000_i1142" DrawAspect="Content" ObjectID="_1743601391"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23</w:instrText>
      </w:r>
      <w:r>
        <w:rPr>
          <w:noProof/>
        </w:rPr>
        <w:fldChar w:fldCharType="end"/>
      </w:r>
      <w:r>
        <w:instrText>)</w:instrText>
      </w:r>
      <w:r>
        <w:fldChar w:fldCharType="end"/>
      </w:r>
    </w:p>
    <w:p w14:paraId="57FFB473" w14:textId="77777777" w:rsidR="0071366A" w:rsidRDefault="00000000">
      <w:pPr>
        <w:ind w:firstLine="420"/>
      </w:pPr>
      <w:r>
        <w:rPr>
          <w:rFonts w:hint="eastAsia"/>
        </w:rPr>
        <w:t>因此，得出该优化问题的解为：</w:t>
      </w:r>
    </w:p>
    <w:p w14:paraId="07BA83CF" w14:textId="578C354D" w:rsidR="0071366A" w:rsidRDefault="00000000">
      <w:pPr>
        <w:pStyle w:val="MTDisplayEquation"/>
      </w:pPr>
      <w:r>
        <w:lastRenderedPageBreak/>
        <w:tab/>
      </w:r>
      <w:r w:rsidR="001958B8">
        <w:rPr>
          <w:noProof/>
          <w:position w:val="-24"/>
        </w:rPr>
        <w:object w:dxaOrig="3918" w:dyaOrig="603" w14:anchorId="26819E7A">
          <v:shape id="_x0000_i1141" type="#_x0000_t75" alt="" style="width:196.15pt;height:29.4pt;mso-width-percent:0;mso-height-percent:0;mso-width-percent:0;mso-height-percent:0" o:ole="">
            <v:imagedata r:id="rId342" o:title=""/>
          </v:shape>
          <o:OLEObject Type="Embed" ProgID="Equation.DSMT4" ShapeID="_x0000_i1141" DrawAspect="Content" ObjectID="_1743601392"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258225"/>
      <w:r>
        <w:instrText>(</w:instrText>
      </w:r>
      <w:r>
        <w:fldChar w:fldCharType="begin"/>
      </w:r>
      <w:r>
        <w:instrText xml:space="preserve"> SEQ MTEqn \c \* Arabic \* MERGEFORMAT </w:instrText>
      </w:r>
      <w:r>
        <w:fldChar w:fldCharType="separate"/>
      </w:r>
      <w:r w:rsidR="00ED5BD2">
        <w:rPr>
          <w:noProof/>
        </w:rPr>
        <w:instrText>24</w:instrText>
      </w:r>
      <w:r>
        <w:rPr>
          <w:noProof/>
        </w:rPr>
        <w:fldChar w:fldCharType="end"/>
      </w:r>
      <w:r>
        <w:instrText>)</w:instrText>
      </w:r>
      <w:bookmarkEnd w:id="99"/>
      <w:r>
        <w:fldChar w:fldCharType="end"/>
      </w:r>
    </w:p>
    <w:p w14:paraId="7C36A54B" w14:textId="77777777" w:rsidR="0071366A" w:rsidRDefault="00000000">
      <w:pPr>
        <w:pStyle w:val="2"/>
        <w:spacing w:before="156" w:after="156"/>
      </w:pPr>
      <w:bookmarkStart w:id="100" w:name="_Toc132982441"/>
      <w:r>
        <w:rPr>
          <w:rFonts w:hint="eastAsia"/>
        </w:rPr>
        <w:t>4</w:t>
      </w:r>
      <w:r>
        <w:t xml:space="preserve">.3 </w:t>
      </w:r>
      <w:r>
        <w:rPr>
          <w:rFonts w:hint="eastAsia"/>
        </w:rPr>
        <w:t>平稳零期望噪声的</w:t>
      </w:r>
      <w:r>
        <w:rPr>
          <w:rFonts w:hint="eastAsia"/>
        </w:rPr>
        <w:t>ICFWD</w:t>
      </w:r>
      <w:bookmarkEnd w:id="100"/>
    </w:p>
    <w:p w14:paraId="5770277B" w14:textId="77777777" w:rsidR="0071366A" w:rsidRDefault="00000000">
      <w:pPr>
        <w:ind w:firstLineChars="0" w:firstLine="420"/>
      </w:pPr>
      <w:r>
        <w:rPr>
          <w:rFonts w:hint="eastAsia"/>
        </w:rPr>
        <w:t>这一小节讨论了对于零期望平稳噪声的期望问题</w:t>
      </w:r>
      <w:r w:rsidR="001958B8">
        <w:rPr>
          <w:noProof/>
          <w:position w:val="-38"/>
        </w:rPr>
        <w:object w:dxaOrig="2960" w:dyaOrig="700" w14:anchorId="753DF8ED">
          <v:shape id="_x0000_i1140" type="#_x0000_t75" alt="" style="width:147.65pt;height:36pt;mso-width-percent:0;mso-height-percent:0;mso-width-percent:0;mso-height-percent:0" o:ole="">
            <v:imagedata r:id="rId344" o:title=""/>
          </v:shape>
          <o:OLEObject Type="Embed" ProgID="Equation.DSMT4" ShapeID="_x0000_i1140" DrawAspect="Content" ObjectID="_1743601393" r:id="rId345"/>
        </w:object>
      </w:r>
      <w:r>
        <w:rPr>
          <w:rFonts w:hint="eastAsia"/>
        </w:rPr>
        <w:t>。噪声的平稳性表明</w:t>
      </w:r>
      <w:r w:rsidR="001958B8">
        <w:rPr>
          <w:noProof/>
          <w:position w:val="-12"/>
        </w:rPr>
        <w:object w:dxaOrig="2582" w:dyaOrig="378" w14:anchorId="071C0A19">
          <v:shape id="_x0000_i1139" type="#_x0000_t75" alt="" style="width:127.85pt;height:19.1pt;mso-width-percent:0;mso-height-percent:0;mso-width-percent:0;mso-height-percent:0" o:ole="">
            <v:imagedata r:id="rId346" o:title=""/>
          </v:shape>
          <o:OLEObject Type="Embed" ProgID="Equation.DSMT4" ShapeID="_x0000_i1139" DrawAspect="Content" ObjectID="_1743601394" r:id="rId347"/>
        </w:object>
      </w:r>
      <w:r>
        <w:rPr>
          <w:rFonts w:hint="eastAsia"/>
        </w:rPr>
        <w:t>，其中</w:t>
      </w:r>
      <w:r w:rsidR="001958B8">
        <w:rPr>
          <w:noProof/>
          <w:position w:val="-4"/>
        </w:rPr>
        <w:object w:dxaOrig="257" w:dyaOrig="241" w14:anchorId="1CEDBE16">
          <v:shape id="_x0000_i1138" type="#_x0000_t75" alt="" style="width:13.2pt;height:11.75pt;mso-width-percent:0;mso-height-percent:0;mso-width-percent:0;mso-height-percent:0" o:ole="">
            <v:imagedata r:id="rId348" o:title=""/>
          </v:shape>
          <o:OLEObject Type="Embed" ProgID="Equation.DSMT4" ShapeID="_x0000_i1138" DrawAspect="Content" ObjectID="_1743601395" r:id="rId349"/>
        </w:object>
      </w:r>
      <w:r>
        <w:rPr>
          <w:rFonts w:hint="eastAsia"/>
        </w:rPr>
        <w:t>表示噪声的功率谱密度。通过使用</w:t>
      </w:r>
      <w:r>
        <w:rPr>
          <w:rFonts w:hint="eastAsia"/>
        </w:rPr>
        <w:t>Delta</w:t>
      </w:r>
      <w:r>
        <w:rPr>
          <w:rFonts w:hint="eastAsia"/>
        </w:rPr>
        <w:t>函数的筛选特性，零期望平稳噪声</w:t>
      </w:r>
      <w:r w:rsidR="001958B8">
        <w:rPr>
          <w:noProof/>
          <w:position w:val="-10"/>
        </w:rPr>
        <w:object w:dxaOrig="434" w:dyaOrig="314" w14:anchorId="6EE20FBA">
          <v:shape id="_x0000_i1137" type="#_x0000_t75" alt="" style="width:20.55pt;height:16.15pt;mso-width-percent:0;mso-height-percent:0;mso-width-percent:0;mso-height-percent:0" o:ole="">
            <v:imagedata r:id="rId350" o:title=""/>
          </v:shape>
          <o:OLEObject Type="Embed" ProgID="Equation.DSMT4" ShapeID="_x0000_i1137" DrawAspect="Content" ObjectID="_1743601396" r:id="rId351"/>
        </w:object>
      </w:r>
      <w:r>
        <w:rPr>
          <w:rFonts w:hint="eastAsia"/>
        </w:rPr>
        <w:t>的</w:t>
      </w:r>
      <w:r>
        <w:rPr>
          <w:rFonts w:hint="eastAsia"/>
        </w:rPr>
        <w:t>ICFWD</w:t>
      </w:r>
      <w:r>
        <w:rPr>
          <w:rFonts w:hint="eastAsia"/>
        </w:rPr>
        <w:t>期望可以计算为：</w:t>
      </w:r>
    </w:p>
    <w:p w14:paraId="7641ABC0" w14:textId="159EEFA5" w:rsidR="0071366A" w:rsidRDefault="00000000">
      <w:pPr>
        <w:pStyle w:val="MTDisplayEquation"/>
      </w:pPr>
      <w:r>
        <w:tab/>
      </w:r>
      <w:r w:rsidR="001958B8">
        <w:rPr>
          <w:noProof/>
          <w:position w:val="-72"/>
        </w:rPr>
        <w:object w:dxaOrig="6983" w:dyaOrig="1561" w14:anchorId="273FA500">
          <v:shape id="_x0000_i1136" type="#_x0000_t75" alt="" style="width:349pt;height:78.6pt;mso-width-percent:0;mso-height-percent:0;mso-width-percent:0;mso-height-percent:0" o:ole="">
            <v:imagedata r:id="rId352" o:title=""/>
          </v:shape>
          <o:OLEObject Type="Embed" ProgID="Equation.DSMT4" ShapeID="_x0000_i1136" DrawAspect="Content" ObjectID="_1743601397" r:id="rId3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25</w:instrText>
      </w:r>
      <w:r>
        <w:rPr>
          <w:noProof/>
        </w:rPr>
        <w:fldChar w:fldCharType="end"/>
      </w:r>
      <w:r>
        <w:instrText>)</w:instrText>
      </w:r>
      <w:r>
        <w:fldChar w:fldCharType="end"/>
      </w:r>
    </w:p>
    <w:p w14:paraId="51B8D1A8" w14:textId="29B53CCD" w:rsidR="0071366A" w:rsidRDefault="00000000">
      <w:pPr>
        <w:ind w:firstLineChars="0" w:firstLine="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ED5BD2">
        <w:t>[52]</w:t>
      </w:r>
      <w:r>
        <w:fldChar w:fldCharType="end"/>
      </w:r>
      <w:r>
        <w:rPr>
          <w:rFonts w:hint="eastAsia"/>
        </w:rPr>
        <w:t>：</w:t>
      </w:r>
    </w:p>
    <w:p w14:paraId="3A4FF059" w14:textId="32F7D793" w:rsidR="0071366A" w:rsidRDefault="00000000">
      <w:pPr>
        <w:pStyle w:val="MTDisplayEquation"/>
      </w:pPr>
      <w:r>
        <w:tab/>
      </w:r>
      <w:r w:rsidR="001958B8">
        <w:rPr>
          <w:noProof/>
          <w:position w:val="-30"/>
        </w:rPr>
        <w:object w:dxaOrig="4022" w:dyaOrig="780" w14:anchorId="42B6AF94">
          <v:shape id="_x0000_i1135" type="#_x0000_t75" alt="" style="width:200.55pt;height:39.65pt;mso-width-percent:0;mso-height-percent:0;mso-width-percent:0;mso-height-percent:0" o:ole="">
            <v:imagedata r:id="rId354" o:title=""/>
          </v:shape>
          <o:OLEObject Type="Embed" ProgID="Equation.DSMT4" ShapeID="_x0000_i1135" DrawAspect="Content" ObjectID="_1743601398" r:id="rId3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867515"/>
      <w:r>
        <w:instrText>(</w:instrText>
      </w:r>
      <w:r>
        <w:fldChar w:fldCharType="begin"/>
      </w:r>
      <w:r>
        <w:instrText xml:space="preserve"> SEQ MTEqn \c \* Arabic \* MERGEFORMAT </w:instrText>
      </w:r>
      <w:r>
        <w:fldChar w:fldCharType="separate"/>
      </w:r>
      <w:r w:rsidR="00ED5BD2">
        <w:rPr>
          <w:noProof/>
        </w:rPr>
        <w:instrText>26</w:instrText>
      </w:r>
      <w:r>
        <w:rPr>
          <w:noProof/>
        </w:rPr>
        <w:fldChar w:fldCharType="end"/>
      </w:r>
      <w:r>
        <w:instrText>)</w:instrText>
      </w:r>
      <w:bookmarkEnd w:id="101"/>
      <w:r>
        <w:fldChar w:fldCharType="end"/>
      </w:r>
    </w:p>
    <w:p w14:paraId="64029378" w14:textId="77777777" w:rsidR="0071366A" w:rsidRDefault="001958B8">
      <w:pPr>
        <w:ind w:firstLineChars="0" w:firstLine="0"/>
      </w:pPr>
      <w:r>
        <w:rPr>
          <w:noProof/>
          <w:position w:val="-16"/>
        </w:rPr>
        <w:object w:dxaOrig="1528" w:dyaOrig="434" w14:anchorId="42BF33D0">
          <v:shape id="_x0000_i1134" type="#_x0000_t75" alt="" style="width:77.15pt;height:20.55pt;mso-width-percent:0;mso-height-percent:0;mso-width-percent:0;mso-height-percent:0" o:ole="">
            <v:imagedata r:id="rId356" o:title=""/>
          </v:shape>
          <o:OLEObject Type="Embed" ProgID="Equation.DSMT4" ShapeID="_x0000_i1134" DrawAspect="Content" ObjectID="_1743601399" r:id="rId357"/>
        </w:object>
      </w:r>
      <w:r w:rsidR="00831D39">
        <w:rPr>
          <w:rFonts w:hint="eastAsia"/>
        </w:rPr>
        <w:t>的振幅为：</w:t>
      </w:r>
    </w:p>
    <w:p w14:paraId="18907422" w14:textId="18A94051" w:rsidR="0071366A" w:rsidRDefault="00000000">
      <w:pPr>
        <w:pStyle w:val="MTDisplayEquation"/>
      </w:pPr>
      <w:r>
        <w:tab/>
      </w:r>
      <w:r w:rsidR="001958B8">
        <w:rPr>
          <w:noProof/>
          <w:position w:val="-32"/>
        </w:rPr>
        <w:object w:dxaOrig="2703" w:dyaOrig="764" w14:anchorId="6782DB8F">
          <v:shape id="_x0000_i1133" type="#_x0000_t75" alt="" style="width:135.2pt;height:38.2pt;mso-width-percent:0;mso-height-percent:0;mso-width-percent:0;mso-height-percent:0" o:ole="">
            <v:imagedata r:id="rId358" o:title=""/>
          </v:shape>
          <o:OLEObject Type="Embed" ProgID="Equation.DSMT4" ShapeID="_x0000_i1133" DrawAspect="Content" ObjectID="_1743601400" r:id="rId3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27</w:instrText>
      </w:r>
      <w:r>
        <w:rPr>
          <w:noProof/>
        </w:rPr>
        <w:fldChar w:fldCharType="end"/>
      </w:r>
      <w:r>
        <w:instrText>)</w:instrText>
      </w:r>
      <w:r>
        <w:fldChar w:fldCharType="end"/>
      </w:r>
    </w:p>
    <w:p w14:paraId="681D2829" w14:textId="77777777" w:rsidR="0071366A" w:rsidRDefault="00000000">
      <w:pPr>
        <w:ind w:firstLineChars="0" w:firstLine="0"/>
      </w:pPr>
      <w:r>
        <w:rPr>
          <w:rFonts w:hint="eastAsia"/>
        </w:rPr>
        <w:t>其中，</w:t>
      </w:r>
      <w:r w:rsidR="001958B8">
        <w:rPr>
          <w:noProof/>
          <w:position w:val="-12"/>
        </w:rPr>
        <w:object w:dxaOrig="2293" w:dyaOrig="362" w14:anchorId="4F9D6027">
          <v:shape id="_x0000_i1132" type="#_x0000_t75" alt="" style="width:114.6pt;height:16.9pt;mso-width-percent:0;mso-height-percent:0;mso-width-percent:0;mso-height-percent:0" o:ole="">
            <v:imagedata r:id="rId360" o:title=""/>
          </v:shape>
          <o:OLEObject Type="Embed" ProgID="Equation.DSMT4" ShapeID="_x0000_i1132" DrawAspect="Content" ObjectID="_1743601401" r:id="rId361"/>
        </w:object>
      </w:r>
    </w:p>
    <w:p w14:paraId="4968EE17" w14:textId="77777777" w:rsidR="0071366A" w:rsidRDefault="00000000">
      <w:pPr>
        <w:ind w:firstLineChars="0" w:firstLine="0"/>
      </w:pPr>
      <w:r>
        <w:tab/>
      </w:r>
      <w:r>
        <w:rPr>
          <w:rFonts w:hint="eastAsia"/>
        </w:rPr>
        <w:t>噪声在时频面上是一个正态分布，因为</w:t>
      </w:r>
      <w:r w:rsidR="001958B8">
        <w:rPr>
          <w:noProof/>
          <w:position w:val="-18"/>
        </w:rPr>
        <w:object w:dxaOrig="1561" w:dyaOrig="483" w14:anchorId="78E4EF4C">
          <v:shape id="_x0000_i1131" type="#_x0000_t75" alt="" style="width:78.6pt;height:23.5pt;mso-width-percent:0;mso-height-percent:0;mso-width-percent:0;mso-height-percent:0" o:ole="">
            <v:imagedata r:id="rId362" o:title=""/>
          </v:shape>
          <o:OLEObject Type="Embed" ProgID="Equation.DSMT4" ShapeID="_x0000_i1131" DrawAspect="Content" ObjectID="_1743601402" r:id="rId363"/>
        </w:object>
      </w:r>
      <w:r>
        <w:rPr>
          <w:rFonts w:hint="eastAsia"/>
        </w:rPr>
        <w:t>有着两个独立变量</w:t>
      </w:r>
      <w:r w:rsidR="001958B8">
        <w:rPr>
          <w:noProof/>
          <w:position w:val="-8"/>
        </w:rPr>
        <w:object w:dxaOrig="362" w:dyaOrig="257" w14:anchorId="61B41110">
          <v:shape id="_x0000_i1130" type="#_x0000_t75" alt="" style="width:16.9pt;height:13.2pt;mso-width-percent:0;mso-height-percent:0;mso-width-percent:0;mso-height-percent:0" o:ole="">
            <v:imagedata r:id="rId364" o:title=""/>
          </v:shape>
          <o:OLEObject Type="Embed" ProgID="Equation.DSMT4" ShapeID="_x0000_i1130" DrawAspect="Content" ObjectID="_1743601403" r:id="rId365"/>
        </w:object>
      </w:r>
      <w:r>
        <w:rPr>
          <w:rFonts w:hint="eastAsia"/>
        </w:rPr>
        <w:t>。那么，这个期望问题的解可以化解为：</w:t>
      </w:r>
    </w:p>
    <w:p w14:paraId="0FF6845D" w14:textId="71489B46" w:rsidR="0071366A" w:rsidRDefault="00000000">
      <w:pPr>
        <w:pStyle w:val="MTDisplayEquation"/>
      </w:pPr>
      <w:r>
        <w:tab/>
      </w:r>
      <w:r w:rsidR="001958B8">
        <w:rPr>
          <w:noProof/>
          <w:position w:val="-38"/>
        </w:rPr>
        <w:object w:dxaOrig="5848" w:dyaOrig="821" w14:anchorId="5A792ECE">
          <v:shape id="_x0000_i1129" type="#_x0000_t75" alt="" style="width:293.15pt;height:42.6pt;mso-width-percent:0;mso-height-percent:0;mso-width-percent:0;mso-height-percent:0" o:ole="">
            <v:imagedata r:id="rId366" o:title=""/>
          </v:shape>
          <o:OLEObject Type="Embed" ProgID="Equation.DSMT4" ShapeID="_x0000_i1129" DrawAspect="Content" ObjectID="_1743601404" r:id="rId3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672027"/>
      <w:r>
        <w:instrText>(</w:instrText>
      </w:r>
      <w:r>
        <w:fldChar w:fldCharType="begin"/>
      </w:r>
      <w:r>
        <w:instrText xml:space="preserve"> SEQ MTEqn \c \* Arabic \* MERGEFORMAT </w:instrText>
      </w:r>
      <w:r>
        <w:fldChar w:fldCharType="separate"/>
      </w:r>
      <w:r w:rsidR="00ED5BD2">
        <w:rPr>
          <w:noProof/>
        </w:rPr>
        <w:instrText>28</w:instrText>
      </w:r>
      <w:r>
        <w:rPr>
          <w:noProof/>
        </w:rPr>
        <w:fldChar w:fldCharType="end"/>
      </w:r>
      <w:r>
        <w:instrText>)</w:instrText>
      </w:r>
      <w:bookmarkEnd w:id="102"/>
      <w:r>
        <w:fldChar w:fldCharType="end"/>
      </w:r>
    </w:p>
    <w:p w14:paraId="6D0E6A1A" w14:textId="77777777" w:rsidR="0071366A" w:rsidRDefault="00000000">
      <w:pPr>
        <w:pStyle w:val="2"/>
        <w:spacing w:before="156" w:after="156"/>
      </w:pPr>
      <w:bookmarkStart w:id="103" w:name="_Toc132982442"/>
      <w:r>
        <w:rPr>
          <w:rFonts w:hint="eastAsia"/>
        </w:rPr>
        <w:t>4</w:t>
      </w:r>
      <w:r>
        <w:t xml:space="preserve">.4 </w:t>
      </w:r>
      <w:r>
        <w:rPr>
          <w:rFonts w:hint="eastAsia"/>
        </w:rPr>
        <w:t>不等式解</w:t>
      </w:r>
      <w:bookmarkEnd w:id="103"/>
    </w:p>
    <w:p w14:paraId="5D095EE1" w14:textId="77777777" w:rsidR="0071366A" w:rsidRDefault="00000000">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000000">
      <w:pPr>
        <w:pStyle w:val="3"/>
      </w:pPr>
      <w:bookmarkStart w:id="104" w:name="_Toc132982443"/>
      <w:r>
        <w:rPr>
          <w:rFonts w:hint="eastAsia"/>
        </w:rPr>
        <w:t>4</w:t>
      </w:r>
      <w:r>
        <w:t xml:space="preserve">.4.1 </w:t>
      </w:r>
      <w:r>
        <w:rPr>
          <w:rFonts w:hint="eastAsia"/>
        </w:rPr>
        <w:t>单分量情形</w:t>
      </w:r>
      <w:bookmarkEnd w:id="104"/>
    </w:p>
    <w:p w14:paraId="006DD6BF" w14:textId="31D839F0" w:rsidR="0071366A" w:rsidRDefault="00000000">
      <w:pPr>
        <w:ind w:firstLine="420"/>
      </w:pPr>
      <w:r>
        <w:rPr>
          <w:rFonts w:hint="eastAsia"/>
        </w:rPr>
        <w:t>由于等式</w:t>
      </w:r>
      <w:r w:rsidR="001958B8">
        <w:rPr>
          <w:noProof/>
          <w:position w:val="-30"/>
        </w:rPr>
        <w:object w:dxaOrig="1963" w:dyaOrig="676" w14:anchorId="3F86FE2F">
          <v:shape id="_x0000_i1128" type="#_x0000_t75" alt="" style="width:97.7pt;height:33.8pt;mso-width-percent:0;mso-height-percent:0;mso-width-percent:0;mso-height-percent:0" o:ole="">
            <v:imagedata r:id="rId368" o:title=""/>
          </v:shape>
          <o:OLEObject Type="Embed" ProgID="Equation.DSMT4" ShapeID="_x0000_i1128" DrawAspect="Content" ObjectID="_1743601405" r:id="rId369"/>
        </w:object>
      </w:r>
      <w:r>
        <w:rPr>
          <w:rFonts w:hint="eastAsia"/>
        </w:rPr>
        <w:t>，可以推导出</w:t>
      </w:r>
      <w:r w:rsidR="001958B8">
        <w:rPr>
          <w:noProof/>
          <w:position w:val="-30"/>
        </w:rPr>
        <w:object w:dxaOrig="3105" w:dyaOrig="724" w14:anchorId="61E7D56E">
          <v:shape id="_x0000_i1127" type="#_x0000_t75" alt="" style="width:153.55pt;height:36pt;mso-width-percent:0;mso-height-percent:0;mso-width-percent:0;mso-height-percent:0" o:ole="">
            <v:imagedata r:id="rId370" o:title=""/>
          </v:shape>
          <o:OLEObject Type="Embed" ProgID="Equation.DSMT4" ShapeID="_x0000_i1127" DrawAspect="Content" ObjectID="_1743601406" r:id="rId371"/>
        </w:object>
      </w:r>
      <w:r>
        <w:rPr>
          <w:rFonts w:hint="eastAsia"/>
        </w:rPr>
        <w:t>。该单分量</w:t>
      </w:r>
      <w:r>
        <w:rPr>
          <w:rFonts w:hint="eastAsia"/>
        </w:rPr>
        <w:lastRenderedPageBreak/>
        <w:t>的证明以及后续双分量的推导详细过程可见附录</w:t>
      </w:r>
      <w:r w:rsidR="00582938">
        <w:t>B</w: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Pr>
          <w:iCs/>
        </w:rPr>
        <w:instrText>(28)</w:instrText>
      </w:r>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ED5BD2">
        <w:rPr>
          <w:iCs/>
        </w:rPr>
        <w:t>[37]</w:t>
      </w:r>
      <w:r>
        <w:rPr>
          <w:iCs/>
        </w:rPr>
        <w:fldChar w:fldCharType="end"/>
      </w:r>
      <w:r>
        <w:rPr>
          <w:rFonts w:hint="eastAsia"/>
          <w:iCs/>
        </w:rPr>
        <w:t>成：</w:t>
      </w:r>
    </w:p>
    <w:p w14:paraId="38A983F3" w14:textId="21546DB5" w:rsidR="0071366A" w:rsidRDefault="00000000">
      <w:pPr>
        <w:pStyle w:val="MTDisplayEquation"/>
      </w:pPr>
      <w:r>
        <w:tab/>
      </w:r>
      <w:r w:rsidR="001958B8">
        <w:rPr>
          <w:noProof/>
          <w:position w:val="-38"/>
        </w:rPr>
        <w:object w:dxaOrig="4602" w:dyaOrig="837" w14:anchorId="5EEB98DC">
          <v:shape id="_x0000_i1126" type="#_x0000_t75" alt="" style="width:229.95pt;height:42.6pt;mso-width-percent:0;mso-height-percent:0;mso-width-percent:0;mso-height-percent:0" o:ole="">
            <v:imagedata r:id="rId372" o:title=""/>
          </v:shape>
          <o:OLEObject Type="Embed" ProgID="Equation.DSMT4" ShapeID="_x0000_i1126" DrawAspect="Content" ObjectID="_1743601407" r:id="rId3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888713"/>
      <w:r>
        <w:instrText>(</w:instrText>
      </w:r>
      <w:r>
        <w:fldChar w:fldCharType="begin"/>
      </w:r>
      <w:r>
        <w:instrText xml:space="preserve"> SEQ MTEqn \c \* Arabic \* MERGEFORMAT </w:instrText>
      </w:r>
      <w:r>
        <w:fldChar w:fldCharType="separate"/>
      </w:r>
      <w:r w:rsidR="00ED5BD2">
        <w:rPr>
          <w:noProof/>
        </w:rPr>
        <w:instrText>29</w:instrText>
      </w:r>
      <w:r>
        <w:rPr>
          <w:noProof/>
        </w:rPr>
        <w:fldChar w:fldCharType="end"/>
      </w:r>
      <w:r>
        <w:instrText>)</w:instrText>
      </w:r>
      <w:bookmarkEnd w:id="105"/>
      <w:r>
        <w:fldChar w:fldCharType="end"/>
      </w:r>
    </w:p>
    <w:p w14:paraId="23D7DD60" w14:textId="77777777" w:rsidR="0071366A" w:rsidRDefault="00000000">
      <w:pPr>
        <w:ind w:firstLineChars="0" w:firstLine="0"/>
      </w:pPr>
      <w:r>
        <w:rPr>
          <w:rFonts w:hint="eastAsia"/>
        </w:rPr>
        <w:t>其中，</w:t>
      </w:r>
      <w:r w:rsidR="001958B8">
        <w:rPr>
          <w:noProof/>
          <w:position w:val="-12"/>
        </w:rPr>
        <w:object w:dxaOrig="901" w:dyaOrig="362" w14:anchorId="4BB1B779">
          <v:shape id="_x0000_i1125" type="#_x0000_t75" alt="" style="width:46.3pt;height:16.9pt;mso-width-percent:0;mso-height-percent:0;mso-width-percent:0;mso-height-percent:0" o:ole="">
            <v:imagedata r:id="rId374" o:title=""/>
          </v:shape>
          <o:OLEObject Type="Embed" ProgID="Equation.DSMT4" ShapeID="_x0000_i1125" DrawAspect="Content" ObjectID="_1743601408" r:id="rId375"/>
        </w:object>
      </w:r>
      <w:r>
        <w:rPr>
          <w:rFonts w:hint="eastAsia"/>
        </w:rPr>
        <w:t>。</w:t>
      </w:r>
    </w:p>
    <w:p w14:paraId="58C6921A" w14:textId="388CED4F" w:rsidR="0071366A" w:rsidRDefault="00000000">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r>
        <w:rPr>
          <w:iCs/>
        </w:rPr>
        <w:instrText>(14)</w:instrText>
      </w:r>
      <w:r>
        <w:rPr>
          <w:iCs/>
        </w:rPr>
        <w:fldChar w:fldCharType="end"/>
      </w:r>
      <w:r>
        <w:rPr>
          <w:iCs/>
        </w:rPr>
        <w:fldChar w:fldCharType="end"/>
      </w:r>
      <w:r>
        <w:rPr>
          <w:rFonts w:hint="eastAsia"/>
          <w:iCs/>
        </w:rPr>
        <w:t>和公式</w:t>
      </w:r>
      <w:r>
        <w:fldChar w:fldCharType="begin"/>
      </w:r>
      <w:r>
        <w:instrText xml:space="preserve"> GOTOBUTTON ZEqnNum888713  \* MERGEFORMAT </w:instrText>
      </w:r>
      <w:r>
        <w:fldChar w:fldCharType="begin"/>
      </w:r>
      <w:r>
        <w:instrText xml:space="preserve"> REF ZEqnNum888713 \* Charformat \! \* MERGEFORMAT </w:instrText>
      </w:r>
      <w:r>
        <w:fldChar w:fldCharType="separate"/>
      </w:r>
      <w:r w:rsidR="00ED5BD2">
        <w:instrText>(29)</w:instrText>
      </w:r>
      <w:r>
        <w:fldChar w:fldCharType="end"/>
      </w:r>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Pr>
          <w:iCs/>
        </w:rPr>
        <w:instrText>(7)</w:instrText>
      </w:r>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4A3D3F39" w:rsidR="0071366A" w:rsidRDefault="00000000">
      <w:pPr>
        <w:pStyle w:val="MTDisplayEquation"/>
      </w:pPr>
      <w:r>
        <w:tab/>
      </w:r>
      <w:r w:rsidR="001958B8">
        <w:rPr>
          <w:noProof/>
          <w:position w:val="-24"/>
        </w:rPr>
        <w:object w:dxaOrig="2566" w:dyaOrig="619" w14:anchorId="52E45BD5">
          <v:shape id="_x0000_i1124" type="#_x0000_t75" alt="" style="width:128.55pt;height:29.4pt;mso-width-percent:0;mso-height-percent:0;mso-width-percent:0;mso-height-percent:0" o:ole="">
            <v:imagedata r:id="rId376" o:title=""/>
          </v:shape>
          <o:OLEObject Type="Embed" ProgID="Equation.DSMT4" ShapeID="_x0000_i1124" DrawAspect="Content" ObjectID="_1743601409"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791018"/>
      <w:r>
        <w:instrText>(</w:instrText>
      </w:r>
      <w:r>
        <w:fldChar w:fldCharType="begin"/>
      </w:r>
      <w:r>
        <w:instrText xml:space="preserve"> SEQ MTEqn \c \* Arabic \* MERGEFORMAT </w:instrText>
      </w:r>
      <w:r>
        <w:fldChar w:fldCharType="separate"/>
      </w:r>
      <w:r w:rsidR="00ED5BD2">
        <w:rPr>
          <w:noProof/>
        </w:rPr>
        <w:instrText>30</w:instrText>
      </w:r>
      <w:r>
        <w:rPr>
          <w:noProof/>
        </w:rPr>
        <w:fldChar w:fldCharType="end"/>
      </w:r>
      <w:r>
        <w:instrText>)</w:instrText>
      </w:r>
      <w:bookmarkEnd w:id="106"/>
      <w:r>
        <w:fldChar w:fldCharType="end"/>
      </w:r>
    </w:p>
    <w:p w14:paraId="5940E74A" w14:textId="0B5368AF" w:rsidR="0071366A" w:rsidRDefault="00000000">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ED5BD2">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ED5BD2">
        <w:rPr>
          <w:iCs/>
        </w:rPr>
        <w:t>[30]</w:t>
      </w:r>
      <w:r>
        <w:rPr>
          <w:iCs/>
        </w:rPr>
        <w:fldChar w:fldCharType="end"/>
      </w:r>
      <w:r>
        <w:rPr>
          <w:rFonts w:hint="eastAsia"/>
          <w:iCs/>
        </w:rPr>
        <w:t>为：</w:t>
      </w:r>
    </w:p>
    <w:p w14:paraId="29F5EED5" w14:textId="264FE687" w:rsidR="0071366A" w:rsidRDefault="00000000">
      <w:pPr>
        <w:pStyle w:val="MTDisplayEquation"/>
      </w:pPr>
      <w:r>
        <w:tab/>
      </w:r>
      <w:r w:rsidR="001958B8">
        <w:rPr>
          <w:noProof/>
          <w:position w:val="-24"/>
        </w:rPr>
        <w:object w:dxaOrig="1528" w:dyaOrig="619" w14:anchorId="7224B6F5">
          <v:shape id="_x0000_i1123" type="#_x0000_t75" alt="" style="width:77.15pt;height:29.4pt;mso-width-percent:0;mso-height-percent:0;mso-width-percent:0;mso-height-percent:0" o:ole="">
            <v:imagedata r:id="rId378" o:title=""/>
          </v:shape>
          <o:OLEObject Type="Embed" ProgID="Equation.DSMT4" ShapeID="_x0000_i1123" DrawAspect="Content" ObjectID="_1743601410" r:id="rId3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408322"/>
      <w:r>
        <w:instrText>(</w:instrText>
      </w:r>
      <w:r>
        <w:fldChar w:fldCharType="begin"/>
      </w:r>
      <w:r>
        <w:instrText xml:space="preserve"> SEQ MTEqn \c \* Arabic \* MERGEFORMAT </w:instrText>
      </w:r>
      <w:r>
        <w:fldChar w:fldCharType="separate"/>
      </w:r>
      <w:r w:rsidR="00ED5BD2">
        <w:rPr>
          <w:noProof/>
        </w:rPr>
        <w:instrText>31</w:instrText>
      </w:r>
      <w:r>
        <w:rPr>
          <w:noProof/>
        </w:rPr>
        <w:fldChar w:fldCharType="end"/>
      </w:r>
      <w:r>
        <w:instrText>)</w:instrText>
      </w:r>
      <w:bookmarkEnd w:id="107"/>
      <w:r>
        <w:fldChar w:fldCharType="end"/>
      </w:r>
    </w:p>
    <w:p w14:paraId="51E7F238" w14:textId="2168632A" w:rsidR="0071366A" w:rsidRDefault="00000000">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r>
        <w:rPr>
          <w:iCs/>
        </w:rPr>
        <w:instrText>(30)</w:instrText>
      </w:r>
      <w:r>
        <w:rPr>
          <w:iCs/>
        </w:rPr>
        <w:fldChar w:fldCharType="end"/>
      </w:r>
      <w:r>
        <w:rPr>
          <w:iCs/>
        </w:rPr>
        <w:fldChar w:fldCharType="end"/>
      </w:r>
      <w:r>
        <w:rPr>
          <w:rFonts w:hint="eastAsia"/>
          <w:iCs/>
        </w:rPr>
        <w:t>和公式</w:t>
      </w:r>
      <w:r>
        <w:fldChar w:fldCharType="begin"/>
      </w:r>
      <w:r>
        <w:instrText xml:space="preserve"> GOTOBUTTON ZEqnNum408322  \* MERGEFORMAT </w:instrText>
      </w:r>
      <w:r>
        <w:fldChar w:fldCharType="begin"/>
      </w:r>
      <w:r>
        <w:instrText xml:space="preserve"> REF ZEqnNum408322 \* Charformat \! \* MERGEFORMAT </w:instrText>
      </w:r>
      <w:r>
        <w:fldChar w:fldCharType="separate"/>
      </w:r>
      <w:r w:rsidR="00ED5BD2">
        <w:instrText>(31)</w:instrText>
      </w:r>
      <w:r>
        <w:fldChar w:fldCharType="end"/>
      </w:r>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Pr>
          <w:iCs/>
        </w:rPr>
        <w:instrText>(10)</w:instrText>
      </w:r>
      <w:r>
        <w:rPr>
          <w:iCs/>
        </w:rPr>
        <w:fldChar w:fldCharType="end"/>
      </w:r>
      <w:r>
        <w:rPr>
          <w:iCs/>
        </w:rPr>
        <w:fldChar w:fldCharType="end"/>
      </w:r>
      <w:r>
        <w:rPr>
          <w:rFonts w:hint="eastAsia"/>
          <w:iCs/>
        </w:rPr>
        <w:t>中，可以计算出对于单分量的不等式模型解：</w:t>
      </w:r>
    </w:p>
    <w:p w14:paraId="4A442363" w14:textId="643C674A" w:rsidR="0071366A" w:rsidRDefault="00000000">
      <w:pPr>
        <w:pStyle w:val="MTDisplayEquation"/>
      </w:pPr>
      <w:r>
        <w:tab/>
      </w:r>
      <w:r w:rsidR="001958B8">
        <w:rPr>
          <w:noProof/>
          <w:position w:val="-24"/>
        </w:rPr>
        <w:object w:dxaOrig="1303" w:dyaOrig="700" w14:anchorId="22460B11">
          <v:shape id="_x0000_i1122" type="#_x0000_t75" alt="" style="width:65.4pt;height:36pt;mso-width-percent:0;mso-height-percent:0;mso-width-percent:0;mso-height-percent:0" o:ole="">
            <v:imagedata r:id="rId380" o:title=""/>
          </v:shape>
          <o:OLEObject Type="Embed" ProgID="Equation.DSMT4" ShapeID="_x0000_i1122" DrawAspect="Content" ObjectID="_1743601411" r:id="rId3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32</w:instrText>
      </w:r>
      <w:r>
        <w:rPr>
          <w:noProof/>
        </w:rPr>
        <w:fldChar w:fldCharType="end"/>
      </w:r>
      <w:r>
        <w:instrText>)</w:instrText>
      </w:r>
      <w:r>
        <w:fldChar w:fldCharType="end"/>
      </w:r>
    </w:p>
    <w:p w14:paraId="36ED3EEC" w14:textId="77777777" w:rsidR="0071366A" w:rsidRDefault="00000000">
      <w:pPr>
        <w:ind w:firstLineChars="0" w:firstLine="0"/>
      </w:pPr>
      <w:r>
        <w:rPr>
          <w:rFonts w:hint="eastAsia"/>
        </w:rPr>
        <w:t>其中，这个不等式隐含条件</w:t>
      </w:r>
      <w:r w:rsidR="001958B8">
        <w:rPr>
          <w:noProof/>
          <w:position w:val="-12"/>
        </w:rPr>
        <w:object w:dxaOrig="917" w:dyaOrig="362" w14:anchorId="5BFE8F07">
          <v:shape id="_x0000_i1121" type="#_x0000_t75" alt="" style="width:46.3pt;height:16.9pt;mso-width-percent:0;mso-height-percent:0;mso-width-percent:0;mso-height-percent:0" o:ole="">
            <v:imagedata r:id="rId382" o:title=""/>
          </v:shape>
          <o:OLEObject Type="Embed" ProgID="Equation.DSMT4" ShapeID="_x0000_i1121" DrawAspect="Content" ObjectID="_1743601412" r:id="rId383"/>
        </w:object>
      </w:r>
      <w:r>
        <w:rPr>
          <w:rFonts w:hint="eastAsia"/>
        </w:rPr>
        <w:t>。</w:t>
      </w:r>
    </w:p>
    <w:p w14:paraId="1C0D0721" w14:textId="77777777" w:rsidR="0071366A" w:rsidRDefault="00000000">
      <w:pPr>
        <w:pStyle w:val="3"/>
      </w:pPr>
      <w:bookmarkStart w:id="108" w:name="_Toc132982444"/>
      <w:r>
        <w:rPr>
          <w:rFonts w:hint="eastAsia"/>
        </w:rPr>
        <w:t>4</w:t>
      </w:r>
      <w:r>
        <w:t xml:space="preserve">.4.2 </w:t>
      </w:r>
      <w:r>
        <w:rPr>
          <w:rFonts w:hint="eastAsia"/>
        </w:rPr>
        <w:t>双分量情形</w:t>
      </w:r>
      <w:bookmarkEnd w:id="108"/>
    </w:p>
    <w:p w14:paraId="3AD74020" w14:textId="4EC02D75" w:rsidR="0071366A" w:rsidRDefault="00000000">
      <w:pPr>
        <w:ind w:firstLine="420"/>
      </w:pPr>
      <w:r>
        <w:rPr>
          <w:rFonts w:hint="eastAsia"/>
        </w:rPr>
        <w:t>由于连等式</w:t>
      </w:r>
      <w:r w:rsidR="001958B8">
        <w:rPr>
          <w:noProof/>
          <w:position w:val="-30"/>
        </w:rPr>
        <w:object w:dxaOrig="3733" w:dyaOrig="740" w14:anchorId="6F6590E5">
          <v:shape id="_x0000_i1120" type="#_x0000_t75" alt="" style="width:186.6pt;height:36pt;mso-width-percent:0;mso-height-percent:0;mso-width-percent:0;mso-height-percent:0" o:ole="">
            <v:imagedata r:id="rId384" o:title=""/>
          </v:shape>
          <o:OLEObject Type="Embed" ProgID="Equation.DSMT4" ShapeID="_x0000_i1120" DrawAspect="Content" ObjectID="_1743601413" r:id="rId385"/>
        </w:object>
      </w:r>
      <w:r>
        <w:rPr>
          <w:rFonts w:hint="eastAsia"/>
        </w:rPr>
        <w:t>，通过附录</w:t>
      </w:r>
      <w:r>
        <w:rPr>
          <w:rFonts w:hint="eastAsia"/>
        </w:rPr>
        <w:t>B</w:t>
      </w:r>
      <w:r>
        <w:rPr>
          <w:rFonts w:hint="eastAsia"/>
        </w:rPr>
        <w:t>的证明过程可以推导出</w:t>
      </w:r>
      <w:r w:rsidR="001958B8">
        <w:rPr>
          <w:noProof/>
          <w:position w:val="-32"/>
        </w:rPr>
        <w:object w:dxaOrig="4288" w:dyaOrig="901" w14:anchorId="64DEF7AA">
          <v:shape id="_x0000_i1119" type="#_x0000_t75" alt="" style="width:213.8pt;height:46.3pt;mso-width-percent:0;mso-height-percent:0;mso-width-percent:0;mso-height-percent:0" o:ole="">
            <v:imagedata r:id="rId386" o:title=""/>
          </v:shape>
          <o:OLEObject Type="Embed" ProgID="Equation.DSMT4" ShapeID="_x0000_i1119" DrawAspect="Content" ObjectID="_1743601414" r:id="rId387"/>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Pr>
          <w:iCs/>
        </w:rPr>
        <w:instrText>(28)</w:instrText>
      </w:r>
      <w:r>
        <w:rPr>
          <w:iCs/>
        </w:rPr>
        <w:fldChar w:fldCharType="end"/>
      </w:r>
      <w:r>
        <w:rPr>
          <w:iCs/>
        </w:rPr>
        <w:fldChar w:fldCharType="end"/>
      </w:r>
      <w:r>
        <w:rPr>
          <w:rFonts w:hint="eastAsia"/>
          <w:iCs/>
        </w:rPr>
        <w:t>可以被化解为：</w:t>
      </w:r>
    </w:p>
    <w:p w14:paraId="2E8356D7" w14:textId="3F463617" w:rsidR="0071366A" w:rsidRDefault="00000000">
      <w:pPr>
        <w:pStyle w:val="MTDisplayEquation"/>
      </w:pPr>
      <w:r>
        <w:tab/>
      </w:r>
      <w:r w:rsidR="001958B8">
        <w:rPr>
          <w:noProof/>
          <w:position w:val="-42"/>
        </w:rPr>
        <w:object w:dxaOrig="6058" w:dyaOrig="941" w14:anchorId="4F21112A">
          <v:shape id="_x0000_i1118" type="#_x0000_t75" alt="" style="width:301.95pt;height:48.5pt;mso-width-percent:0;mso-height-percent:0;mso-width-percent:0;mso-height-percent:0" o:ole="">
            <v:imagedata r:id="rId388" o:title=""/>
          </v:shape>
          <o:OLEObject Type="Embed" ProgID="Equation.DSMT4" ShapeID="_x0000_i1118" DrawAspect="Content" ObjectID="_1743601415" r:id="rId3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863258"/>
      <w:r>
        <w:instrText>(</w:instrText>
      </w:r>
      <w:r>
        <w:fldChar w:fldCharType="begin"/>
      </w:r>
      <w:r>
        <w:instrText xml:space="preserve"> SEQ MTEqn \c \* Arabic \* MERGEFORMAT </w:instrText>
      </w:r>
      <w:r>
        <w:fldChar w:fldCharType="separate"/>
      </w:r>
      <w:r w:rsidR="00ED5BD2">
        <w:rPr>
          <w:noProof/>
        </w:rPr>
        <w:instrText>33</w:instrText>
      </w:r>
      <w:r>
        <w:rPr>
          <w:noProof/>
        </w:rPr>
        <w:fldChar w:fldCharType="end"/>
      </w:r>
      <w:r>
        <w:instrText>)</w:instrText>
      </w:r>
      <w:bookmarkEnd w:id="109"/>
      <w:r>
        <w:fldChar w:fldCharType="end"/>
      </w:r>
    </w:p>
    <w:p w14:paraId="7AE9E910" w14:textId="77777777" w:rsidR="0071366A" w:rsidRDefault="00000000">
      <w:pPr>
        <w:ind w:firstLineChars="0" w:firstLine="0"/>
      </w:pPr>
      <w:r>
        <w:rPr>
          <w:rFonts w:hint="eastAsia"/>
        </w:rPr>
        <w:t>其中，</w:t>
      </w:r>
      <w:r w:rsidR="001958B8">
        <w:rPr>
          <w:noProof/>
          <w:position w:val="-12"/>
        </w:rPr>
        <w:object w:dxaOrig="1818" w:dyaOrig="402" w14:anchorId="0AC5C47A">
          <v:shape id="_x0000_i1117" type="#_x0000_t75" alt="" style="width:91.1pt;height:19.1pt;mso-width-percent:0;mso-height-percent:0;mso-width-percent:0;mso-height-percent:0" o:ole="">
            <v:imagedata r:id="rId390" o:title=""/>
          </v:shape>
          <o:OLEObject Type="Embed" ProgID="Equation.DSMT4" ShapeID="_x0000_i1117" DrawAspect="Content" ObjectID="_1743601416" r:id="rId391"/>
        </w:object>
      </w:r>
      <w:r>
        <w:rPr>
          <w:rFonts w:hint="eastAsia"/>
        </w:rPr>
        <w:t>。</w:t>
      </w:r>
    </w:p>
    <w:p w14:paraId="1EB8DD30" w14:textId="120C6330" w:rsidR="0071366A" w:rsidRDefault="00000000">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r>
        <w:rPr>
          <w:iCs/>
        </w:rPr>
        <w:instrText>(24)</w:instrText>
      </w:r>
      <w:r>
        <w:rPr>
          <w:iCs/>
        </w:rPr>
        <w:fldChar w:fldCharType="end"/>
      </w:r>
      <w:r>
        <w:rPr>
          <w:iCs/>
        </w:rPr>
        <w:fldChar w:fldCharType="end"/>
      </w:r>
      <w:r>
        <w:rPr>
          <w:rFonts w:hint="eastAsia"/>
          <w:iCs/>
        </w:rPr>
        <w:t>和公式</w:t>
      </w:r>
      <w:r>
        <w:fldChar w:fldCharType="begin"/>
      </w:r>
      <w:r>
        <w:instrText xml:space="preserve"> GOTOBUTTON ZEqnNum863258  \* MERGEFORMAT </w:instrText>
      </w:r>
      <w:r>
        <w:fldChar w:fldCharType="begin"/>
      </w:r>
      <w:r>
        <w:instrText xml:space="preserve"> REF ZEqnNum863258 \* Charformat \! \* MERGEFORMAT </w:instrText>
      </w:r>
      <w:r>
        <w:fldChar w:fldCharType="separate"/>
      </w:r>
      <w:r w:rsidR="00ED5BD2">
        <w:instrText>(33)</w:instrText>
      </w:r>
      <w:r>
        <w:fldChar w:fldCharType="end"/>
      </w:r>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Pr>
          <w:iCs/>
        </w:rPr>
        <w:instrText>(7)</w:instrText>
      </w:r>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0338CFF8" w:rsidR="0071366A" w:rsidRDefault="00000000">
      <w:pPr>
        <w:pStyle w:val="MTDisplayEquation"/>
      </w:pPr>
      <w:r>
        <w:tab/>
      </w:r>
      <w:r w:rsidR="001958B8">
        <w:rPr>
          <w:noProof/>
          <w:position w:val="-148"/>
        </w:rPr>
        <w:object w:dxaOrig="7498" w:dyaOrig="3347" w14:anchorId="2DA5FA17">
          <v:shape id="_x0000_i1116" type="#_x0000_t75" alt="" style="width:374.7pt;height:167.5pt;mso-width-percent:0;mso-height-percent:0;mso-width-percent:0;mso-height-percent:0" o:ole="">
            <v:imagedata r:id="rId392" o:title=""/>
          </v:shape>
          <o:OLEObject Type="Embed" ProgID="Equation.DSMT4" ShapeID="_x0000_i1116" DrawAspect="Content" ObjectID="_1743601417" r:id="rId3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708977"/>
      <w:r>
        <w:instrText>(</w:instrText>
      </w:r>
      <w:r>
        <w:fldChar w:fldCharType="begin"/>
      </w:r>
      <w:r>
        <w:instrText xml:space="preserve"> SEQ MTEqn \c \* Arabic \* MERGEFORMAT </w:instrText>
      </w:r>
      <w:r>
        <w:fldChar w:fldCharType="separate"/>
      </w:r>
      <w:r w:rsidR="00ED5BD2">
        <w:rPr>
          <w:noProof/>
        </w:rPr>
        <w:instrText>34</w:instrText>
      </w:r>
      <w:r>
        <w:rPr>
          <w:noProof/>
        </w:rPr>
        <w:fldChar w:fldCharType="end"/>
      </w:r>
      <w:r>
        <w:instrText>)</w:instrText>
      </w:r>
      <w:bookmarkEnd w:id="110"/>
      <w:r>
        <w:fldChar w:fldCharType="end"/>
      </w:r>
    </w:p>
    <w:p w14:paraId="454720A2" w14:textId="4BE049B2" w:rsidR="0071366A" w:rsidRDefault="00000000">
      <w:pPr>
        <w:ind w:firstLineChars="0" w:firstLine="0"/>
      </w:pPr>
      <w:r>
        <w:rPr>
          <w:rFonts w:hint="eastAsia"/>
        </w:rPr>
        <w:lastRenderedPageBreak/>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中找到：</w:t>
      </w:r>
    </w:p>
    <w:p w14:paraId="54BBB66D" w14:textId="7EB013E7" w:rsidR="0071366A" w:rsidRDefault="00000000">
      <w:pPr>
        <w:pStyle w:val="MTDisplayEquation"/>
      </w:pPr>
      <w:r>
        <w:tab/>
      </w:r>
      <w:r w:rsidR="001958B8">
        <w:rPr>
          <w:noProof/>
          <w:position w:val="-24"/>
        </w:rPr>
        <w:object w:dxaOrig="1528" w:dyaOrig="619" w14:anchorId="2014D2D1">
          <v:shape id="_x0000_i1115" type="#_x0000_t75" alt="" style="width:77.15pt;height:29.4pt;mso-width-percent:0;mso-height-percent:0;mso-width-percent:0;mso-height-percent:0" o:ole="">
            <v:imagedata r:id="rId394" o:title=""/>
          </v:shape>
          <o:OLEObject Type="Embed" ProgID="Equation.DSMT4" ShapeID="_x0000_i1115" DrawAspect="Content" ObjectID="_1743601418" r:id="rId3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878319"/>
      <w:r>
        <w:instrText>(</w:instrText>
      </w:r>
      <w:r>
        <w:fldChar w:fldCharType="begin"/>
      </w:r>
      <w:r>
        <w:instrText xml:space="preserve"> SEQ MTEqn \c \* Arabic \* MERGEFORMAT </w:instrText>
      </w:r>
      <w:r>
        <w:fldChar w:fldCharType="separate"/>
      </w:r>
      <w:r w:rsidR="00ED5BD2">
        <w:rPr>
          <w:noProof/>
        </w:rPr>
        <w:instrText>35</w:instrText>
      </w:r>
      <w:r>
        <w:rPr>
          <w:noProof/>
        </w:rPr>
        <w:fldChar w:fldCharType="end"/>
      </w:r>
      <w:r>
        <w:instrText>)</w:instrText>
      </w:r>
      <w:bookmarkEnd w:id="111"/>
      <w:r>
        <w:fldChar w:fldCharType="end"/>
      </w:r>
    </w:p>
    <w:p w14:paraId="05865171" w14:textId="023BC1FE" w:rsidR="0071366A" w:rsidRDefault="00000000">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r>
        <w:rPr>
          <w:iCs/>
        </w:rPr>
        <w:instrText>(34)</w:instrText>
      </w:r>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r>
        <w:rPr>
          <w:iCs/>
        </w:rPr>
        <w:instrText>(35)</w:instrText>
      </w:r>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Pr>
          <w:iCs/>
        </w:rPr>
        <w:instrText>(10)</w:instrText>
      </w:r>
      <w:r>
        <w:rPr>
          <w:iCs/>
        </w:rPr>
        <w:fldChar w:fldCharType="end"/>
      </w:r>
      <w:r>
        <w:rPr>
          <w:iCs/>
        </w:rPr>
        <w:fldChar w:fldCharType="end"/>
      </w:r>
      <w:r>
        <w:rPr>
          <w:rFonts w:hint="eastAsia"/>
        </w:rPr>
        <w:t>中，可以解出对于双分量不等式模型的解：</w:t>
      </w:r>
    </w:p>
    <w:p w14:paraId="0CEF15F9" w14:textId="21002004" w:rsidR="0071366A" w:rsidRDefault="00000000">
      <w:pPr>
        <w:pStyle w:val="MTDisplayEquation"/>
      </w:pPr>
      <w:r>
        <w:tab/>
      </w:r>
      <w:r w:rsidR="001958B8">
        <w:rPr>
          <w:noProof/>
          <w:position w:val="-24"/>
        </w:rPr>
        <w:object w:dxaOrig="2381" w:dyaOrig="821" w14:anchorId="7C5986DB">
          <v:shape id="_x0000_i1114" type="#_x0000_t75" alt="" style="width:120.5pt;height:42.6pt;mso-width-percent:0;mso-height-percent:0;mso-width-percent:0;mso-height-percent:0" o:ole="">
            <v:imagedata r:id="rId396" o:title=""/>
          </v:shape>
          <o:OLEObject Type="Embed" ProgID="Equation.DSMT4" ShapeID="_x0000_i1114" DrawAspect="Content" ObjectID="_1743601419"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36</w:instrText>
      </w:r>
      <w:r>
        <w:rPr>
          <w:noProof/>
        </w:rPr>
        <w:fldChar w:fldCharType="end"/>
      </w:r>
      <w:r>
        <w:instrText>)</w:instrText>
      </w:r>
      <w:r>
        <w:fldChar w:fldCharType="end"/>
      </w:r>
    </w:p>
    <w:p w14:paraId="33A1A2F1" w14:textId="77777777" w:rsidR="0071366A" w:rsidRDefault="00000000">
      <w:pPr>
        <w:ind w:firstLineChars="0" w:firstLine="0"/>
      </w:pPr>
      <w:r>
        <w:rPr>
          <w:rFonts w:hint="eastAsia"/>
        </w:rPr>
        <w:t>其中，这个不等式隐含着</w:t>
      </w:r>
      <w:r w:rsidR="001958B8">
        <w:rPr>
          <w:noProof/>
          <w:position w:val="-12"/>
        </w:rPr>
        <w:object w:dxaOrig="1818" w:dyaOrig="402" w14:anchorId="75DF5B70">
          <v:shape id="_x0000_i1113" type="#_x0000_t75" alt="" style="width:91.1pt;height:19.1pt;mso-width-percent:0;mso-height-percent:0;mso-width-percent:0;mso-height-percent:0" o:ole="">
            <v:imagedata r:id="rId398" o:title=""/>
          </v:shape>
          <o:OLEObject Type="Embed" ProgID="Equation.DSMT4" ShapeID="_x0000_i1113" DrawAspect="Content" ObjectID="_1743601420" r:id="rId399"/>
        </w:object>
      </w:r>
      <w:r>
        <w:rPr>
          <w:rFonts w:hint="eastAsia"/>
        </w:rPr>
        <w:t>。</w:t>
      </w:r>
    </w:p>
    <w:p w14:paraId="4A078998" w14:textId="390E4050" w:rsidR="0071366A" w:rsidRDefault="00000000">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r w:rsidR="00ED5BD2" w:rsidRPr="00121470">
        <w:rPr>
          <w:rFonts w:cs="Times New Roman" w:hint="eastAsia"/>
          <w:szCs w:val="21"/>
        </w:rPr>
        <w:t>表格</w:t>
      </w:r>
      <w:r w:rsidR="00ED5BD2" w:rsidRPr="00121470">
        <w:rPr>
          <w:rFonts w:cs="Times New Roman"/>
          <w:szCs w:val="21"/>
        </w:rPr>
        <w:t xml:space="preserve"> </w:t>
      </w:r>
      <w:r w:rsidR="00ED5BD2">
        <w:rPr>
          <w:rFonts w:cs="Times New Roman"/>
          <w:noProof/>
          <w:szCs w:val="21"/>
        </w:rPr>
        <w:t>1</w:t>
      </w:r>
      <w:r w:rsidR="00ED5BD2" w:rsidRPr="00ED5BD2">
        <w:rPr>
          <w:rFonts w:cs="Times New Roman"/>
          <w:szCs w:val="21"/>
        </w:rPr>
        <w:t xml:space="preserve"> </w:t>
      </w:r>
      <w:r w:rsidR="00ED5BD2" w:rsidRPr="00121470">
        <w:rPr>
          <w:rFonts w:cs="Times New Roman" w:hint="eastAsia"/>
          <w:szCs w:val="21"/>
        </w:rPr>
        <w:t>含零期望平稳噪声的单</w:t>
      </w:r>
      <w:r w:rsidR="00ED5BD2" w:rsidRPr="00121470">
        <w:rPr>
          <w:rFonts w:cs="Times New Roman"/>
          <w:szCs w:val="21"/>
        </w:rPr>
        <w:t>/</w:t>
      </w:r>
      <w:r w:rsidR="00ED5BD2" w:rsidRPr="00121470">
        <w:rPr>
          <w:rFonts w:cs="Times New Roman" w:hint="eastAsia"/>
          <w:szCs w:val="21"/>
        </w:rPr>
        <w:t>双分量</w:t>
      </w:r>
      <w:r w:rsidR="00ED5BD2" w:rsidRPr="00121470">
        <w:rPr>
          <w:rFonts w:cs="Times New Roman"/>
          <w:szCs w:val="21"/>
        </w:rPr>
        <w:t>LFM</w:t>
      </w:r>
      <w:r w:rsidR="00ED5BD2" w:rsidRPr="00121470">
        <w:rPr>
          <w:rFonts w:cs="Times New Roman" w:hint="eastAsia"/>
          <w:szCs w:val="21"/>
        </w:rPr>
        <w:t>信号不等式模型解</w:t>
      </w:r>
      <w:r>
        <w:fldChar w:fldCharType="end"/>
      </w:r>
      <w:r>
        <w:rPr>
          <w:rFonts w:hint="eastAsia"/>
        </w:rPr>
        <w:t>是一个对不等式模型解和相关</w:t>
      </w:r>
      <w:r>
        <w:rPr>
          <w:rFonts w:hint="eastAsia"/>
        </w:rPr>
        <w:t>LCT</w:t>
      </w:r>
      <w:r>
        <w:rPr>
          <w:rFonts w:hint="eastAsia"/>
        </w:rPr>
        <w:t>自由变量约束的总结。</w:t>
      </w:r>
    </w:p>
    <w:p w14:paraId="1E366383" w14:textId="0B704649" w:rsidR="0071366A" w:rsidRPr="00550BBA" w:rsidRDefault="00000000" w:rsidP="00550BBA">
      <w:pPr>
        <w:pStyle w:val="a3"/>
        <w:keepNext/>
        <w:ind w:firstLineChars="0" w:firstLine="0"/>
        <w:jc w:val="center"/>
        <w:rPr>
          <w:rFonts w:ascii="Times New Roman" w:hAnsi="Times New Roman" w:cs="Times New Roman"/>
          <w:sz w:val="21"/>
          <w:szCs w:val="21"/>
        </w:rPr>
      </w:pPr>
      <w:bookmarkStart w:id="112" w:name="_Ref131626102"/>
      <w:commentRangeStart w:id="113"/>
      <w:r w:rsidRPr="00550BBA">
        <w:rPr>
          <w:rFonts w:ascii="Times New Roman" w:hAnsi="Times New Roman" w:cs="Times New Roman" w:hint="eastAsia"/>
          <w:sz w:val="21"/>
          <w:szCs w:val="21"/>
        </w:rPr>
        <w:t>表格</w:t>
      </w:r>
      <w:r w:rsidRPr="00550BBA">
        <w:rPr>
          <w:rFonts w:ascii="Times New Roman" w:hAnsi="Times New Roman" w:cs="Times New Roman"/>
          <w:sz w:val="21"/>
          <w:szCs w:val="21"/>
        </w:rPr>
        <w:t xml:space="preserve"> </w:t>
      </w:r>
      <w:r w:rsidRPr="00550BBA">
        <w:rPr>
          <w:rFonts w:ascii="Times New Roman" w:hAnsi="Times New Roman" w:cs="Times New Roman"/>
          <w:sz w:val="21"/>
          <w:szCs w:val="21"/>
        </w:rPr>
        <w:fldChar w:fldCharType="begin"/>
      </w:r>
      <w:r w:rsidRPr="00550BBA">
        <w:rPr>
          <w:rFonts w:ascii="Times New Roman" w:hAnsi="Times New Roman" w:cs="Times New Roman"/>
          <w:sz w:val="21"/>
          <w:szCs w:val="21"/>
        </w:rPr>
        <w:instrText xml:space="preserve"> SEQ </w:instrText>
      </w:r>
      <w:r w:rsidRPr="00550BBA">
        <w:rPr>
          <w:rFonts w:ascii="Times New Roman" w:hAnsi="Times New Roman" w:cs="Times New Roman" w:hint="eastAsia"/>
          <w:sz w:val="21"/>
          <w:szCs w:val="21"/>
        </w:rPr>
        <w:instrText>表格</w:instrText>
      </w:r>
      <w:r w:rsidRPr="00550BBA">
        <w:rPr>
          <w:rFonts w:ascii="Times New Roman" w:hAnsi="Times New Roman" w:cs="Times New Roman"/>
          <w:sz w:val="21"/>
          <w:szCs w:val="21"/>
        </w:rPr>
        <w:instrText xml:space="preserve"> \* ARABIC </w:instrText>
      </w:r>
      <w:r w:rsidRPr="00550BBA">
        <w:rPr>
          <w:rFonts w:ascii="Times New Roman" w:hAnsi="Times New Roman" w:cs="Times New Roman"/>
          <w:sz w:val="21"/>
          <w:szCs w:val="21"/>
        </w:rPr>
        <w:fldChar w:fldCharType="separate"/>
      </w:r>
      <w:r w:rsidR="00ED5BD2">
        <w:rPr>
          <w:rFonts w:ascii="Times New Roman" w:hAnsi="Times New Roman" w:cs="Times New Roman"/>
          <w:noProof/>
          <w:sz w:val="21"/>
          <w:szCs w:val="21"/>
        </w:rPr>
        <w:t>1</w:t>
      </w:r>
      <w:r w:rsidRPr="00550BBA">
        <w:rPr>
          <w:rFonts w:ascii="Times New Roman" w:hAnsi="Times New Roman" w:cs="Times New Roman"/>
          <w:sz w:val="21"/>
          <w:szCs w:val="21"/>
        </w:rPr>
        <w:fldChar w:fldCharType="end"/>
      </w:r>
      <w:r w:rsidRPr="00550BBA">
        <w:rPr>
          <w:rFonts w:ascii="Times New Roman" w:hAnsi="Times New Roman" w:cs="Times New Roman"/>
          <w:sz w:val="21"/>
          <w:szCs w:val="21"/>
        </w:rPr>
        <w:t xml:space="preserve"> </w:t>
      </w:r>
      <w:r w:rsidRPr="00550BBA">
        <w:rPr>
          <w:rFonts w:ascii="Times New Roman" w:hAnsi="Times New Roman" w:cs="Times New Roman" w:hint="eastAsia"/>
          <w:sz w:val="21"/>
          <w:szCs w:val="21"/>
        </w:rPr>
        <w:t>含零期望平稳噪声的单</w:t>
      </w:r>
      <w:r w:rsidRPr="00550BBA">
        <w:rPr>
          <w:rFonts w:ascii="Times New Roman" w:hAnsi="Times New Roman" w:cs="Times New Roman"/>
          <w:sz w:val="21"/>
          <w:szCs w:val="21"/>
        </w:rPr>
        <w:t>/</w:t>
      </w:r>
      <w:r w:rsidRPr="00550BBA">
        <w:rPr>
          <w:rFonts w:ascii="Times New Roman" w:hAnsi="Times New Roman" w:cs="Times New Roman" w:hint="eastAsia"/>
          <w:sz w:val="21"/>
          <w:szCs w:val="21"/>
        </w:rPr>
        <w:t>双分量</w:t>
      </w:r>
      <w:r w:rsidRPr="00550BBA">
        <w:rPr>
          <w:rFonts w:ascii="Times New Roman" w:hAnsi="Times New Roman" w:cs="Times New Roman"/>
          <w:sz w:val="21"/>
          <w:szCs w:val="21"/>
        </w:rPr>
        <w:t>LFM</w:t>
      </w:r>
      <w:r w:rsidRPr="00550BBA">
        <w:rPr>
          <w:rFonts w:ascii="Times New Roman" w:hAnsi="Times New Roman" w:cs="Times New Roman" w:hint="eastAsia"/>
          <w:sz w:val="21"/>
          <w:szCs w:val="21"/>
        </w:rPr>
        <w:t>信号不等式模型解</w:t>
      </w:r>
      <w:bookmarkEnd w:id="112"/>
      <w:commentRangeEnd w:id="113"/>
      <w:r w:rsidRPr="00550BBA">
        <w:rPr>
          <w:rFonts w:ascii="Times New Roman" w:hAnsi="Times New Roman" w:cs="Times New Roman"/>
          <w:sz w:val="21"/>
          <w:szCs w:val="21"/>
        </w:rPr>
        <w:commentReference w:id="113"/>
      </w:r>
    </w:p>
    <w:tbl>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2550"/>
        <w:gridCol w:w="4156"/>
      </w:tblGrid>
      <w:tr w:rsidR="0071366A" w14:paraId="5848A913" w14:textId="77777777" w:rsidTr="00550BBA">
        <w:tc>
          <w:tcPr>
            <w:tcW w:w="1798" w:type="dxa"/>
            <w:tcBorders>
              <w:top w:val="single" w:sz="12" w:space="0" w:color="auto"/>
              <w:bottom w:val="single" w:sz="8" w:space="0" w:color="auto"/>
            </w:tcBorders>
            <w:vAlign w:val="center"/>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
          <w:p w14:paraId="4F334B00" w14:textId="77777777" w:rsidR="0071366A" w:rsidRDefault="00000000">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
          <w:p w14:paraId="7DD10F66" w14:textId="77777777" w:rsidR="0071366A" w:rsidRDefault="00000000">
            <w:pPr>
              <w:ind w:firstLineChars="0" w:firstLine="0"/>
              <w:jc w:val="center"/>
            </w:pPr>
            <w:r>
              <w:rPr>
                <w:rFonts w:hint="eastAsia"/>
              </w:rPr>
              <w:t>双分量</w:t>
            </w:r>
          </w:p>
        </w:tc>
      </w:tr>
      <w:tr w:rsidR="0071366A" w14:paraId="003DCAB0" w14:textId="77777777" w:rsidTr="00550BBA">
        <w:tc>
          <w:tcPr>
            <w:tcW w:w="1798" w:type="dxa"/>
            <w:tcBorders>
              <w:top w:val="single" w:sz="8" w:space="0" w:color="auto"/>
            </w:tcBorders>
            <w:vAlign w:val="center"/>
          </w:tcPr>
          <w:p w14:paraId="768B22D4" w14:textId="77777777" w:rsidR="0071366A" w:rsidRDefault="00000000">
            <w:pPr>
              <w:ind w:firstLineChars="0" w:firstLine="0"/>
              <w:jc w:val="center"/>
            </w:pPr>
            <w:r>
              <w:rPr>
                <w:rFonts w:hint="eastAsia"/>
              </w:rPr>
              <w:t>模型的解</w:t>
            </w:r>
          </w:p>
        </w:tc>
        <w:tc>
          <w:tcPr>
            <w:tcW w:w="2550" w:type="dxa"/>
            <w:tcBorders>
              <w:top w:val="single" w:sz="8" w:space="0" w:color="auto"/>
            </w:tcBorders>
            <w:vAlign w:val="center"/>
          </w:tcPr>
          <w:p w14:paraId="52C4128E" w14:textId="77777777" w:rsidR="0071366A" w:rsidRDefault="001958B8">
            <w:pPr>
              <w:ind w:firstLineChars="0" w:firstLine="0"/>
              <w:jc w:val="center"/>
            </w:pPr>
            <w:r>
              <w:rPr>
                <w:noProof/>
                <w:position w:val="-24"/>
              </w:rPr>
              <w:object w:dxaOrig="1303" w:dyaOrig="700" w14:anchorId="51C34EA5">
                <v:shape id="_x0000_i1112" type="#_x0000_t75" alt="" style="width:65.4pt;height:36pt;mso-width-percent:0;mso-height-percent:0;mso-width-percent:0;mso-height-percent:0" o:ole="">
                  <v:imagedata r:id="rId400" o:title=""/>
                </v:shape>
                <o:OLEObject Type="Embed" ProgID="Equation.DSMT4" ShapeID="_x0000_i1112" DrawAspect="Content" ObjectID="_1743601421" r:id="rId401"/>
              </w:object>
            </w:r>
          </w:p>
        </w:tc>
        <w:tc>
          <w:tcPr>
            <w:tcW w:w="4156" w:type="dxa"/>
            <w:tcBorders>
              <w:top w:val="single" w:sz="8" w:space="0" w:color="auto"/>
            </w:tcBorders>
            <w:vAlign w:val="center"/>
          </w:tcPr>
          <w:p w14:paraId="18FD4CA9" w14:textId="77777777" w:rsidR="0071366A" w:rsidRDefault="001958B8">
            <w:pPr>
              <w:ind w:firstLineChars="0" w:firstLine="0"/>
              <w:jc w:val="center"/>
            </w:pPr>
            <w:r>
              <w:rPr>
                <w:noProof/>
                <w:position w:val="-24"/>
              </w:rPr>
              <w:object w:dxaOrig="2381" w:dyaOrig="821" w14:anchorId="36D68C0A">
                <v:shape id="_x0000_i1111" type="#_x0000_t75" alt="" style="width:120.5pt;height:42.6pt;mso-width-percent:0;mso-height-percent:0;mso-width-percent:0;mso-height-percent:0" o:ole="">
                  <v:imagedata r:id="rId402" o:title=""/>
                </v:shape>
                <o:OLEObject Type="Embed" ProgID="Equation.DSMT4" ShapeID="_x0000_i1111" DrawAspect="Content" ObjectID="_1743601422" r:id="rId403"/>
              </w:object>
            </w:r>
          </w:p>
        </w:tc>
      </w:tr>
      <w:tr w:rsidR="0071366A" w14:paraId="774D5CEB" w14:textId="77777777" w:rsidTr="00550BBA">
        <w:tc>
          <w:tcPr>
            <w:tcW w:w="1798" w:type="dxa"/>
            <w:tcBorders>
              <w:bottom w:val="single" w:sz="12" w:space="0" w:color="auto"/>
            </w:tcBorders>
            <w:vAlign w:val="center"/>
          </w:tcPr>
          <w:p w14:paraId="5D956F31" w14:textId="77777777" w:rsidR="0071366A" w:rsidRDefault="00000000">
            <w:pPr>
              <w:ind w:firstLineChars="0" w:firstLine="0"/>
              <w:jc w:val="center"/>
            </w:pPr>
            <w:r>
              <w:rPr>
                <w:rFonts w:hint="eastAsia"/>
              </w:rPr>
              <w:t>参数约束</w:t>
            </w:r>
          </w:p>
        </w:tc>
        <w:tc>
          <w:tcPr>
            <w:tcW w:w="2550" w:type="dxa"/>
            <w:tcBorders>
              <w:bottom w:val="single" w:sz="12" w:space="0" w:color="auto"/>
            </w:tcBorders>
            <w:vAlign w:val="center"/>
          </w:tcPr>
          <w:p w14:paraId="48D79FEA" w14:textId="77777777" w:rsidR="0071366A" w:rsidRDefault="001958B8">
            <w:pPr>
              <w:ind w:firstLineChars="0" w:firstLine="0"/>
              <w:jc w:val="center"/>
            </w:pPr>
            <w:r>
              <w:rPr>
                <w:noProof/>
                <w:position w:val="-46"/>
              </w:rPr>
              <w:object w:dxaOrig="1963" w:dyaOrig="1038" w14:anchorId="1404A68A">
                <v:shape id="_x0000_i1110" type="#_x0000_t75" alt="" style="width:97.7pt;height:52.9pt;mso-width-percent:0;mso-height-percent:0;mso-width-percent:0;mso-height-percent:0" o:ole="">
                  <v:imagedata r:id="rId404" o:title=""/>
                </v:shape>
                <o:OLEObject Type="Embed" ProgID="Equation.DSMT4" ShapeID="_x0000_i1110" DrawAspect="Content" ObjectID="_1743601423" r:id="rId405"/>
              </w:object>
            </w:r>
          </w:p>
        </w:tc>
        <w:tc>
          <w:tcPr>
            <w:tcW w:w="4156" w:type="dxa"/>
            <w:tcBorders>
              <w:bottom w:val="single" w:sz="12" w:space="0" w:color="auto"/>
            </w:tcBorders>
            <w:vAlign w:val="center"/>
          </w:tcPr>
          <w:p w14:paraId="5AE8D2FE" w14:textId="77777777" w:rsidR="0071366A" w:rsidRDefault="001958B8">
            <w:pPr>
              <w:ind w:firstLineChars="0" w:firstLine="0"/>
              <w:jc w:val="center"/>
            </w:pPr>
            <w:r>
              <w:rPr>
                <w:noProof/>
                <w:position w:val="-52"/>
              </w:rPr>
              <w:object w:dxaOrig="3942" w:dyaOrig="1158" w14:anchorId="280DFD55">
                <v:shape id="_x0000_i1109" type="#_x0000_t75" alt="" style="width:196.15pt;height:58.05pt;mso-width-percent:0;mso-height-percent:0;mso-width-percent:0;mso-height-percent:0" o:ole="">
                  <v:imagedata r:id="rId406" o:title=""/>
                </v:shape>
                <o:OLEObject Type="Embed" ProgID="Equation.DSMT4" ShapeID="_x0000_i1109" DrawAspect="Content" ObjectID="_1743601424" r:id="rId407"/>
              </w:object>
            </w:r>
          </w:p>
        </w:tc>
      </w:tr>
    </w:tbl>
    <w:p w14:paraId="6DF29E2D" w14:textId="295FD88D" w:rsidR="0071366A" w:rsidRDefault="00000000">
      <w:pPr>
        <w:pStyle w:val="1"/>
        <w:spacing w:before="156" w:after="156"/>
      </w:pPr>
      <w:bookmarkStart w:id="114" w:name="_Toc132982445"/>
      <w:r>
        <w:rPr>
          <w:rFonts w:hint="eastAsia"/>
        </w:rPr>
        <w:t>5</w:t>
      </w:r>
      <w:r>
        <w:t xml:space="preserve">. </w:t>
      </w:r>
      <w:r w:rsidR="00703B67">
        <w:rPr>
          <w:rFonts w:hint="eastAsia"/>
        </w:rPr>
        <w:t>数值仿真</w:t>
      </w:r>
      <w:bookmarkEnd w:id="114"/>
    </w:p>
    <w:p w14:paraId="0FAB1977" w14:textId="77777777" w:rsidR="0071366A" w:rsidRDefault="00000000">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000000">
      <w:pPr>
        <w:ind w:firstLine="420"/>
      </w:pPr>
      <w:r>
        <w:rPr>
          <w:rFonts w:hint="eastAsia"/>
        </w:rPr>
        <w:t>添加高斯白噪声</w:t>
      </w:r>
      <w:r w:rsidR="001958B8">
        <w:rPr>
          <w:noProof/>
          <w:position w:val="-10"/>
        </w:rPr>
        <w:object w:dxaOrig="434" w:dyaOrig="314" w14:anchorId="3DA69337">
          <v:shape id="_x0000_i1108" type="#_x0000_t75" alt="" style="width:20.55pt;height:16.15pt;mso-width-percent:0;mso-height-percent:0;mso-width-percent:0;mso-height-percent:0" o:ole="">
            <v:imagedata r:id="rId408" o:title=""/>
          </v:shape>
          <o:OLEObject Type="Embed" ProgID="Equation.DSMT4" ShapeID="_x0000_i1108" DrawAspect="Content" ObjectID="_1743601425" r:id="rId409"/>
        </w:object>
      </w:r>
      <w:r>
        <w:rPr>
          <w:rFonts w:hint="eastAsia"/>
        </w:rPr>
        <w:t>的模拟单分量和双分量</w:t>
      </w:r>
      <w:r>
        <w:rPr>
          <w:rFonts w:hint="eastAsia"/>
        </w:rPr>
        <w:t>LFM</w:t>
      </w:r>
      <w:r>
        <w:rPr>
          <w:rFonts w:hint="eastAsia"/>
        </w:rPr>
        <w:t>信号分别为：</w:t>
      </w:r>
    </w:p>
    <w:p w14:paraId="307C94F6" w14:textId="6FCF44A6" w:rsidR="0071366A" w:rsidRDefault="00000000">
      <w:pPr>
        <w:pStyle w:val="MTDisplayEquation"/>
      </w:pPr>
      <w:r>
        <w:tab/>
      </w:r>
      <w:r w:rsidR="001958B8">
        <w:rPr>
          <w:noProof/>
          <w:position w:val="-12"/>
        </w:rPr>
        <w:object w:dxaOrig="3282" w:dyaOrig="483" w14:anchorId="37E361CD">
          <v:shape id="_x0000_i1107" type="#_x0000_t75" alt="" style="width:163.1pt;height:23.5pt;mso-width-percent:0;mso-height-percent:0;mso-width-percent:0;mso-height-percent:0" o:ole="">
            <v:imagedata r:id="rId410" o:title=""/>
          </v:shape>
          <o:OLEObject Type="Embed" ProgID="Equation.DSMT4" ShapeID="_x0000_i1107" DrawAspect="Content" ObjectID="_1743601426" r:id="rId4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37</w:instrText>
      </w:r>
      <w:r>
        <w:rPr>
          <w:noProof/>
        </w:rPr>
        <w:fldChar w:fldCharType="end"/>
      </w:r>
      <w:r>
        <w:instrText>)</w:instrText>
      </w:r>
      <w:r>
        <w:fldChar w:fldCharType="end"/>
      </w:r>
    </w:p>
    <w:p w14:paraId="0907D6D5" w14:textId="3B3F70D7" w:rsidR="0071366A" w:rsidRDefault="00000000">
      <w:pPr>
        <w:pStyle w:val="MTDisplayEquation"/>
      </w:pPr>
      <w:r>
        <w:tab/>
      </w:r>
      <w:r w:rsidR="001958B8">
        <w:rPr>
          <w:noProof/>
          <w:position w:val="-12"/>
        </w:rPr>
        <w:object w:dxaOrig="4577" w:dyaOrig="483" w14:anchorId="0B3EE737">
          <v:shape id="_x0000_i1106" type="#_x0000_t75" alt="" style="width:229.2pt;height:23.5pt;mso-width-percent:0;mso-height-percent:0;mso-width-percent:0;mso-height-percent:0" o:ole="">
            <v:imagedata r:id="rId412" o:title=""/>
          </v:shape>
          <o:OLEObject Type="Embed" ProgID="Equation.DSMT4" ShapeID="_x0000_i1106" DrawAspect="Content" ObjectID="_1743601427" r:id="rId4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38</w:instrText>
      </w:r>
      <w:r>
        <w:rPr>
          <w:noProof/>
        </w:rPr>
        <w:fldChar w:fldCharType="end"/>
      </w:r>
      <w:r>
        <w:instrText>)</w:instrText>
      </w:r>
      <w:r>
        <w:fldChar w:fldCharType="end"/>
      </w:r>
    </w:p>
    <w:p w14:paraId="42A70E87" w14:textId="77777777" w:rsidR="0071366A" w:rsidRDefault="00000000">
      <w:pPr>
        <w:ind w:firstLineChars="0" w:firstLine="0"/>
      </w:pPr>
      <w:r>
        <w:tab/>
      </w:r>
      <w:r>
        <w:rPr>
          <w:rFonts w:hint="eastAsia"/>
        </w:rPr>
        <w:t>假设观测区间为</w:t>
      </w:r>
      <w:r w:rsidR="001958B8">
        <w:rPr>
          <w:noProof/>
          <w:position w:val="-10"/>
        </w:rPr>
        <w:object w:dxaOrig="837" w:dyaOrig="314" w14:anchorId="311CEFF0">
          <v:shape id="_x0000_i1105" type="#_x0000_t75" alt="" style="width:42.6pt;height:16.15pt;mso-width-percent:0;mso-height-percent:0;mso-width-percent:0;mso-height-percent:0" o:ole="">
            <v:imagedata r:id="rId414" o:title=""/>
          </v:shape>
          <o:OLEObject Type="Embed" ProgID="Equation.DSMT4" ShapeID="_x0000_i1105" DrawAspect="Content" ObjectID="_1743601428" r:id="rId415"/>
        </w:object>
      </w:r>
      <w:r>
        <w:rPr>
          <w:rFonts w:hint="eastAsia"/>
        </w:rPr>
        <w:t>，对于单分量的采样频率为</w:t>
      </w:r>
      <w:r w:rsidR="001958B8">
        <w:rPr>
          <w:noProof/>
          <w:position w:val="-6"/>
        </w:rPr>
        <w:object w:dxaOrig="603" w:dyaOrig="282" w14:anchorId="75E642DF">
          <v:shape id="_x0000_i1104" type="#_x0000_t75" alt="" style="width:29.4pt;height:13.95pt;mso-width-percent:0;mso-height-percent:0;mso-width-percent:0;mso-height-percent:0" o:ole="">
            <v:imagedata r:id="rId416" o:title=""/>
          </v:shape>
          <o:OLEObject Type="Embed" ProgID="Equation.DSMT4" ShapeID="_x0000_i1104" DrawAspect="Content" ObjectID="_1743601429" r:id="rId417"/>
        </w:object>
      </w:r>
      <w:r>
        <w:rPr>
          <w:rFonts w:hint="eastAsia"/>
        </w:rPr>
        <w:t>，对于双分量的采样频率为</w:t>
      </w:r>
      <w:r w:rsidR="001958B8">
        <w:rPr>
          <w:noProof/>
          <w:position w:val="-6"/>
        </w:rPr>
        <w:object w:dxaOrig="603" w:dyaOrig="282" w14:anchorId="47BAB9B4">
          <v:shape id="_x0000_i1103" type="#_x0000_t75" alt="" style="width:29.4pt;height:13.95pt;mso-width-percent:0;mso-height-percent:0;mso-width-percent:0;mso-height-percent:0" o:ole="">
            <v:imagedata r:id="rId418" o:title=""/>
          </v:shape>
          <o:OLEObject Type="Embed" ProgID="Equation.DSMT4" ShapeID="_x0000_i1103" DrawAspect="Content" ObjectID="_1743601430" r:id="rId419"/>
        </w:object>
      </w:r>
      <w:r>
        <w:rPr>
          <w:rFonts w:hint="eastAsia"/>
        </w:rPr>
        <w:t>。设定信号</w:t>
      </w:r>
      <w:r w:rsidR="001958B8">
        <w:rPr>
          <w:noProof/>
          <w:position w:val="-10"/>
        </w:rPr>
        <w:object w:dxaOrig="483" w:dyaOrig="314" w14:anchorId="39A501A8">
          <v:shape id="_x0000_i1102" type="#_x0000_t75" alt="" style="width:23.5pt;height:16.15pt;mso-width-percent:0;mso-height-percent:0;mso-width-percent:0;mso-height-percent:0" o:ole="">
            <v:imagedata r:id="rId420" o:title=""/>
          </v:shape>
          <o:OLEObject Type="Embed" ProgID="Equation.DSMT4" ShapeID="_x0000_i1102" DrawAspect="Content" ObjectID="_1743601431" r:id="rId421"/>
        </w:object>
      </w:r>
      <w:r>
        <w:rPr>
          <w:rFonts w:hint="eastAsia"/>
        </w:rPr>
        <w:t>的输入信噪比为</w:t>
      </w:r>
      <w:r w:rsidR="001958B8">
        <w:rPr>
          <w:noProof/>
          <w:position w:val="-28"/>
        </w:rPr>
        <w:object w:dxaOrig="1979" w:dyaOrig="837" w14:anchorId="27AA7D58">
          <v:shape id="_x0000_i1101" type="#_x0000_t75" alt="" style="width:97.7pt;height:42.6pt;mso-width-percent:0;mso-height-percent:0;mso-width-percent:0;mso-height-percent:0" o:ole="">
            <v:imagedata r:id="rId422" o:title=""/>
          </v:shape>
          <o:OLEObject Type="Embed" ProgID="Equation.DSMT4" ShapeID="_x0000_i1101" DrawAspect="Content" ObjectID="_1743601432" r:id="rId423"/>
        </w:object>
      </w:r>
      <w:r>
        <w:rPr>
          <w:rFonts w:hint="eastAsia"/>
        </w:rPr>
        <w:t>，其中噪声</w:t>
      </w:r>
      <w:r w:rsidR="001958B8">
        <w:rPr>
          <w:noProof/>
          <w:position w:val="-10"/>
        </w:rPr>
        <w:object w:dxaOrig="957" w:dyaOrig="314" w14:anchorId="466A0B03">
          <v:shape id="_x0000_i1100" type="#_x0000_t75" alt="" style="width:48.5pt;height:16.15pt;mso-width-percent:0;mso-height-percent:0;mso-width-percent:0;mso-height-percent:0" o:ole="">
            <v:imagedata r:id="rId424" o:title=""/>
          </v:shape>
          <o:OLEObject Type="Embed" ProgID="Equation.DSMT4" ShapeID="_x0000_i1100" DrawAspect="Content" ObjectID="_1743601433" r:id="rId425"/>
        </w:object>
      </w:r>
      <w:r>
        <w:rPr>
          <w:rFonts w:hint="eastAsia"/>
        </w:rPr>
        <w:t>等价于噪声功率谱密度与噪声带宽的乘积。在仿真模拟中，对于单分量的输入信噪比被假定为</w:t>
      </w:r>
      <w:r w:rsidR="001958B8">
        <w:rPr>
          <w:noProof/>
          <w:position w:val="-6"/>
        </w:rPr>
        <w:object w:dxaOrig="724" w:dyaOrig="282" w14:anchorId="348C646A">
          <v:shape id="_x0000_i1099" type="#_x0000_t75" alt="" style="width:36pt;height:13.95pt;mso-width-percent:0;mso-height-percent:0;mso-width-percent:0;mso-height-percent:0" o:ole="">
            <v:imagedata r:id="rId426" o:title=""/>
          </v:shape>
          <o:OLEObject Type="Embed" ProgID="Equation.DSMT4" ShapeID="_x0000_i1099" DrawAspect="Content" ObjectID="_1743601434" r:id="rId427"/>
        </w:object>
      </w:r>
      <w:r>
        <w:rPr>
          <w:rFonts w:hint="eastAsia"/>
        </w:rPr>
        <w:t>，对于双分量的输入信噪比被假定为</w:t>
      </w:r>
      <w:r w:rsidR="001958B8">
        <w:rPr>
          <w:noProof/>
          <w:position w:val="-6"/>
        </w:rPr>
        <w:object w:dxaOrig="603" w:dyaOrig="282" w14:anchorId="7816B454">
          <v:shape id="_x0000_i1098" type="#_x0000_t75" alt="" style="width:29.4pt;height:13.95pt;mso-width-percent:0;mso-height-percent:0;mso-width-percent:0;mso-height-percent:0" o:ole="">
            <v:imagedata r:id="rId428" o:title=""/>
          </v:shape>
          <o:OLEObject Type="Embed" ProgID="Equation.DSMT4" ShapeID="_x0000_i1098" DrawAspect="Content" ObjectID="_1743601435" r:id="rId429"/>
        </w:object>
      </w:r>
      <w:r>
        <w:rPr>
          <w:rFonts w:hint="eastAsia"/>
        </w:rPr>
        <w:t>。</w:t>
      </w:r>
    </w:p>
    <w:p w14:paraId="1BFD111C" w14:textId="66528723" w:rsidR="0071366A" w:rsidRDefault="00000000">
      <w:pPr>
        <w:ind w:firstLineChars="0" w:firstLine="0"/>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w:t>
      </w:r>
      <w:r>
        <w:rPr>
          <w:rFonts w:hint="eastAsia"/>
        </w:rPr>
        <w:lastRenderedPageBreak/>
        <w:t>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1874" w:dyaOrig="700" w14:anchorId="52547667">
          <v:shape id="_x0000_i1097" type="#_x0000_t75" alt="" style="width:92.55pt;height:36pt;mso-width-percent:0;mso-height-percent:0;mso-width-percent:0;mso-height-percent:0" o:ole="">
            <v:imagedata r:id="rId430" o:title=""/>
          </v:shape>
          <o:OLEObject Type="Embed" ProgID="Equation.DSMT4" ShapeID="_x0000_i1097" DrawAspect="Content" ObjectID="_1743601436" r:id="rId431"/>
        </w:object>
      </w:r>
      <w:r w:rsidR="001958B8">
        <w:rPr>
          <w:noProof/>
          <w:position w:val="-12"/>
        </w:rPr>
        <w:object w:dxaOrig="2204" w:dyaOrig="362" w14:anchorId="2680AAFE">
          <v:shape id="_x0000_i1096" type="#_x0000_t75" alt="" style="width:110.2pt;height:16.9pt;mso-width-percent:0;mso-height-percent:0;mso-width-percent:0;mso-height-percent:0" o:ole="">
            <v:imagedata r:id="rId432" o:title=""/>
          </v:shape>
          <o:OLEObject Type="Embed" ProgID="Equation.DSMT4" ShapeID="_x0000_i1096" DrawAspect="Content" ObjectID="_1743601437" r:id="rId433"/>
        </w:object>
      </w:r>
      <w:r w:rsidR="001958B8">
        <w:rPr>
          <w:noProof/>
          <w:position w:val="-30"/>
        </w:rPr>
        <w:object w:dxaOrig="1963" w:dyaOrig="676" w14:anchorId="5D6AADED">
          <v:shape id="_x0000_i1095" type="#_x0000_t75" alt="" style="width:97.7pt;height:33.8pt;mso-width-percent:0;mso-height-percent:0;mso-width-percent:0;mso-height-percent:0" o:ole="">
            <v:imagedata r:id="rId434" o:title=""/>
          </v:shape>
          <o:OLEObject Type="Embed" ProgID="Equation.DSMT4" ShapeID="_x0000_i1095" DrawAspect="Content" ObjectID="_1743601438" r:id="rId435"/>
        </w:object>
      </w:r>
      <w:r>
        <w:rPr>
          <w:rFonts w:hint="eastAsia"/>
        </w:rPr>
        <w:t>，和它相关的俯视图分别是图</w:t>
      </w:r>
      <w:r>
        <w:rPr>
          <w:rFonts w:hint="eastAsia"/>
        </w:rPr>
        <w:t>1</w:t>
      </w:r>
      <w:r w:rsidR="00BA3D7F">
        <w:rPr>
          <w:rFonts w:hint="eastAsia"/>
        </w:rPr>
        <w:t>(</w:t>
      </w:r>
      <w:r>
        <w:rPr>
          <w:rFonts w:hint="eastAsia"/>
        </w:rPr>
        <w:t>a</w:t>
      </w:r>
      <w:r w:rsidR="00550BBA">
        <w:t>)</w:t>
      </w:r>
      <w:r>
        <w:rPr>
          <w:rFonts w:hint="eastAsia"/>
        </w:rPr>
        <w:t>和图</w:t>
      </w:r>
      <w:r>
        <w:rPr>
          <w:rFonts w:hint="eastAsia"/>
        </w:rPr>
        <w:t>1</w:t>
      </w:r>
      <w:r w:rsidR="00BA3D7F">
        <w:rPr>
          <w:rFonts w:hint="eastAsia"/>
        </w:rPr>
        <w:t>(</w:t>
      </w:r>
      <w:r>
        <w:rPr>
          <w:rFonts w:hint="eastAsia"/>
        </w:rPr>
        <w:t>b</w:t>
      </w:r>
      <w:r w:rsidR="00550BBA">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选择，和它相关的俯视图分别是图</w:t>
      </w:r>
      <w:r>
        <w:rPr>
          <w:rFonts w:hint="eastAsia"/>
        </w:rPr>
        <w:t>1</w:t>
      </w:r>
      <w:r w:rsidR="00BA3D7F">
        <w:rPr>
          <w:rFonts w:hint="eastAsia"/>
        </w:rPr>
        <w:t>(</w:t>
      </w:r>
      <w:r>
        <w:rPr>
          <w:rFonts w:hint="eastAsia"/>
        </w:rPr>
        <w:t>c</w:t>
      </w:r>
      <w:r w:rsidR="00266332">
        <w:t>)</w:t>
      </w:r>
      <w:r>
        <w:rPr>
          <w:rFonts w:hint="eastAsia"/>
        </w:rPr>
        <w:t>和图</w:t>
      </w:r>
      <w:r>
        <w:rPr>
          <w:rFonts w:hint="eastAsia"/>
        </w:rPr>
        <w:t>1</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选择，和它相关的俯视图分别是图</w:t>
      </w:r>
      <w:r>
        <w:rPr>
          <w:rFonts w:hint="eastAsia"/>
        </w:rPr>
        <w:t>1</w:t>
      </w:r>
      <w:r w:rsidR="00BA3D7F">
        <w:rPr>
          <w:rFonts w:hint="eastAsia"/>
        </w:rPr>
        <w:t>(</w:t>
      </w:r>
      <w:r>
        <w:rPr>
          <w:rFonts w:hint="eastAsia"/>
        </w:rPr>
        <w:t>e</w:t>
      </w:r>
      <w:r w:rsidR="00266332">
        <w:rPr>
          <w:rFonts w:hint="eastAsia"/>
        </w:rPr>
        <w:t>)</w:t>
      </w:r>
      <w:r>
        <w:rPr>
          <w:rFonts w:hint="eastAsia"/>
        </w:rPr>
        <w:t>和图</w:t>
      </w:r>
      <w:r>
        <w:rPr>
          <w:rFonts w:hint="eastAsia"/>
        </w:rPr>
        <w:t>1</w:t>
      </w:r>
      <w:r w:rsidR="00BA3D7F">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rPr>
          <w:rFonts w:hint="eastAsia"/>
        </w:rPr>
        <w:t>选择，和它相关的俯视图分别是图</w:t>
      </w:r>
      <w:r>
        <w:rPr>
          <w:rFonts w:hint="eastAsia"/>
        </w:rPr>
        <w:t>1</w:t>
      </w:r>
      <w:r w:rsidR="00BA3D7F">
        <w:rPr>
          <w:rFonts w:hint="eastAsia"/>
        </w:rPr>
        <w:t>(</w:t>
      </w:r>
      <w:r>
        <w:rPr>
          <w:rFonts w:hint="eastAsia"/>
        </w:rPr>
        <w:t>g</w:t>
      </w:r>
      <w:r w:rsidR="00266332">
        <w:rPr>
          <w:rFonts w:hint="eastAsia"/>
        </w:rPr>
        <w:t>)</w:t>
      </w:r>
      <w:r>
        <w:rPr>
          <w:rFonts w:hint="eastAsia"/>
        </w:rPr>
        <w:t>和图</w:t>
      </w:r>
      <w:r>
        <w:rPr>
          <w:rFonts w:hint="eastAsia"/>
        </w:rPr>
        <w:t>1</w:t>
      </w:r>
      <w:r w:rsidR="00BA3D7F">
        <w:rPr>
          <w:rFonts w:hint="eastAsia"/>
        </w:rPr>
        <w:t>(</w:t>
      </w:r>
      <w:r>
        <w:rPr>
          <w:rFonts w:hint="eastAsia"/>
        </w:rPr>
        <w:t>h</w:t>
      </w:r>
      <w:r w:rsidR="00266332">
        <w:rPr>
          <w:rFonts w:hint="eastAsia"/>
        </w:rPr>
        <w:t>)</w:t>
      </w:r>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选择，和它相关的俯视图分别是图</w:t>
      </w:r>
      <w:r>
        <w:rPr>
          <w:rFonts w:hint="eastAsia"/>
        </w:rPr>
        <w:t>1</w:t>
      </w:r>
      <w:r w:rsidR="00BA3D7F">
        <w:rPr>
          <w:rFonts w:hint="eastAsia"/>
        </w:rPr>
        <w:t>(</w:t>
      </w:r>
      <w:r>
        <w:t>i</w:t>
      </w:r>
      <w:r w:rsidR="00266332">
        <w:rPr>
          <w:rFonts w:hint="eastAsia"/>
        </w:rPr>
        <w:t>)</w:t>
      </w:r>
      <w:r>
        <w:rPr>
          <w:rFonts w:hint="eastAsia"/>
        </w:rPr>
        <w:t>和图</w:t>
      </w:r>
      <w:r>
        <w:rPr>
          <w:rFonts w:hint="eastAsia"/>
        </w:rPr>
        <w:t>1</w:t>
      </w:r>
      <w:r w:rsidR="00BA3D7F">
        <w:rPr>
          <w:rFonts w:hint="eastAsia"/>
        </w:rPr>
        <w:t>(</w:t>
      </w:r>
      <w:r>
        <w:t>j</w:t>
      </w:r>
      <w:r w:rsidR="00266332">
        <w:rPr>
          <w:rFonts w:hint="eastAsia"/>
        </w:rPr>
        <w:t>)</w:t>
      </w:r>
      <w:r>
        <w:rPr>
          <w:rFonts w:hint="eastAsia"/>
        </w:rPr>
        <w:t>。</w:t>
      </w:r>
      <w:r>
        <w:rPr>
          <w:rFonts w:hint="eastAsia"/>
        </w:rPr>
        <w:t>WD</w:t>
      </w:r>
      <w:r>
        <w:rPr>
          <w:rFonts w:hint="eastAsia"/>
        </w:rPr>
        <w:t>，和它相关的俯视图分别是图</w:t>
      </w:r>
      <w:r>
        <w:rPr>
          <w:rFonts w:hint="eastAsia"/>
        </w:rPr>
        <w:t>1</w:t>
      </w:r>
      <w:r w:rsidR="00BA3D7F">
        <w:rPr>
          <w:rFonts w:hint="eastAsia"/>
        </w:rPr>
        <w:t>(</w:t>
      </w:r>
      <w:r>
        <w:t>k</w:t>
      </w:r>
      <w:r w:rsidR="00266332">
        <w:rPr>
          <w:rFonts w:hint="eastAsia"/>
        </w:rPr>
        <w:t>)</w:t>
      </w:r>
      <w:r>
        <w:rPr>
          <w:rFonts w:hint="eastAsia"/>
        </w:rPr>
        <w:t>和图</w:t>
      </w:r>
      <w:r>
        <w:rPr>
          <w:rFonts w:hint="eastAsia"/>
        </w:rPr>
        <w:t>1</w:t>
      </w:r>
      <w:r w:rsidR="00BA3D7F">
        <w:rPr>
          <w:rFonts w:hint="eastAsia"/>
        </w:rPr>
        <w:t>(</w:t>
      </w:r>
      <w:r>
        <w:t>l</w:t>
      </w:r>
      <w:r w:rsidR="00266332">
        <w:rPr>
          <w:rFonts w:hint="eastAsia"/>
        </w:rPr>
        <w:t>)</w:t>
      </w:r>
      <w:r>
        <w:rPr>
          <w:rFonts w:hint="eastAsia"/>
        </w:rPr>
        <w:t>。</w:t>
      </w:r>
    </w:p>
    <w:p w14:paraId="5E4EEC97"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000000">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000000">
            <w:pPr>
              <w:ind w:firstLineChars="0" w:firstLine="0"/>
              <w:jc w:val="center"/>
            </w:pPr>
            <w:r>
              <w:rPr>
                <w:rFonts w:hint="eastAsia"/>
              </w:rPr>
              <w:t>(</w:t>
            </w:r>
            <w:r>
              <w:t>a)</w:t>
            </w:r>
          </w:p>
        </w:tc>
        <w:tc>
          <w:tcPr>
            <w:tcW w:w="4247" w:type="dxa"/>
          </w:tcPr>
          <w:p w14:paraId="3AEF2AE1" w14:textId="77777777" w:rsidR="0071366A" w:rsidRDefault="00000000">
            <w:pPr>
              <w:ind w:firstLineChars="0" w:firstLine="0"/>
            </w:pPr>
            <w:r>
              <w:rPr>
                <w:noProof/>
              </w:rPr>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000000">
            <w:pPr>
              <w:ind w:firstLineChars="0" w:firstLine="0"/>
              <w:jc w:val="center"/>
            </w:pPr>
            <w:r>
              <w:rPr>
                <w:rFonts w:hint="eastAsia"/>
              </w:rPr>
              <w:t>(</w:t>
            </w:r>
            <w:r>
              <w:t>b)</w:t>
            </w:r>
          </w:p>
        </w:tc>
      </w:tr>
      <w:tr w:rsidR="0071366A" w14:paraId="7295E90C" w14:textId="77777777">
        <w:tc>
          <w:tcPr>
            <w:tcW w:w="4247" w:type="dxa"/>
          </w:tcPr>
          <w:p w14:paraId="0E5FC634" w14:textId="77777777" w:rsidR="0071366A" w:rsidRDefault="00000000">
            <w:pPr>
              <w:ind w:firstLineChars="0" w:firstLine="0"/>
            </w:pPr>
            <w:r>
              <w:rPr>
                <w:noProof/>
              </w:rPr>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000000">
            <w:pPr>
              <w:ind w:firstLineChars="0" w:firstLine="0"/>
              <w:jc w:val="center"/>
            </w:pPr>
            <w:r>
              <w:rPr>
                <w:rFonts w:hint="eastAsia"/>
              </w:rPr>
              <w:t>(</w:t>
            </w:r>
            <w:r>
              <w:t>c)</w:t>
            </w:r>
          </w:p>
        </w:tc>
        <w:tc>
          <w:tcPr>
            <w:tcW w:w="4247" w:type="dxa"/>
          </w:tcPr>
          <w:p w14:paraId="357E79DD" w14:textId="77777777" w:rsidR="0071366A" w:rsidRDefault="00000000">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000000">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000000">
            <w:pPr>
              <w:ind w:firstLineChars="0" w:firstLine="0"/>
            </w:pPr>
            <w:r>
              <w:rPr>
                <w:noProof/>
              </w:rPr>
              <w:lastRenderedPageBreak/>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000000">
            <w:pPr>
              <w:ind w:firstLineChars="0" w:firstLine="0"/>
              <w:jc w:val="center"/>
            </w:pPr>
            <w:r>
              <w:rPr>
                <w:rFonts w:hint="eastAsia"/>
              </w:rPr>
              <w:t>(</w:t>
            </w:r>
            <w:r>
              <w:t>e)</w:t>
            </w:r>
          </w:p>
        </w:tc>
        <w:tc>
          <w:tcPr>
            <w:tcW w:w="4247" w:type="dxa"/>
          </w:tcPr>
          <w:p w14:paraId="4788C965" w14:textId="77777777" w:rsidR="0071366A" w:rsidRDefault="00000000">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000000">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000000">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000000">
            <w:pPr>
              <w:ind w:firstLineChars="0" w:firstLine="0"/>
              <w:jc w:val="center"/>
            </w:pPr>
            <w:r>
              <w:rPr>
                <w:rFonts w:hint="eastAsia"/>
              </w:rPr>
              <w:t>(</w:t>
            </w:r>
            <w:r>
              <w:t>g)</w:t>
            </w:r>
          </w:p>
        </w:tc>
        <w:tc>
          <w:tcPr>
            <w:tcW w:w="4247" w:type="dxa"/>
          </w:tcPr>
          <w:p w14:paraId="6EE58F45" w14:textId="77777777" w:rsidR="0071366A" w:rsidRDefault="00000000">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000000">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000000">
            <w:pPr>
              <w:ind w:firstLineChars="0" w:firstLine="0"/>
            </w:pPr>
            <w:r>
              <w:rPr>
                <w:noProof/>
              </w:rPr>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000000">
            <w:pPr>
              <w:ind w:firstLineChars="0" w:firstLine="0"/>
              <w:jc w:val="center"/>
            </w:pPr>
            <w:r>
              <w:rPr>
                <w:rFonts w:hint="eastAsia"/>
              </w:rPr>
              <w:t>(</w:t>
            </w:r>
            <w:r>
              <w:t>i)</w:t>
            </w:r>
          </w:p>
        </w:tc>
        <w:tc>
          <w:tcPr>
            <w:tcW w:w="4247" w:type="dxa"/>
          </w:tcPr>
          <w:p w14:paraId="19AC5971" w14:textId="77777777" w:rsidR="0071366A" w:rsidRDefault="00000000">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000000">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000000">
            <w:pPr>
              <w:ind w:firstLineChars="0" w:firstLine="0"/>
            </w:pPr>
            <w:r>
              <w:rPr>
                <w:noProof/>
              </w:rPr>
              <w:lastRenderedPageBreak/>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000000">
            <w:pPr>
              <w:ind w:firstLineChars="0" w:firstLine="0"/>
              <w:jc w:val="center"/>
            </w:pPr>
            <w:r>
              <w:rPr>
                <w:rFonts w:hint="eastAsia"/>
              </w:rPr>
              <w:t>(</w:t>
            </w:r>
            <w:r>
              <w:t>k)</w:t>
            </w:r>
          </w:p>
        </w:tc>
        <w:tc>
          <w:tcPr>
            <w:tcW w:w="4247" w:type="dxa"/>
          </w:tcPr>
          <w:p w14:paraId="58A80E66" w14:textId="77777777" w:rsidR="0071366A" w:rsidRDefault="00000000">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000000">
            <w:pPr>
              <w:ind w:firstLineChars="0" w:firstLine="0"/>
              <w:jc w:val="center"/>
            </w:pPr>
            <w:r>
              <w:rPr>
                <w:rFonts w:hint="eastAsia"/>
              </w:rPr>
              <w:t>(</w:t>
            </w:r>
            <w:r>
              <w:t>l)</w:t>
            </w:r>
          </w:p>
        </w:tc>
      </w:tr>
    </w:tbl>
    <w:p w14:paraId="5AEAADB6" w14:textId="637F61C4" w:rsidR="0071366A" w:rsidRDefault="00000000">
      <w:pPr>
        <w:ind w:firstLineChars="0" w:firstLine="0"/>
        <w:rPr>
          <w:szCs w:val="21"/>
        </w:rPr>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r w:rsidR="00BA3D7F">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679" w:dyaOrig="362" w14:anchorId="5ECF4E43">
          <v:shape id="_x0000_i1094" type="#_x0000_t75" alt="" style="width:133.7pt;height:16.9pt;mso-width-percent:0;mso-height-percent:0;mso-width-percent:0;mso-height-percent:0" o:ole="">
            <v:imagedata r:id="rId448" o:title=""/>
          </v:shape>
          <o:OLEObject Type="Embed" ProgID="Equation.DSMT4" ShapeID="_x0000_i1094" DrawAspect="Content" ObjectID="_1743601439" r:id="rId449"/>
        </w:object>
      </w:r>
      <w:r>
        <w:rPr>
          <w:rFonts w:hint="eastAsia"/>
          <w:szCs w:val="21"/>
        </w:rPr>
        <w:t>和</w:t>
      </w:r>
      <w:r w:rsidR="001958B8">
        <w:rPr>
          <w:noProof/>
          <w:position w:val="-10"/>
          <w:szCs w:val="21"/>
        </w:rPr>
        <w:object w:dxaOrig="1561" w:dyaOrig="314" w14:anchorId="1F513AD4">
          <v:shape id="_x0000_i1093" type="#_x0000_t75" alt="" style="width:78.6pt;height:16.15pt;mso-width-percent:0;mso-height-percent:0;mso-width-percent:0;mso-height-percent:0" o:ole="">
            <v:imagedata r:id="rId450" o:title=""/>
          </v:shape>
          <o:OLEObject Type="Embed" ProgID="Equation.DSMT4" ShapeID="_x0000_i1093" DrawAspect="Content" ObjectID="_1743601440" r:id="rId451"/>
        </w:object>
      </w:r>
      <w:r>
        <w:rPr>
          <w:rFonts w:hint="eastAsia"/>
          <w:szCs w:val="21"/>
        </w:rPr>
        <w:t>；</w:t>
      </w:r>
      <w:r w:rsidR="00BA3D7F">
        <w:rPr>
          <w:rFonts w:hint="eastAsia"/>
          <w:szCs w:val="21"/>
        </w:rPr>
        <w:t>(</w:t>
      </w:r>
      <w:r>
        <w:rPr>
          <w:rFonts w:hint="eastAsia"/>
          <w:szCs w:val="21"/>
        </w:rPr>
        <w:t>b</w:t>
      </w:r>
      <w:r w:rsidR="00266332">
        <w:rPr>
          <w:rFonts w:hint="eastAsia"/>
          <w:szCs w:val="21"/>
        </w:rPr>
        <w:t>)</w:t>
      </w:r>
      <w:r>
        <w:rPr>
          <w:rFonts w:hint="eastAsia"/>
          <w:szCs w:val="21"/>
        </w:rPr>
        <w:t>对</w:t>
      </w:r>
      <w:r w:rsidR="00BA3D7F">
        <w:rPr>
          <w:rFonts w:hint="eastAsia"/>
          <w:szCs w:val="21"/>
        </w:rPr>
        <w:t>(</w:t>
      </w:r>
      <w:r>
        <w:rPr>
          <w:rFonts w:hint="eastAsia"/>
          <w:szCs w:val="21"/>
        </w:rPr>
        <w:t>a</w:t>
      </w:r>
      <w:r w:rsidR="00266332">
        <w:rPr>
          <w:rFonts w:hint="eastAsia"/>
          <w:szCs w:val="21"/>
        </w:rPr>
        <w:t>)</w:t>
      </w:r>
      <w:r>
        <w:rPr>
          <w:rFonts w:hint="eastAsia"/>
          <w:szCs w:val="21"/>
        </w:rPr>
        <w:t>的俯视图；</w:t>
      </w:r>
      <w:r w:rsidR="00BA3D7F">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07" w:dyaOrig="362" w14:anchorId="606BAE85">
          <v:shape id="_x0000_i1092" type="#_x0000_t75" alt="" style="width:95.5pt;height:16.9pt;mso-width-percent:0;mso-height-percent:0;mso-width-percent:0;mso-height-percent:0" o:ole="">
            <v:imagedata r:id="rId452" o:title=""/>
          </v:shape>
          <o:OLEObject Type="Embed" ProgID="Equation.DSMT4" ShapeID="_x0000_i1092" DrawAspect="Content" ObjectID="_1743601441" r:id="rId453"/>
        </w:object>
      </w:r>
      <w:r>
        <w:rPr>
          <w:rFonts w:hint="eastAsia"/>
          <w:szCs w:val="21"/>
        </w:rPr>
        <w:t>，</w:t>
      </w:r>
      <w:r w:rsidR="001958B8">
        <w:rPr>
          <w:noProof/>
          <w:position w:val="-12"/>
          <w:szCs w:val="21"/>
        </w:rPr>
        <w:object w:dxaOrig="1923" w:dyaOrig="362" w14:anchorId="1A0A3E63">
          <v:shape id="_x0000_i1091" type="#_x0000_t75" alt="" style="width:95.5pt;height:16.9pt;mso-width-percent:0;mso-height-percent:0;mso-width-percent:0;mso-height-percent:0" o:ole="">
            <v:imagedata r:id="rId454" o:title=""/>
          </v:shape>
          <o:OLEObject Type="Embed" ProgID="Equation.DSMT4" ShapeID="_x0000_i1091" DrawAspect="Content" ObjectID="_1743601442" r:id="rId455"/>
        </w:object>
      </w:r>
      <w:r>
        <w:rPr>
          <w:rFonts w:hint="eastAsia"/>
          <w:szCs w:val="21"/>
        </w:rPr>
        <w:t>和</w:t>
      </w:r>
      <w:r w:rsidR="001958B8">
        <w:rPr>
          <w:noProof/>
          <w:position w:val="-10"/>
          <w:szCs w:val="21"/>
        </w:rPr>
        <w:object w:dxaOrig="1319" w:dyaOrig="314" w14:anchorId="5F87D00A">
          <v:shape id="_x0000_i1090" type="#_x0000_t75" alt="" style="width:65.4pt;height:16.15pt;mso-width-percent:0;mso-height-percent:0;mso-width-percent:0;mso-height-percent:0" o:ole="">
            <v:imagedata r:id="rId456" o:title=""/>
          </v:shape>
          <o:OLEObject Type="Embed" ProgID="Equation.DSMT4" ShapeID="_x0000_i1090" DrawAspect="Content" ObjectID="_1743601443" r:id="rId457"/>
        </w:object>
      </w:r>
      <w:r>
        <w:rPr>
          <w:rFonts w:hint="eastAsia"/>
          <w:szCs w:val="21"/>
        </w:rPr>
        <w:t>；</w:t>
      </w:r>
      <w:r w:rsidR="00BA3D7F">
        <w:rPr>
          <w:rFonts w:hint="eastAsia"/>
          <w:szCs w:val="21"/>
        </w:rPr>
        <w:t>(</w:t>
      </w:r>
      <w:r>
        <w:rPr>
          <w:rFonts w:hint="eastAsia"/>
          <w:szCs w:val="21"/>
        </w:rPr>
        <w:t>d</w:t>
      </w:r>
      <w:r w:rsidR="00266332">
        <w:rPr>
          <w:rFonts w:hint="eastAsia"/>
          <w:szCs w:val="21"/>
        </w:rPr>
        <w:t>)</w:t>
      </w:r>
      <w:r>
        <w:rPr>
          <w:rFonts w:hint="eastAsia"/>
          <w:szCs w:val="21"/>
        </w:rPr>
        <w:t>对</w:t>
      </w:r>
      <w:r w:rsidR="00BA3D7F">
        <w:rPr>
          <w:szCs w:val="21"/>
        </w:rPr>
        <w:t>(</w:t>
      </w:r>
      <w:r>
        <w:rPr>
          <w:rFonts w:hint="eastAsia"/>
          <w:szCs w:val="21"/>
        </w:rPr>
        <w:t>c</w:t>
      </w:r>
      <w:r w:rsidR="00266332">
        <w:rPr>
          <w:rFonts w:hint="eastAsia"/>
          <w:szCs w:val="21"/>
        </w:rPr>
        <w:t>)</w:t>
      </w:r>
      <w:r>
        <w:rPr>
          <w:rFonts w:hint="eastAsia"/>
          <w:szCs w:val="21"/>
        </w:rPr>
        <w:t>的俯视图；</w:t>
      </w:r>
      <w:r w:rsidR="00BA3D7F">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2277" w:dyaOrig="362" w14:anchorId="2DE79C76">
          <v:shape id="_x0000_i1089" type="#_x0000_t75" alt="" style="width:114.6pt;height:16.9pt;mso-width-percent:0;mso-height-percent:0;mso-width-percent:0;mso-height-percent:0" o:ole="">
            <v:imagedata r:id="rId458" o:title=""/>
          </v:shape>
          <o:OLEObject Type="Embed" ProgID="Equation.DSMT4" ShapeID="_x0000_i1089" DrawAspect="Content" ObjectID="_1743601444" r:id="rId459"/>
        </w:object>
      </w:r>
      <w:r>
        <w:rPr>
          <w:rFonts w:hint="eastAsia"/>
          <w:szCs w:val="21"/>
        </w:rPr>
        <w:t>；</w:t>
      </w:r>
      <w:r w:rsidR="00BA3D7F">
        <w:rPr>
          <w:rFonts w:hint="eastAsia"/>
          <w:szCs w:val="21"/>
        </w:rPr>
        <w:t>(</w:t>
      </w:r>
      <w:r>
        <w:rPr>
          <w:rFonts w:hint="eastAsia"/>
          <w:szCs w:val="21"/>
        </w:rPr>
        <w:t>f</w:t>
      </w:r>
      <w:r w:rsidR="00266332">
        <w:rPr>
          <w:rFonts w:hint="eastAsia"/>
          <w:szCs w:val="21"/>
        </w:rPr>
        <w:t>)</w:t>
      </w:r>
      <w:r>
        <w:rPr>
          <w:rFonts w:hint="eastAsia"/>
          <w:szCs w:val="21"/>
        </w:rPr>
        <w:t>对</w:t>
      </w:r>
      <w:r w:rsidR="00BA3D7F">
        <w:rPr>
          <w:rFonts w:hint="eastAsia"/>
          <w:szCs w:val="21"/>
        </w:rPr>
        <w:t>(</w:t>
      </w:r>
      <w:r>
        <w:rPr>
          <w:rFonts w:hint="eastAsia"/>
          <w:szCs w:val="21"/>
        </w:rPr>
        <w:t>e</w:t>
      </w:r>
      <w:r w:rsidR="00266332">
        <w:rPr>
          <w:rFonts w:hint="eastAsia"/>
          <w:szCs w:val="21"/>
        </w:rPr>
        <w:t>)</w:t>
      </w:r>
      <w:r>
        <w:rPr>
          <w:rFonts w:hint="eastAsia"/>
          <w:szCs w:val="21"/>
        </w:rPr>
        <w:t>的俯视图；</w:t>
      </w:r>
      <w:r w:rsidR="00BA3D7F">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2"/>
          <w:szCs w:val="21"/>
        </w:rPr>
        <w:object w:dxaOrig="2277" w:dyaOrig="362" w14:anchorId="5B95D6F9">
          <v:shape id="_x0000_i1088" type="#_x0000_t75" alt="" style="width:114.6pt;height:16.9pt;mso-width-percent:0;mso-height-percent:0;mso-width-percent:0;mso-height-percent:0" o:ole="">
            <v:imagedata r:id="rId460" o:title=""/>
          </v:shape>
          <o:OLEObject Type="Embed" ProgID="Equation.DSMT4" ShapeID="_x0000_i1088" DrawAspect="Content" ObjectID="_1743601445" r:id="rId461"/>
        </w:object>
      </w:r>
      <w:r>
        <w:rPr>
          <w:rFonts w:hint="eastAsia"/>
          <w:szCs w:val="21"/>
        </w:rPr>
        <w:t>；</w:t>
      </w:r>
      <w:r w:rsidR="00BA3D7F">
        <w:rPr>
          <w:rFonts w:hint="eastAsia"/>
          <w:szCs w:val="21"/>
        </w:rPr>
        <w:t>(</w:t>
      </w:r>
      <w:r>
        <w:rPr>
          <w:rFonts w:hint="eastAsia"/>
          <w:szCs w:val="21"/>
        </w:rPr>
        <w:t>h</w:t>
      </w:r>
      <w:r w:rsidR="00266332">
        <w:rPr>
          <w:rFonts w:hint="eastAsia"/>
          <w:szCs w:val="21"/>
        </w:rPr>
        <w:t>)</w:t>
      </w:r>
      <w:r>
        <w:rPr>
          <w:rFonts w:hint="eastAsia"/>
          <w:szCs w:val="21"/>
        </w:rPr>
        <w:t>对</w:t>
      </w:r>
      <w:r w:rsidR="00BA3D7F">
        <w:rPr>
          <w:rFonts w:hint="eastAsia"/>
          <w:szCs w:val="21"/>
        </w:rPr>
        <w:t>(</w:t>
      </w:r>
      <w:r>
        <w:rPr>
          <w:rFonts w:hint="eastAsia"/>
          <w:szCs w:val="21"/>
        </w:rPr>
        <w:t>g</w:t>
      </w:r>
      <w:r w:rsidR="00266332">
        <w:rPr>
          <w:rFonts w:hint="eastAsia"/>
          <w:szCs w:val="21"/>
        </w:rPr>
        <w:t>)</w:t>
      </w:r>
      <w:r>
        <w:rPr>
          <w:rFonts w:hint="eastAsia"/>
          <w:szCs w:val="21"/>
        </w:rPr>
        <w:t>的俯视图；</w:t>
      </w:r>
      <w:r w:rsidR="00BA3D7F">
        <w:rPr>
          <w:rFonts w:hint="eastAsia"/>
          <w:szCs w:val="21"/>
        </w:rPr>
        <w:t>(</w:t>
      </w:r>
      <w:r>
        <w:rPr>
          <w:rFonts w:hint="eastAsia"/>
          <w:szCs w:val="21"/>
        </w:rPr>
        <w:t>i</w:t>
      </w:r>
      <w:r w:rsidR="00266332">
        <w:rPr>
          <w:rFonts w:hint="eastAsia"/>
          <w:szCs w:val="21"/>
        </w:rPr>
        <w:t>)</w:t>
      </w:r>
      <w:r>
        <w:rPr>
          <w:rFonts w:hint="eastAsia"/>
          <w:szCs w:val="21"/>
        </w:rPr>
        <w:t>C</w:t>
      </w:r>
      <w:r>
        <w:rPr>
          <w:szCs w:val="21"/>
        </w:rPr>
        <w:t>RWD</w:t>
      </w:r>
      <w:r>
        <w:rPr>
          <w:rFonts w:hint="eastAsia"/>
          <w:szCs w:val="21"/>
        </w:rPr>
        <w:t>，参数矩阵为</w:t>
      </w:r>
      <w:r w:rsidR="001958B8">
        <w:rPr>
          <w:noProof/>
          <w:position w:val="-12"/>
          <w:szCs w:val="21"/>
        </w:rPr>
        <w:object w:dxaOrig="2775" w:dyaOrig="362" w14:anchorId="674DFEC5">
          <v:shape id="_x0000_i1087" type="#_x0000_t75" alt="" style="width:140.35pt;height:16.9pt;mso-width-percent:0;mso-height-percent:0;mso-width-percent:0;mso-height-percent:0" o:ole="">
            <v:imagedata r:id="rId462" o:title=""/>
          </v:shape>
          <o:OLEObject Type="Embed" ProgID="Equation.DSMT4" ShapeID="_x0000_i1087" DrawAspect="Content" ObjectID="_1743601446" r:id="rId463"/>
        </w:object>
      </w:r>
      <w:r>
        <w:rPr>
          <w:rFonts w:hint="eastAsia"/>
          <w:szCs w:val="21"/>
        </w:rPr>
        <w:t>；</w:t>
      </w:r>
      <w:r w:rsidR="00BA3D7F">
        <w:rPr>
          <w:rFonts w:hint="eastAsia"/>
          <w:szCs w:val="21"/>
        </w:rPr>
        <w:t>(</w:t>
      </w:r>
      <w:r>
        <w:rPr>
          <w:rFonts w:hint="eastAsia"/>
          <w:szCs w:val="21"/>
        </w:rPr>
        <w:t>j</w:t>
      </w:r>
      <w:r w:rsidR="00266332">
        <w:rPr>
          <w:rFonts w:hint="eastAsia"/>
          <w:szCs w:val="21"/>
        </w:rPr>
        <w:t>)</w:t>
      </w:r>
      <w:r>
        <w:rPr>
          <w:rFonts w:hint="eastAsia"/>
          <w:szCs w:val="21"/>
        </w:rPr>
        <w:t>对</w:t>
      </w:r>
      <w:r w:rsidR="00BA3D7F">
        <w:rPr>
          <w:rFonts w:hint="eastAsia"/>
          <w:szCs w:val="21"/>
        </w:rPr>
        <w:t>(</w:t>
      </w:r>
      <w:r>
        <w:rPr>
          <w:rFonts w:hint="eastAsia"/>
          <w:szCs w:val="21"/>
        </w:rPr>
        <w:t>i</w:t>
      </w:r>
      <w:r w:rsidR="00266332">
        <w:rPr>
          <w:rFonts w:hint="eastAsia"/>
          <w:szCs w:val="21"/>
        </w:rPr>
        <w:t>)</w:t>
      </w:r>
      <w:r>
        <w:rPr>
          <w:rFonts w:hint="eastAsia"/>
          <w:szCs w:val="21"/>
        </w:rPr>
        <w:t>的俯视图；</w:t>
      </w:r>
      <w:r w:rsidR="00BA3D7F">
        <w:rPr>
          <w:rFonts w:hint="eastAsia"/>
          <w:szCs w:val="21"/>
        </w:rPr>
        <w:t>(</w:t>
      </w:r>
      <w:r>
        <w:rPr>
          <w:rFonts w:hint="eastAsia"/>
          <w:szCs w:val="21"/>
        </w:rPr>
        <w:t>k</w:t>
      </w:r>
      <w:r w:rsidR="00266332">
        <w:rPr>
          <w:rFonts w:hint="eastAsia"/>
          <w:szCs w:val="21"/>
        </w:rPr>
        <w:t>)</w:t>
      </w:r>
      <w:r>
        <w:rPr>
          <w:rFonts w:hint="eastAsia"/>
          <w:szCs w:val="21"/>
        </w:rPr>
        <w:t>W</w:t>
      </w:r>
      <w:r>
        <w:rPr>
          <w:szCs w:val="21"/>
        </w:rPr>
        <w:t>D</w:t>
      </w:r>
      <w:r>
        <w:rPr>
          <w:rFonts w:hint="eastAsia"/>
          <w:szCs w:val="21"/>
        </w:rPr>
        <w:t>；</w:t>
      </w:r>
      <w:r w:rsidR="00BA3D7F">
        <w:rPr>
          <w:rFonts w:hint="eastAsia"/>
          <w:szCs w:val="21"/>
        </w:rPr>
        <w:t>(</w:t>
      </w:r>
      <w:r>
        <w:rPr>
          <w:rFonts w:hint="eastAsia"/>
          <w:szCs w:val="21"/>
        </w:rPr>
        <w:t>l</w:t>
      </w:r>
      <w:r w:rsidR="00266332">
        <w:rPr>
          <w:rFonts w:hint="eastAsia"/>
          <w:szCs w:val="21"/>
        </w:rPr>
        <w:t>)</w:t>
      </w:r>
      <w:r>
        <w:rPr>
          <w:rFonts w:hint="eastAsia"/>
          <w:szCs w:val="21"/>
        </w:rPr>
        <w:t>对</w:t>
      </w:r>
      <w:r w:rsidR="00BA3D7F">
        <w:rPr>
          <w:rFonts w:hint="eastAsia"/>
          <w:szCs w:val="21"/>
        </w:rPr>
        <w:t>(</w:t>
      </w:r>
      <w:r>
        <w:rPr>
          <w:rFonts w:hint="eastAsia"/>
          <w:szCs w:val="21"/>
        </w:rPr>
        <w:t>k</w:t>
      </w:r>
      <w:r w:rsidR="00266332">
        <w:rPr>
          <w:rFonts w:hint="eastAsia"/>
          <w:szCs w:val="21"/>
        </w:rPr>
        <w:t>)</w:t>
      </w:r>
      <w:r>
        <w:rPr>
          <w:rFonts w:hint="eastAsia"/>
          <w:szCs w:val="21"/>
        </w:rPr>
        <w:t>的俯视图。</w:t>
      </w:r>
    </w:p>
    <w:p w14:paraId="1C4BC330" w14:textId="77777777" w:rsidR="0071366A" w:rsidRDefault="00000000">
      <w:pPr>
        <w:ind w:firstLineChars="0" w:firstLine="0"/>
      </w:pPr>
      <w:commentRangeStart w:id="115"/>
      <w:commentRangeStart w:id="116"/>
      <w:commentRangeEnd w:id="115"/>
      <w:r>
        <w:commentReference w:id="115"/>
      </w:r>
      <w:commentRangeEnd w:id="116"/>
      <w:r w:rsidR="000C5CEC">
        <w:rPr>
          <w:rStyle w:val="aff"/>
        </w:rPr>
        <w:commentReference w:id="116"/>
      </w:r>
    </w:p>
    <w:p w14:paraId="08337781" w14:textId="77777777" w:rsidR="0071366A" w:rsidRDefault="0071366A">
      <w:pPr>
        <w:ind w:firstLineChars="0" w:firstLine="0"/>
      </w:pPr>
    </w:p>
    <w:p w14:paraId="397C3C85" w14:textId="3DE61E5E" w:rsidR="0071366A" w:rsidRDefault="00000000">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3355" w:dyaOrig="796" w14:anchorId="75EB794D">
          <v:shape id="_x0000_i1086" type="#_x0000_t75" alt="" style="width:167.5pt;height:39.65pt;mso-width-percent:0;mso-height-percent:0;mso-width-percent:0;mso-height-percent:0" o:ole="">
            <v:imagedata r:id="rId464" o:title=""/>
          </v:shape>
          <o:OLEObject Type="Embed" ProgID="Equation.DSMT4" ShapeID="_x0000_i1086" DrawAspect="Content" ObjectID="_1743601447" r:id="rId465"/>
        </w:object>
      </w:r>
      <w:r w:rsidR="001958B8">
        <w:rPr>
          <w:noProof/>
          <w:position w:val="-12"/>
        </w:rPr>
        <w:object w:dxaOrig="1722" w:dyaOrig="402" w14:anchorId="4A5D7E41">
          <v:shape id="_x0000_i1085" type="#_x0000_t75" alt="" style="width:85.95pt;height:19.1pt;mso-width-percent:0;mso-height-percent:0;mso-width-percent:0;mso-height-percent:0" o:ole="">
            <v:imagedata r:id="rId466" o:title=""/>
          </v:shape>
          <o:OLEObject Type="Embed" ProgID="Equation.DSMT4" ShapeID="_x0000_i1085" DrawAspect="Content" ObjectID="_1743601448" r:id="rId467"/>
        </w:object>
      </w:r>
      <w:r w:rsidR="001958B8">
        <w:rPr>
          <w:noProof/>
          <w:position w:val="-12"/>
        </w:rPr>
        <w:object w:dxaOrig="1907" w:dyaOrig="402" w14:anchorId="3EB7DA40">
          <v:shape id="_x0000_i1084" type="#_x0000_t75" alt="" style="width:95.5pt;height:19.1pt;mso-width-percent:0;mso-height-percent:0;mso-width-percent:0;mso-height-percent:0" o:ole="">
            <v:imagedata r:id="rId468" o:title=""/>
          </v:shape>
          <o:OLEObject Type="Embed" ProgID="Equation.DSMT4" ShapeID="_x0000_i1084" DrawAspect="Content" ObjectID="_1743601449" r:id="rId469"/>
        </w:object>
      </w:r>
      <w:r w:rsidR="001958B8">
        <w:rPr>
          <w:noProof/>
          <w:position w:val="-30"/>
        </w:rPr>
        <w:object w:dxaOrig="2043" w:dyaOrig="740" w14:anchorId="35471896">
          <v:shape id="_x0000_i1083" type="#_x0000_t75" alt="" style="width:101.4pt;height:36pt;mso-width-percent:0;mso-height-percent:0;mso-width-percent:0;mso-height-percent:0" o:ole="">
            <v:imagedata r:id="rId470" o:title=""/>
          </v:shape>
          <o:OLEObject Type="Embed" ProgID="Equation.DSMT4" ShapeID="_x0000_i1083" DrawAspect="Content" ObjectID="_1743601450" r:id="rId471"/>
        </w:object>
      </w:r>
      <w:r w:rsidR="001958B8">
        <w:rPr>
          <w:noProof/>
          <w:position w:val="-30"/>
        </w:rPr>
        <w:object w:dxaOrig="1995" w:dyaOrig="724" w14:anchorId="24D629FF">
          <v:shape id="_x0000_i1082" type="#_x0000_t75" alt="" style="width:98.45pt;height:36pt;mso-width-percent:0;mso-height-percent:0;mso-width-percent:0;mso-height-percent:0" o:ole="">
            <v:imagedata r:id="rId472" o:title=""/>
          </v:shape>
          <o:OLEObject Type="Embed" ProgID="Equation.DSMT4" ShapeID="_x0000_i1082" DrawAspect="Content" ObjectID="_1743601451" r:id="rId473"/>
        </w:object>
      </w:r>
      <w:r>
        <w:rPr>
          <w:rFonts w:hint="eastAsia"/>
        </w:rPr>
        <w:t>和它相关的俯视图分别是图</w:t>
      </w:r>
      <w:r>
        <w:rPr>
          <w:rFonts w:hint="eastAsia"/>
        </w:rPr>
        <w:t>2</w:t>
      </w:r>
      <w:r w:rsidR="00BA3D7F">
        <w:rPr>
          <w:rFonts w:hint="eastAsia"/>
        </w:rPr>
        <w:t>(</w:t>
      </w:r>
      <w:commentRangeStart w:id="117"/>
      <w:r>
        <w:rPr>
          <w:rFonts w:hint="eastAsia"/>
        </w:rPr>
        <w:t>a</w:t>
      </w:r>
      <w:r w:rsidR="00266332">
        <w:rPr>
          <w:rFonts w:hint="eastAsia"/>
        </w:rPr>
        <w:t>)</w:t>
      </w:r>
      <w:commentRangeEnd w:id="117"/>
      <w:r>
        <w:commentReference w:id="117"/>
      </w:r>
      <w:r>
        <w:rPr>
          <w:rFonts w:hint="eastAsia"/>
        </w:rPr>
        <w:t>和图</w:t>
      </w:r>
      <w:r>
        <w:rPr>
          <w:rFonts w:hint="eastAsia"/>
        </w:rPr>
        <w:t>2</w:t>
      </w:r>
      <w:r w:rsidR="00BA3D7F">
        <w:rPr>
          <w:rFonts w:hint="eastAsia"/>
        </w:rPr>
        <w:t>(</w:t>
      </w:r>
      <w:r>
        <w:rPr>
          <w:rFonts w:hint="eastAsia"/>
        </w:rPr>
        <w:t>b</w:t>
      </w:r>
      <w:r w:rsidR="00266332">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选择，和它相关的俯视图分别是图</w:t>
      </w:r>
      <w:r>
        <w:rPr>
          <w:rFonts w:hint="eastAsia"/>
        </w:rPr>
        <w:t>2</w:t>
      </w:r>
      <w:r w:rsidR="00BA3D7F">
        <w:rPr>
          <w:rFonts w:hint="eastAsia"/>
        </w:rPr>
        <w:t>(</w:t>
      </w:r>
      <w:r>
        <w:rPr>
          <w:rFonts w:hint="eastAsia"/>
        </w:rPr>
        <w:t>c</w:t>
      </w:r>
      <w:r w:rsidR="00266332">
        <w:rPr>
          <w:rFonts w:hint="eastAsia"/>
        </w:rPr>
        <w:t>)</w:t>
      </w:r>
      <w:r>
        <w:rPr>
          <w:rFonts w:hint="eastAsia"/>
        </w:rPr>
        <w:t>和图</w:t>
      </w:r>
      <w:r>
        <w:rPr>
          <w:rFonts w:hint="eastAsia"/>
        </w:rPr>
        <w:t>2</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选择，和它相关的俯视图分别是图</w:t>
      </w:r>
      <w:r>
        <w:rPr>
          <w:rFonts w:hint="eastAsia"/>
        </w:rPr>
        <w:t>2</w:t>
      </w:r>
      <w:r w:rsidR="000C4401">
        <w:rPr>
          <w:rFonts w:hint="eastAsia"/>
        </w:rPr>
        <w:t>(</w:t>
      </w:r>
      <w:r>
        <w:rPr>
          <w:rFonts w:hint="eastAsia"/>
        </w:rPr>
        <w:t>e</w:t>
      </w:r>
      <w:r w:rsidR="00266332">
        <w:rPr>
          <w:rFonts w:hint="eastAsia"/>
        </w:rPr>
        <w:t>)</w:t>
      </w:r>
      <w:r>
        <w:rPr>
          <w:rFonts w:hint="eastAsia"/>
        </w:rPr>
        <w:t>和图</w:t>
      </w:r>
      <w:r>
        <w:rPr>
          <w:rFonts w:hint="eastAsia"/>
        </w:rPr>
        <w:t>2</w:t>
      </w:r>
      <w:r w:rsidR="000C4401">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rPr>
          <w:rFonts w:hint="eastAsia"/>
        </w:rPr>
        <w:t>选择，和它相关的俯视图分别是图</w:t>
      </w:r>
      <w:r>
        <w:rPr>
          <w:rFonts w:hint="eastAsia"/>
        </w:rPr>
        <w:t>2</w:t>
      </w:r>
      <w:r w:rsidR="000C4401">
        <w:rPr>
          <w:rFonts w:hint="eastAsia"/>
        </w:rPr>
        <w:t>(</w:t>
      </w:r>
      <w:r>
        <w:rPr>
          <w:rFonts w:hint="eastAsia"/>
        </w:rPr>
        <w:t>g</w:t>
      </w:r>
      <w:r w:rsidR="00266332">
        <w:rPr>
          <w:rFonts w:hint="eastAsia"/>
        </w:rPr>
        <w:t>)</w:t>
      </w:r>
      <w:r>
        <w:rPr>
          <w:rFonts w:hint="eastAsia"/>
        </w:rPr>
        <w:t>和图</w:t>
      </w:r>
      <w:r>
        <w:rPr>
          <w:rFonts w:hint="eastAsia"/>
        </w:rPr>
        <w:t>2</w:t>
      </w:r>
      <w:r w:rsidR="000C4401">
        <w:rPr>
          <w:rFonts w:hint="eastAsia"/>
        </w:rPr>
        <w:t>(</w:t>
      </w:r>
      <w:r>
        <w:rPr>
          <w:rFonts w:hint="eastAsia"/>
        </w:rPr>
        <w:t>h</w:t>
      </w:r>
      <w:r w:rsidR="00266332">
        <w:rPr>
          <w:rFonts w:hint="eastAsia"/>
        </w:rPr>
        <w:t>)</w:t>
      </w:r>
      <w:r>
        <w:rPr>
          <w:rFonts w:hint="eastAsia"/>
        </w:rPr>
        <w:t>。</w:t>
      </w:r>
      <w:r>
        <w:rPr>
          <w:rFonts w:hint="eastAsia"/>
        </w:rPr>
        <w:t>WD</w:t>
      </w:r>
      <w:r>
        <w:rPr>
          <w:rFonts w:hint="eastAsia"/>
        </w:rPr>
        <w:t>，和它相关的俯视图分别是图</w:t>
      </w:r>
      <w:r>
        <w:rPr>
          <w:rFonts w:hint="eastAsia"/>
        </w:rPr>
        <w:t>2</w:t>
      </w:r>
      <w:r w:rsidR="000C4401">
        <w:rPr>
          <w:rFonts w:hint="eastAsia"/>
        </w:rPr>
        <w:t>(</w:t>
      </w:r>
      <w:r>
        <w:rPr>
          <w:rFonts w:hint="eastAsia"/>
        </w:rPr>
        <w:t>i</w:t>
      </w:r>
      <w:r w:rsidR="00266332">
        <w:rPr>
          <w:rFonts w:hint="eastAsia"/>
        </w:rPr>
        <w:t>)</w:t>
      </w:r>
      <w:r>
        <w:rPr>
          <w:rFonts w:hint="eastAsia"/>
        </w:rPr>
        <w:t>和图</w:t>
      </w:r>
      <w:r>
        <w:rPr>
          <w:rFonts w:hint="eastAsia"/>
        </w:rPr>
        <w:t>2</w:t>
      </w:r>
      <w:r w:rsidR="000C4401">
        <w:rPr>
          <w:rFonts w:hint="eastAsia"/>
        </w:rPr>
        <w:t>(</w:t>
      </w:r>
      <w:r>
        <w:t>j</w:t>
      </w:r>
      <w:r w:rsidR="00266332">
        <w:rPr>
          <w:rFonts w:hint="eastAsia"/>
        </w:rPr>
        <w:t>)</w:t>
      </w:r>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w:t>
      </w:r>
    </w:p>
    <w:p w14:paraId="6B7FF1B6"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000000">
            <w:pPr>
              <w:ind w:firstLineChars="0" w:firstLine="0"/>
            </w:pPr>
            <w:r>
              <w:rPr>
                <w:noProof/>
              </w:rPr>
              <w:lastRenderedPageBreak/>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000000">
            <w:pPr>
              <w:ind w:firstLineChars="0" w:firstLine="0"/>
              <w:jc w:val="center"/>
            </w:pPr>
            <w:r>
              <w:rPr>
                <w:rFonts w:hint="eastAsia"/>
              </w:rPr>
              <w:t>(</w:t>
            </w:r>
            <w:r>
              <w:t>a)</w:t>
            </w:r>
          </w:p>
        </w:tc>
        <w:tc>
          <w:tcPr>
            <w:tcW w:w="4247" w:type="dxa"/>
          </w:tcPr>
          <w:p w14:paraId="6DDBABF8" w14:textId="77777777" w:rsidR="0071366A" w:rsidRDefault="00000000">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000000">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000000">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000000">
            <w:pPr>
              <w:ind w:firstLineChars="0" w:firstLine="0"/>
              <w:jc w:val="center"/>
            </w:pPr>
            <w:r>
              <w:rPr>
                <w:rFonts w:hint="eastAsia"/>
              </w:rPr>
              <w:t>(</w:t>
            </w:r>
            <w:r>
              <w:t>c)</w:t>
            </w:r>
          </w:p>
        </w:tc>
        <w:tc>
          <w:tcPr>
            <w:tcW w:w="4247" w:type="dxa"/>
          </w:tcPr>
          <w:p w14:paraId="271065F2" w14:textId="77777777" w:rsidR="0071366A" w:rsidRDefault="00000000">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000000">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000000">
            <w:pPr>
              <w:ind w:firstLineChars="0" w:firstLine="0"/>
            </w:pPr>
            <w:r>
              <w:rPr>
                <w:noProof/>
              </w:rPr>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000000">
            <w:pPr>
              <w:ind w:firstLineChars="0" w:firstLine="0"/>
              <w:jc w:val="center"/>
            </w:pPr>
            <w:r>
              <w:rPr>
                <w:rFonts w:hint="eastAsia"/>
              </w:rPr>
              <w:t>(</w:t>
            </w:r>
            <w:r>
              <w:t>e)</w:t>
            </w:r>
          </w:p>
        </w:tc>
        <w:tc>
          <w:tcPr>
            <w:tcW w:w="4247" w:type="dxa"/>
          </w:tcPr>
          <w:p w14:paraId="04A86AC9" w14:textId="77777777" w:rsidR="0071366A" w:rsidRDefault="00000000">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000000">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000000">
            <w:pPr>
              <w:ind w:firstLineChars="0" w:firstLine="0"/>
            </w:pPr>
            <w:r>
              <w:rPr>
                <w:noProof/>
              </w:rPr>
              <w:lastRenderedPageBreak/>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000000">
            <w:pPr>
              <w:ind w:firstLineChars="0" w:firstLine="0"/>
              <w:jc w:val="center"/>
            </w:pPr>
            <w:r>
              <w:rPr>
                <w:rFonts w:hint="eastAsia"/>
              </w:rPr>
              <w:t>(</w:t>
            </w:r>
            <w:r>
              <w:t>g)</w:t>
            </w:r>
          </w:p>
        </w:tc>
        <w:tc>
          <w:tcPr>
            <w:tcW w:w="4247" w:type="dxa"/>
          </w:tcPr>
          <w:p w14:paraId="0EFB0D26" w14:textId="77777777" w:rsidR="0071366A" w:rsidRDefault="00000000">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000000">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000000">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000000">
            <w:pPr>
              <w:ind w:firstLineChars="0" w:firstLine="0"/>
              <w:jc w:val="center"/>
            </w:pPr>
            <w:r>
              <w:rPr>
                <w:rFonts w:hint="eastAsia"/>
              </w:rPr>
              <w:t>(</w:t>
            </w:r>
            <w:r>
              <w:t>i)</w:t>
            </w:r>
          </w:p>
        </w:tc>
        <w:tc>
          <w:tcPr>
            <w:tcW w:w="4247" w:type="dxa"/>
          </w:tcPr>
          <w:p w14:paraId="6B165CBC" w14:textId="77777777" w:rsidR="0071366A" w:rsidRDefault="00000000">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000000">
            <w:pPr>
              <w:ind w:firstLineChars="0" w:firstLine="0"/>
              <w:jc w:val="center"/>
            </w:pPr>
            <w:r>
              <w:rPr>
                <w:rFonts w:hint="eastAsia"/>
              </w:rPr>
              <w:t>(</w:t>
            </w:r>
            <w:r>
              <w:t>j)</w:t>
            </w:r>
          </w:p>
        </w:tc>
      </w:tr>
    </w:tbl>
    <w:p w14:paraId="51229FEF" w14:textId="31546FB7" w:rsidR="0071366A" w:rsidRDefault="00000000">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r w:rsidR="000C4401">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800" w:dyaOrig="362" w14:anchorId="1A84D99E">
          <v:shape id="_x0000_i1081" type="#_x0000_t75" alt="" style="width:140.35pt;height:16.9pt;mso-width-percent:0;mso-height-percent:0;mso-width-percent:0;mso-height-percent:0" o:ole="">
            <v:imagedata r:id="rId484" o:title=""/>
          </v:shape>
          <o:OLEObject Type="Embed" ProgID="Equation.DSMT4" ShapeID="_x0000_i1081" DrawAspect="Content" ObjectID="_1743601452" r:id="rId485"/>
        </w:object>
      </w:r>
      <w:r>
        <w:rPr>
          <w:rFonts w:hint="eastAsia"/>
          <w:szCs w:val="21"/>
        </w:rPr>
        <w:t>和</w:t>
      </w:r>
      <w:r w:rsidR="001958B8">
        <w:rPr>
          <w:noProof/>
          <w:position w:val="-10"/>
          <w:szCs w:val="21"/>
        </w:rPr>
        <w:object w:dxaOrig="2341" w:dyaOrig="314" w14:anchorId="06F19A97">
          <v:shape id="_x0000_i1080" type="#_x0000_t75" alt="" style="width:118.3pt;height:16.15pt;mso-width-percent:0;mso-height-percent:0;mso-width-percent:0;mso-height-percent:0" o:ole="">
            <v:imagedata r:id="rId486" o:title=""/>
          </v:shape>
          <o:OLEObject Type="Embed" ProgID="Equation.DSMT4" ShapeID="_x0000_i1080" DrawAspect="Content" ObjectID="_1743601453" r:id="rId487"/>
        </w:object>
      </w:r>
      <w:r>
        <w:rPr>
          <w:rFonts w:hint="eastAsia"/>
          <w:szCs w:val="21"/>
        </w:rPr>
        <w:t>；</w:t>
      </w:r>
      <w:r w:rsidR="000C4401">
        <w:rPr>
          <w:rFonts w:hint="eastAsia"/>
          <w:szCs w:val="21"/>
        </w:rPr>
        <w:t>(</w:t>
      </w:r>
      <w:r>
        <w:rPr>
          <w:rFonts w:hint="eastAsia"/>
          <w:szCs w:val="21"/>
        </w:rPr>
        <w:t>b</w:t>
      </w:r>
      <w:r w:rsidR="00266332">
        <w:rPr>
          <w:rFonts w:hint="eastAsia"/>
          <w:szCs w:val="21"/>
        </w:rPr>
        <w:t>)</w:t>
      </w:r>
      <w:r>
        <w:rPr>
          <w:rFonts w:hint="eastAsia"/>
          <w:szCs w:val="21"/>
        </w:rPr>
        <w:t>对</w:t>
      </w:r>
      <w:r w:rsidR="000C4401">
        <w:rPr>
          <w:rFonts w:hint="eastAsia"/>
          <w:szCs w:val="21"/>
        </w:rPr>
        <w:t>(</w:t>
      </w:r>
      <w:r>
        <w:rPr>
          <w:rFonts w:hint="eastAsia"/>
          <w:szCs w:val="21"/>
        </w:rPr>
        <w:t>a</w:t>
      </w:r>
      <w:r w:rsidR="00266332">
        <w:rPr>
          <w:rFonts w:hint="eastAsia"/>
          <w:szCs w:val="21"/>
        </w:rPr>
        <w:t>)</w:t>
      </w:r>
      <w:r>
        <w:rPr>
          <w:rFonts w:hint="eastAsia"/>
          <w:szCs w:val="21"/>
        </w:rPr>
        <w:t>的俯视图；</w:t>
      </w:r>
      <w:r w:rsidR="000C4401">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47" w:dyaOrig="362" w14:anchorId="67C684B0">
          <v:shape id="_x0000_i1079" type="#_x0000_t75" alt="" style="width:95.5pt;height:16.9pt;mso-width-percent:0;mso-height-percent:0;mso-width-percent:0;mso-height-percent:0" o:ole="">
            <v:imagedata r:id="rId488" o:title=""/>
          </v:shape>
          <o:OLEObject Type="Embed" ProgID="Equation.DSMT4" ShapeID="_x0000_i1079" DrawAspect="Content" ObjectID="_1743601454" r:id="rId489"/>
        </w:object>
      </w:r>
      <w:r>
        <w:rPr>
          <w:rFonts w:hint="eastAsia"/>
          <w:szCs w:val="21"/>
        </w:rPr>
        <w:t>，</w:t>
      </w:r>
      <w:r w:rsidR="001958B8">
        <w:rPr>
          <w:noProof/>
          <w:position w:val="-12"/>
          <w:szCs w:val="21"/>
        </w:rPr>
        <w:object w:dxaOrig="2084" w:dyaOrig="362" w14:anchorId="6E7AFF44">
          <v:shape id="_x0000_i1078" type="#_x0000_t75" alt="" style="width:105.8pt;height:16.9pt;mso-width-percent:0;mso-height-percent:0;mso-width-percent:0;mso-height-percent:0" o:ole="">
            <v:imagedata r:id="rId490" o:title=""/>
          </v:shape>
          <o:OLEObject Type="Embed" ProgID="Equation.DSMT4" ShapeID="_x0000_i1078" DrawAspect="Content" ObjectID="_1743601455" r:id="rId491"/>
        </w:object>
      </w:r>
      <w:r>
        <w:rPr>
          <w:rFonts w:hint="eastAsia"/>
          <w:szCs w:val="21"/>
        </w:rPr>
        <w:t>和</w:t>
      </w:r>
      <w:r w:rsidR="001958B8">
        <w:rPr>
          <w:noProof/>
          <w:position w:val="-10"/>
          <w:szCs w:val="21"/>
        </w:rPr>
        <w:object w:dxaOrig="1995" w:dyaOrig="314" w14:anchorId="1F74B72C">
          <v:shape id="_x0000_i1077" type="#_x0000_t75" alt="" style="width:98.45pt;height:16.15pt;mso-width-percent:0;mso-height-percent:0;mso-width-percent:0;mso-height-percent:0" o:ole="">
            <v:imagedata r:id="rId492" o:title=""/>
          </v:shape>
          <o:OLEObject Type="Embed" ProgID="Equation.DSMT4" ShapeID="_x0000_i1077" DrawAspect="Content" ObjectID="_1743601456" r:id="rId493"/>
        </w:object>
      </w:r>
      <w:r>
        <w:rPr>
          <w:rFonts w:hint="eastAsia"/>
          <w:szCs w:val="21"/>
        </w:rPr>
        <w:t>；</w:t>
      </w:r>
      <w:r w:rsidR="000C4401">
        <w:rPr>
          <w:rFonts w:hint="eastAsia"/>
          <w:szCs w:val="21"/>
        </w:rPr>
        <w:t>(</w:t>
      </w:r>
      <w:r>
        <w:rPr>
          <w:rFonts w:hint="eastAsia"/>
          <w:szCs w:val="21"/>
        </w:rPr>
        <w:t>d</w:t>
      </w:r>
      <w:r w:rsidR="00266332">
        <w:rPr>
          <w:rFonts w:hint="eastAsia"/>
          <w:szCs w:val="21"/>
        </w:rPr>
        <w:t>)</w:t>
      </w:r>
      <w:r>
        <w:rPr>
          <w:rFonts w:hint="eastAsia"/>
          <w:szCs w:val="21"/>
        </w:rPr>
        <w:t>对</w:t>
      </w:r>
      <w:r w:rsidR="000C4401">
        <w:rPr>
          <w:rFonts w:hint="eastAsia"/>
          <w:szCs w:val="21"/>
        </w:rPr>
        <w:t>(</w:t>
      </w:r>
      <w:r>
        <w:rPr>
          <w:rFonts w:hint="eastAsia"/>
          <w:szCs w:val="21"/>
        </w:rPr>
        <w:t>c</w:t>
      </w:r>
      <w:r w:rsidR="00266332">
        <w:rPr>
          <w:rFonts w:hint="eastAsia"/>
          <w:szCs w:val="21"/>
        </w:rPr>
        <w:t>)</w:t>
      </w:r>
      <w:r>
        <w:rPr>
          <w:rFonts w:hint="eastAsia"/>
          <w:szCs w:val="21"/>
        </w:rPr>
        <w:t>的俯视图；</w:t>
      </w:r>
      <w:r w:rsidR="000C4401">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3347" w:dyaOrig="362" w14:anchorId="079BD7FC">
          <v:shape id="_x0000_i1076" type="#_x0000_t75" alt="" style="width:167.5pt;height:16.9pt;mso-width-percent:0;mso-height-percent:0;mso-width-percent:0;mso-height-percent:0" o:ole="">
            <v:imagedata r:id="rId494" o:title=""/>
          </v:shape>
          <o:OLEObject Type="Embed" ProgID="Equation.DSMT4" ShapeID="_x0000_i1076" DrawAspect="Content" ObjectID="_1743601457" r:id="rId495"/>
        </w:object>
      </w:r>
      <w:r>
        <w:rPr>
          <w:rFonts w:hint="eastAsia"/>
          <w:szCs w:val="21"/>
        </w:rPr>
        <w:t>；</w:t>
      </w:r>
      <w:r w:rsidR="000C4401">
        <w:rPr>
          <w:rFonts w:hint="eastAsia"/>
          <w:szCs w:val="21"/>
        </w:rPr>
        <w:t>(</w:t>
      </w:r>
      <w:r>
        <w:rPr>
          <w:rFonts w:hint="eastAsia"/>
          <w:szCs w:val="21"/>
        </w:rPr>
        <w:t>f</w:t>
      </w:r>
      <w:r w:rsidR="00266332">
        <w:rPr>
          <w:rFonts w:hint="eastAsia"/>
          <w:szCs w:val="21"/>
        </w:rPr>
        <w:t>)</w:t>
      </w:r>
      <w:r>
        <w:rPr>
          <w:rFonts w:hint="eastAsia"/>
          <w:szCs w:val="21"/>
        </w:rPr>
        <w:t>对</w:t>
      </w:r>
      <w:r w:rsidR="000C4401">
        <w:rPr>
          <w:rFonts w:hint="eastAsia"/>
          <w:szCs w:val="21"/>
        </w:rPr>
        <w:t>(</w:t>
      </w:r>
      <w:r>
        <w:rPr>
          <w:rFonts w:hint="eastAsia"/>
          <w:szCs w:val="21"/>
        </w:rPr>
        <w:t>e</w:t>
      </w:r>
      <w:r w:rsidR="00266332">
        <w:rPr>
          <w:rFonts w:hint="eastAsia"/>
          <w:szCs w:val="21"/>
        </w:rPr>
        <w:t>)</w:t>
      </w:r>
      <w:r>
        <w:rPr>
          <w:rFonts w:hint="eastAsia"/>
          <w:szCs w:val="21"/>
        </w:rPr>
        <w:t>的俯视图；</w:t>
      </w:r>
      <w:r w:rsidR="000C4401">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0"/>
          <w:szCs w:val="21"/>
        </w:rPr>
        <w:object w:dxaOrig="2204" w:dyaOrig="314" w14:anchorId="62673612">
          <v:shape id="_x0000_i1075" type="#_x0000_t75" alt="" style="width:110.2pt;height:16.15pt;mso-width-percent:0;mso-height-percent:0;mso-width-percent:0;mso-height-percent:0" o:ole="">
            <v:imagedata r:id="rId496" o:title=""/>
          </v:shape>
          <o:OLEObject Type="Embed" ProgID="Equation.DSMT4" ShapeID="_x0000_i1075" DrawAspect="Content" ObjectID="_1743601458" r:id="rId497"/>
        </w:object>
      </w:r>
      <w:r>
        <w:rPr>
          <w:rFonts w:hint="eastAsia"/>
          <w:szCs w:val="21"/>
        </w:rPr>
        <w:t>；</w:t>
      </w:r>
      <w:r w:rsidR="000C4401">
        <w:rPr>
          <w:rFonts w:hint="eastAsia"/>
          <w:szCs w:val="21"/>
        </w:rPr>
        <w:t>(</w:t>
      </w:r>
      <w:r>
        <w:rPr>
          <w:rFonts w:hint="eastAsia"/>
          <w:szCs w:val="21"/>
        </w:rPr>
        <w:t>h</w:t>
      </w:r>
      <w:r w:rsidR="00266332">
        <w:rPr>
          <w:rFonts w:hint="eastAsia"/>
          <w:szCs w:val="21"/>
        </w:rPr>
        <w:t>)</w:t>
      </w:r>
      <w:r>
        <w:rPr>
          <w:rFonts w:hint="eastAsia"/>
          <w:szCs w:val="21"/>
        </w:rPr>
        <w:t>对</w:t>
      </w:r>
      <w:r w:rsidR="000C4401">
        <w:rPr>
          <w:rFonts w:hint="eastAsia"/>
          <w:szCs w:val="21"/>
        </w:rPr>
        <w:t>(</w:t>
      </w:r>
      <w:r>
        <w:rPr>
          <w:rFonts w:hint="eastAsia"/>
          <w:szCs w:val="21"/>
        </w:rPr>
        <w:t>g</w:t>
      </w:r>
      <w:r w:rsidR="00266332">
        <w:rPr>
          <w:rFonts w:hint="eastAsia"/>
          <w:szCs w:val="21"/>
        </w:rPr>
        <w:t>)</w:t>
      </w:r>
      <w:r>
        <w:rPr>
          <w:rFonts w:hint="eastAsia"/>
          <w:szCs w:val="21"/>
        </w:rPr>
        <w:t>的俯视图；</w:t>
      </w:r>
      <w:r w:rsidR="000C4401">
        <w:rPr>
          <w:rFonts w:hint="eastAsia"/>
          <w:szCs w:val="21"/>
        </w:rPr>
        <w:t>(</w:t>
      </w:r>
      <w:r>
        <w:rPr>
          <w:rFonts w:hint="eastAsia"/>
          <w:szCs w:val="21"/>
        </w:rPr>
        <w:t>i</w:t>
      </w:r>
      <w:r w:rsidR="00266332">
        <w:rPr>
          <w:rFonts w:hint="eastAsia"/>
          <w:szCs w:val="21"/>
        </w:rPr>
        <w:t>)</w:t>
      </w:r>
      <w:r>
        <w:rPr>
          <w:rFonts w:hint="eastAsia"/>
          <w:szCs w:val="21"/>
        </w:rPr>
        <w:t>W</w:t>
      </w:r>
      <w:r>
        <w:rPr>
          <w:szCs w:val="21"/>
        </w:rPr>
        <w:t>D</w:t>
      </w:r>
      <w:r>
        <w:rPr>
          <w:rFonts w:hint="eastAsia"/>
          <w:szCs w:val="21"/>
        </w:rPr>
        <w:t>；</w:t>
      </w:r>
      <w:r w:rsidR="000C4401">
        <w:rPr>
          <w:rFonts w:hint="eastAsia"/>
          <w:szCs w:val="21"/>
        </w:rPr>
        <w:t>(</w:t>
      </w:r>
      <w:r>
        <w:rPr>
          <w:szCs w:val="21"/>
        </w:rPr>
        <w:t>j</w:t>
      </w:r>
      <w:r w:rsidR="00266332">
        <w:rPr>
          <w:rFonts w:hint="eastAsia"/>
          <w:szCs w:val="21"/>
        </w:rPr>
        <w:t>)</w:t>
      </w:r>
      <w:r>
        <w:rPr>
          <w:rFonts w:hint="eastAsia"/>
          <w:szCs w:val="21"/>
        </w:rPr>
        <w:t>对</w:t>
      </w:r>
      <w:r w:rsidR="000C4401">
        <w:rPr>
          <w:rFonts w:hint="eastAsia"/>
          <w:szCs w:val="21"/>
        </w:rPr>
        <w:t>(</w:t>
      </w:r>
      <w:r>
        <w:rPr>
          <w:szCs w:val="21"/>
        </w:rPr>
        <w:t>i</w:t>
      </w:r>
      <w:r w:rsidR="00266332">
        <w:rPr>
          <w:rFonts w:hint="eastAsia"/>
          <w:szCs w:val="21"/>
        </w:rPr>
        <w:t>)</w:t>
      </w:r>
      <w:r>
        <w:rPr>
          <w:rFonts w:hint="eastAsia"/>
          <w:szCs w:val="21"/>
        </w:rPr>
        <w:t>的俯视图。</w:t>
      </w:r>
    </w:p>
    <w:p w14:paraId="5B287C71" w14:textId="77777777" w:rsidR="0071366A" w:rsidRDefault="0071366A">
      <w:pPr>
        <w:ind w:firstLineChars="0" w:firstLine="0"/>
      </w:pPr>
    </w:p>
    <w:p w14:paraId="3B3AE261" w14:textId="77777777" w:rsidR="0071366A" w:rsidRDefault="0071366A">
      <w:pPr>
        <w:ind w:firstLineChars="0" w:firstLine="0"/>
      </w:pPr>
    </w:p>
    <w:p w14:paraId="5D0B6938" w14:textId="77777777" w:rsidR="0071366A" w:rsidRDefault="00000000">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50FE99C5" w:rsidR="0071366A" w:rsidRDefault="00000000">
      <w:pPr>
        <w:ind w:firstLineChars="0" w:firstLine="420"/>
      </w:pPr>
      <w:r>
        <w:rPr>
          <w:rFonts w:hint="eastAsia"/>
        </w:rPr>
        <w:t>众所周知，</w:t>
      </w:r>
      <w:r>
        <w:rPr>
          <w:rFonts w:hint="eastAsia"/>
        </w:rPr>
        <w:t>Radon</w:t>
      </w:r>
      <w:r>
        <w:rPr>
          <w:rFonts w:hint="eastAsia"/>
        </w:rPr>
        <w:t>变换</w:t>
      </w:r>
      <w:r w:rsidR="0095052B">
        <w:t xml:space="preserve">(Radon Transform, </w:t>
      </w:r>
      <w:r>
        <w:rPr>
          <w:rFonts w:hint="eastAsia"/>
        </w:rPr>
        <w:t>RT</w:t>
      </w:r>
      <w:r w:rsidR="00266332">
        <w:rPr>
          <w:rFonts w:hint="eastAsia"/>
        </w:rPr>
        <w:t>)</w:t>
      </w:r>
      <w:r>
        <w:fldChar w:fldCharType="begin"/>
      </w:r>
      <w:r>
        <w:instrText xml:space="preserve"> </w:instrText>
      </w:r>
      <w:r>
        <w:rPr>
          <w:rFonts w:hint="eastAsia"/>
        </w:rPr>
        <w:instrText>REF _Ref131861577 \r \h</w:instrText>
      </w:r>
      <w:r>
        <w:instrText xml:space="preserve"> </w:instrText>
      </w:r>
      <w:r>
        <w:fldChar w:fldCharType="separate"/>
      </w:r>
      <w:r w:rsidR="00ED5BD2">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000000">
            <w:pPr>
              <w:ind w:firstLineChars="0" w:firstLine="0"/>
            </w:pPr>
            <w:r>
              <w:rPr>
                <w:noProof/>
              </w:rPr>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000000">
            <w:pPr>
              <w:ind w:firstLineChars="0" w:firstLine="0"/>
              <w:jc w:val="center"/>
            </w:pPr>
            <w:r>
              <w:rPr>
                <w:rFonts w:hint="eastAsia"/>
              </w:rPr>
              <w:t>(</w:t>
            </w:r>
            <w:r>
              <w:t>a)</w:t>
            </w:r>
          </w:p>
        </w:tc>
        <w:tc>
          <w:tcPr>
            <w:tcW w:w="4247" w:type="dxa"/>
          </w:tcPr>
          <w:p w14:paraId="16990E30" w14:textId="77777777" w:rsidR="0071366A" w:rsidRDefault="00000000">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000000">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000000">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000000">
            <w:pPr>
              <w:ind w:firstLineChars="0" w:firstLine="0"/>
              <w:jc w:val="center"/>
            </w:pPr>
            <w:r>
              <w:rPr>
                <w:rFonts w:hint="eastAsia"/>
              </w:rPr>
              <w:t>(</w:t>
            </w:r>
            <w:r>
              <w:t>c)</w:t>
            </w:r>
          </w:p>
        </w:tc>
        <w:tc>
          <w:tcPr>
            <w:tcW w:w="4247" w:type="dxa"/>
          </w:tcPr>
          <w:p w14:paraId="64E13191" w14:textId="77777777" w:rsidR="0071366A" w:rsidRDefault="00000000">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000000">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000000">
            <w:pPr>
              <w:ind w:firstLineChars="0" w:firstLine="0"/>
            </w:pPr>
            <w:r>
              <w:rPr>
                <w:noProof/>
              </w:rPr>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000000">
            <w:pPr>
              <w:ind w:firstLineChars="0" w:firstLine="0"/>
              <w:jc w:val="center"/>
            </w:pPr>
            <w:r>
              <w:rPr>
                <w:rFonts w:hint="eastAsia"/>
              </w:rPr>
              <w:t>(</w:t>
            </w:r>
            <w:r>
              <w:t>e)</w:t>
            </w:r>
          </w:p>
        </w:tc>
        <w:tc>
          <w:tcPr>
            <w:tcW w:w="4247" w:type="dxa"/>
          </w:tcPr>
          <w:p w14:paraId="0178B237" w14:textId="77777777" w:rsidR="0071366A" w:rsidRDefault="00000000">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000000">
            <w:pPr>
              <w:ind w:firstLineChars="0" w:firstLine="0"/>
              <w:jc w:val="center"/>
            </w:pPr>
            <w:r>
              <w:rPr>
                <w:rFonts w:hint="eastAsia"/>
              </w:rPr>
              <w:t>(</w:t>
            </w:r>
            <w:r>
              <w:t>f)</w:t>
            </w:r>
          </w:p>
        </w:tc>
      </w:tr>
    </w:tbl>
    <w:p w14:paraId="49DC241F" w14:textId="1879EFC0" w:rsidR="0071366A" w:rsidRDefault="00000000">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r w:rsidR="007C4733">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1958B8">
        <w:rPr>
          <w:noProof/>
          <w:position w:val="-12"/>
          <w:sz w:val="18"/>
          <w:szCs w:val="18"/>
        </w:rPr>
        <w:object w:dxaOrig="2679" w:dyaOrig="362" w14:anchorId="1ACAD9EC">
          <v:shape id="_x0000_i1074" type="#_x0000_t75" alt="" style="width:133.7pt;height:16.9pt;mso-width-percent:0;mso-height-percent:0;mso-width-percent:0;mso-height-percent:0" o:ole="">
            <v:imagedata r:id="rId448" o:title=""/>
          </v:shape>
          <o:OLEObject Type="Embed" ProgID="Equation.DSMT4" ShapeID="_x0000_i1074" DrawAspect="Content" ObjectID="_1743601459" r:id="rId504"/>
        </w:object>
      </w:r>
      <w:r>
        <w:rPr>
          <w:rFonts w:hint="eastAsia"/>
          <w:szCs w:val="21"/>
        </w:rPr>
        <w:t>和</w:t>
      </w:r>
      <w:r w:rsidR="001958B8">
        <w:rPr>
          <w:noProof/>
          <w:position w:val="-10"/>
          <w:szCs w:val="21"/>
        </w:rPr>
        <w:object w:dxaOrig="1561" w:dyaOrig="314" w14:anchorId="1CD3473A">
          <v:shape id="_x0000_i1073" type="#_x0000_t75" alt="" style="width:78.6pt;height:16.15pt;mso-width-percent:0;mso-height-percent:0;mso-width-percent:0;mso-height-percent:0" o:ole="">
            <v:imagedata r:id="rId450" o:title=""/>
          </v:shape>
          <o:OLEObject Type="Embed" ProgID="Equation.DSMT4" ShapeID="_x0000_i1073" DrawAspect="Content" ObjectID="_1743601460" r:id="rId505"/>
        </w:object>
      </w:r>
      <w:r>
        <w:rPr>
          <w:rFonts w:hint="eastAsia"/>
          <w:szCs w:val="21"/>
        </w:rPr>
        <w:t>；</w:t>
      </w:r>
      <w:r w:rsidR="007C4733">
        <w:rPr>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rFonts w:hint="eastAsia"/>
          <w:szCs w:val="21"/>
        </w:rPr>
        <w:t>RT</w:t>
      </w:r>
      <w:r>
        <w:rPr>
          <w:rFonts w:hint="eastAsia"/>
          <w:szCs w:val="21"/>
        </w:rPr>
        <w:t>的</w:t>
      </w:r>
      <w:commentRangeStart w:id="118"/>
      <w:r>
        <w:rPr>
          <w:rFonts w:hint="eastAsia"/>
          <w:szCs w:val="21"/>
        </w:rPr>
        <w:t>k</w:t>
      </w:r>
      <w:commentRangeEnd w:id="118"/>
      <w:r>
        <w:commentReference w:id="118"/>
      </w:r>
      <w:r>
        <w:rPr>
          <w:szCs w:val="21"/>
        </w:rPr>
        <w:t>-</w:t>
      </w:r>
      <w:r>
        <w:rPr>
          <w:rFonts w:hint="eastAsia"/>
          <w:szCs w:val="21"/>
        </w:rPr>
        <w:t>振幅分布，参数矩阵为：</w:t>
      </w:r>
      <w:r w:rsidR="001958B8">
        <w:rPr>
          <w:noProof/>
          <w:position w:val="-12"/>
          <w:szCs w:val="21"/>
        </w:rPr>
        <w:object w:dxaOrig="1907" w:dyaOrig="362" w14:anchorId="5E720403">
          <v:shape id="_x0000_i1072" type="#_x0000_t75" alt="" style="width:95.5pt;height:16.9pt;mso-width-percent:0;mso-height-percent:0;mso-width-percent:0;mso-height-percent:0" o:ole="">
            <v:imagedata r:id="rId452" o:title=""/>
          </v:shape>
          <o:OLEObject Type="Embed" ProgID="Equation.DSMT4" ShapeID="_x0000_i1072" DrawAspect="Content" ObjectID="_1743601461" r:id="rId506"/>
        </w:object>
      </w:r>
      <w:r>
        <w:rPr>
          <w:rFonts w:hint="eastAsia"/>
          <w:szCs w:val="21"/>
        </w:rPr>
        <w:t>，</w:t>
      </w:r>
      <w:r w:rsidR="001958B8">
        <w:rPr>
          <w:noProof/>
          <w:position w:val="-12"/>
          <w:szCs w:val="21"/>
        </w:rPr>
        <w:object w:dxaOrig="1923" w:dyaOrig="362" w14:anchorId="591145B0">
          <v:shape id="_x0000_i1071" type="#_x0000_t75" alt="" style="width:95.5pt;height:16.9pt;mso-width-percent:0;mso-height-percent:0;mso-width-percent:0;mso-height-percent:0" o:ole="">
            <v:imagedata r:id="rId454" o:title=""/>
          </v:shape>
          <o:OLEObject Type="Embed" ProgID="Equation.DSMT4" ShapeID="_x0000_i1071" DrawAspect="Content" ObjectID="_1743601462" r:id="rId507"/>
        </w:object>
      </w:r>
      <w:r>
        <w:rPr>
          <w:rFonts w:hint="eastAsia"/>
          <w:szCs w:val="21"/>
        </w:rPr>
        <w:t>和</w:t>
      </w:r>
      <w:r w:rsidR="001958B8">
        <w:rPr>
          <w:noProof/>
          <w:position w:val="-10"/>
          <w:szCs w:val="21"/>
        </w:rPr>
        <w:object w:dxaOrig="1319" w:dyaOrig="314" w14:anchorId="3B0E1CFB">
          <v:shape id="_x0000_i1070" type="#_x0000_t75" alt="" style="width:65.4pt;height:16.15pt;mso-width-percent:0;mso-height-percent:0;mso-width-percent:0;mso-height-percent:0" o:ole="">
            <v:imagedata r:id="rId456" o:title=""/>
          </v:shape>
          <o:OLEObject Type="Embed" ProgID="Equation.DSMT4" ShapeID="_x0000_i1070" DrawAspect="Content" ObjectID="_1743601463" r:id="rId508"/>
        </w:object>
      </w:r>
      <w:r>
        <w:rPr>
          <w:rFonts w:hint="eastAsia"/>
          <w:szCs w:val="21"/>
        </w:rPr>
        <w:t>；</w:t>
      </w:r>
      <w:r w:rsidR="007C4733">
        <w:rPr>
          <w:rFonts w:hint="eastAsia"/>
          <w:szCs w:val="21"/>
        </w:rPr>
        <w:t>(</w:t>
      </w:r>
      <w:r>
        <w:rPr>
          <w:szCs w:val="21"/>
        </w:rPr>
        <w:t>c</w:t>
      </w:r>
      <w:r w:rsidR="00266332">
        <w:rPr>
          <w:rFonts w:hint="eastAsia"/>
          <w:szCs w:val="21"/>
        </w:rPr>
        <w:t>)</w:t>
      </w:r>
      <w:r>
        <w:rPr>
          <w:rFonts w:hint="eastAsia"/>
          <w:szCs w:val="21"/>
        </w:rPr>
        <w:t>A</w:t>
      </w:r>
      <w:r>
        <w:rPr>
          <w:szCs w:val="21"/>
        </w:rPr>
        <w:t>CWD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1958B8">
        <w:rPr>
          <w:noProof/>
          <w:position w:val="-12"/>
          <w:szCs w:val="21"/>
        </w:rPr>
        <w:object w:dxaOrig="2277" w:dyaOrig="362" w14:anchorId="354C2067">
          <v:shape id="_x0000_i1069" type="#_x0000_t75" alt="" style="width:114.6pt;height:16.9pt;mso-width-percent:0;mso-height-percent:0;mso-width-percent:0;mso-height-percent:0" o:ole="">
            <v:imagedata r:id="rId458" o:title=""/>
          </v:shape>
          <o:OLEObject Type="Embed" ProgID="Equation.DSMT4" ShapeID="_x0000_i1069" DrawAspect="Content" ObjectID="_1743601464" r:id="rId509"/>
        </w:object>
      </w:r>
      <w:r>
        <w:rPr>
          <w:rFonts w:hint="eastAsia"/>
          <w:szCs w:val="21"/>
        </w:rPr>
        <w:t>；</w:t>
      </w:r>
      <w:r w:rsidR="007C4733">
        <w:rPr>
          <w:rFonts w:hint="eastAsia"/>
          <w:szCs w:val="21"/>
        </w:rPr>
        <w:t>(</w:t>
      </w:r>
      <w:r>
        <w:rPr>
          <w:szCs w:val="21"/>
        </w:rPr>
        <w:t>d</w:t>
      </w:r>
      <w:r w:rsidR="00266332">
        <w:rPr>
          <w:rFonts w:hint="eastAsia"/>
          <w:szCs w:val="21"/>
        </w:rPr>
        <w:t>)</w:t>
      </w:r>
      <w:r>
        <w:rPr>
          <w:rFonts w:hint="eastAsia"/>
          <w:szCs w:val="21"/>
        </w:rPr>
        <w:t>KFWD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1958B8">
        <w:rPr>
          <w:noProof/>
          <w:position w:val="-12"/>
          <w:szCs w:val="21"/>
        </w:rPr>
        <w:object w:dxaOrig="2277" w:dyaOrig="362" w14:anchorId="4107362D">
          <v:shape id="_x0000_i1068" type="#_x0000_t75" alt="" style="width:114.6pt;height:16.9pt;mso-width-percent:0;mso-height-percent:0;mso-width-percent:0;mso-height-percent:0" o:ole="">
            <v:imagedata r:id="rId460" o:title=""/>
          </v:shape>
          <o:OLEObject Type="Embed" ProgID="Equation.DSMT4" ShapeID="_x0000_i1068" DrawAspect="Content" ObjectID="_1743601465" r:id="rId510"/>
        </w:object>
      </w:r>
      <w:r>
        <w:rPr>
          <w:rFonts w:hint="eastAsia"/>
          <w:szCs w:val="21"/>
        </w:rPr>
        <w:t>；</w:t>
      </w:r>
      <w:r w:rsidR="007C4733">
        <w:rPr>
          <w:rFonts w:hint="eastAsia"/>
          <w:szCs w:val="21"/>
        </w:rPr>
        <w:t>(</w:t>
      </w:r>
      <w:r>
        <w:rPr>
          <w:szCs w:val="21"/>
        </w:rPr>
        <w:t>e</w:t>
      </w:r>
      <w:r w:rsidR="00266332">
        <w:rPr>
          <w:rFonts w:hint="eastAsia"/>
          <w:szCs w:val="21"/>
        </w:rPr>
        <w:t>)</w:t>
      </w:r>
      <w:r>
        <w:rPr>
          <w:rFonts w:hint="eastAsia"/>
          <w:szCs w:val="21"/>
        </w:rPr>
        <w:t>C</w:t>
      </w:r>
      <w:r>
        <w:rPr>
          <w:szCs w:val="21"/>
        </w:rPr>
        <w:t>RWD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1958B8">
        <w:rPr>
          <w:noProof/>
          <w:position w:val="-12"/>
          <w:szCs w:val="21"/>
        </w:rPr>
        <w:object w:dxaOrig="2775" w:dyaOrig="362" w14:anchorId="4D23E090">
          <v:shape id="_x0000_i1067" type="#_x0000_t75" alt="" style="width:140.35pt;height:16.9pt;mso-width-percent:0;mso-height-percent:0;mso-width-percent:0;mso-height-percent:0" o:ole="">
            <v:imagedata r:id="rId462" o:title=""/>
          </v:shape>
          <o:OLEObject Type="Embed" ProgID="Equation.DSMT4" ShapeID="_x0000_i1067" DrawAspect="Content" ObjectID="_1743601466" r:id="rId511"/>
        </w:object>
      </w:r>
      <w:r>
        <w:rPr>
          <w:rFonts w:hint="eastAsia"/>
          <w:szCs w:val="21"/>
        </w:rPr>
        <w:t>；</w:t>
      </w:r>
      <w:r w:rsidR="007C4733">
        <w:rPr>
          <w:rFonts w:hint="eastAsia"/>
          <w:szCs w:val="21"/>
        </w:rPr>
        <w:t>(</w:t>
      </w:r>
      <w:r>
        <w:rPr>
          <w:szCs w:val="21"/>
        </w:rPr>
        <w:t>f</w:t>
      </w:r>
      <w:r w:rsidR="00266332">
        <w:rPr>
          <w:rFonts w:hint="eastAsia"/>
          <w:szCs w:val="21"/>
        </w:rPr>
        <w:t>)</w:t>
      </w:r>
      <w:r>
        <w:rPr>
          <w:rFonts w:hint="eastAsia"/>
          <w:szCs w:val="21"/>
        </w:rPr>
        <w:t>W</w:t>
      </w:r>
      <w:r>
        <w:rPr>
          <w:szCs w:val="21"/>
        </w:rPr>
        <w:t>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w:t>
      </w:r>
    </w:p>
    <w:p w14:paraId="7CBC8E2A" w14:textId="77777777" w:rsidR="0071366A" w:rsidRDefault="0071366A">
      <w:pPr>
        <w:ind w:firstLineChars="0" w:firstLine="0"/>
      </w:pPr>
    </w:p>
    <w:p w14:paraId="68A6EEA5" w14:textId="77777777" w:rsidR="0071366A" w:rsidRDefault="0071366A">
      <w:pPr>
        <w:ind w:firstLineChars="0" w:firstLine="0"/>
      </w:pPr>
    </w:p>
    <w:p w14:paraId="671E26DA" w14:textId="7CAD9CDB" w:rsidR="0071366A" w:rsidRDefault="00000000">
      <w:pPr>
        <w:ind w:firstLineChars="0" w:firstLine="420"/>
      </w:pPr>
      <w:r>
        <w:rPr>
          <w:rFonts w:hint="eastAsia"/>
        </w:rPr>
        <w:t>对于单分量情形，图</w:t>
      </w:r>
      <w:r>
        <w:rPr>
          <w:rFonts w:hint="eastAsia"/>
        </w:rPr>
        <w:t>3</w:t>
      </w:r>
      <w:r w:rsidR="007C4733">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Pr>
          <w:szCs w:val="21"/>
        </w:rPr>
        <w:t>k-</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1834" w:dyaOrig="700" w14:anchorId="25400FD9">
          <v:shape id="_x0000_i1066" type="#_x0000_t75" alt="" style="width:91.1pt;height:36pt;mso-width-percent:0;mso-height-percent:0;mso-width-percent:0;mso-height-percent:0" o:ole="">
            <v:imagedata r:id="rId512" o:title=""/>
          </v:shape>
          <o:OLEObject Type="Embed" ProgID="Equation.DSMT4" ShapeID="_x0000_i1066" DrawAspect="Content" ObjectID="_1743601467" r:id="rId513"/>
        </w:object>
      </w:r>
      <w:r>
        <w:rPr>
          <w:rFonts w:hint="eastAsia"/>
          <w:szCs w:val="21"/>
        </w:rPr>
        <w:t>，</w:t>
      </w:r>
      <w:r w:rsidR="001958B8">
        <w:rPr>
          <w:noProof/>
          <w:position w:val="-12"/>
          <w:szCs w:val="21"/>
        </w:rPr>
        <w:object w:dxaOrig="2180" w:dyaOrig="362" w14:anchorId="765A91AB">
          <v:shape id="_x0000_i1065" type="#_x0000_t75" alt="" style="width:108pt;height:16.9pt;mso-width-percent:0;mso-height-percent:0;mso-width-percent:0;mso-height-percent:0" o:ole="">
            <v:imagedata r:id="rId514" o:title=""/>
          </v:shape>
          <o:OLEObject Type="Embed" ProgID="Equation.DSMT4" ShapeID="_x0000_i1065" DrawAspect="Content" ObjectID="_1743601468" r:id="rId515"/>
        </w:object>
      </w:r>
      <w:r>
        <w:rPr>
          <w:rFonts w:hint="eastAsia"/>
          <w:szCs w:val="21"/>
        </w:rPr>
        <w:t>，</w:t>
      </w:r>
      <w:r w:rsidR="001958B8">
        <w:rPr>
          <w:noProof/>
          <w:position w:val="-30"/>
          <w:szCs w:val="21"/>
        </w:rPr>
        <w:object w:dxaOrig="1995" w:dyaOrig="676" w14:anchorId="05342664">
          <v:shape id="_x0000_i1064" type="#_x0000_t75" alt="" style="width:98.45pt;height:33.8pt;mso-width-percent:0;mso-height-percent:0;mso-width-percent:0;mso-height-percent:0" o:ole="">
            <v:imagedata r:id="rId516" o:title=""/>
          </v:shape>
          <o:OLEObject Type="Embed" ProgID="Equation.DSMT4" ShapeID="_x0000_i1064" DrawAspect="Content" ObjectID="_1743601469" r:id="rId517"/>
        </w:object>
      </w:r>
      <w:r>
        <w:rPr>
          <w:rFonts w:hint="eastAsia"/>
          <w:szCs w:val="21"/>
        </w:rPr>
        <w:t>。图</w:t>
      </w:r>
      <w:r>
        <w:rPr>
          <w:rFonts w:hint="eastAsia"/>
          <w:szCs w:val="21"/>
        </w:rPr>
        <w:t>3</w:t>
      </w:r>
      <w:r w:rsidR="007C4733">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ED5BD2">
        <w:rPr>
          <w:szCs w:val="21"/>
        </w:rPr>
        <w:t>[30]</w:t>
      </w:r>
      <w:r>
        <w:rPr>
          <w:szCs w:val="21"/>
        </w:rPr>
        <w:fldChar w:fldCharType="end"/>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ED5BD2">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ED5BD2">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e</w:t>
      </w:r>
      <w:r w:rsidR="00266332">
        <w:rPr>
          <w:rFonts w:hint="eastAsia"/>
          <w:szCs w:val="21"/>
        </w:rPr>
        <w:t>)</w:t>
      </w:r>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ED5BD2">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f</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w:t>
      </w:r>
    </w:p>
    <w:p w14:paraId="1C3B5A1B" w14:textId="77777777" w:rsidR="0071366A" w:rsidRDefault="0071366A">
      <w:pPr>
        <w:ind w:firstLineChars="0" w:firstLine="0"/>
      </w:pPr>
    </w:p>
    <w:p w14:paraId="2BFC8E82"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000000">
            <w:pPr>
              <w:ind w:firstLineChars="0" w:firstLine="0"/>
            </w:pPr>
            <w:r>
              <w:rPr>
                <w:noProof/>
              </w:rPr>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000000">
            <w:pPr>
              <w:ind w:firstLineChars="0" w:firstLine="0"/>
              <w:jc w:val="center"/>
            </w:pPr>
            <w:r>
              <w:rPr>
                <w:rFonts w:hint="eastAsia"/>
              </w:rPr>
              <w:t>(</w:t>
            </w:r>
            <w:r>
              <w:t>a)</w:t>
            </w:r>
          </w:p>
        </w:tc>
        <w:tc>
          <w:tcPr>
            <w:tcW w:w="4247" w:type="dxa"/>
          </w:tcPr>
          <w:p w14:paraId="3C09A91B" w14:textId="77777777" w:rsidR="0071366A" w:rsidRDefault="00000000">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000000">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000000">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000000">
            <w:pPr>
              <w:ind w:firstLineChars="0" w:firstLine="0"/>
              <w:jc w:val="center"/>
            </w:pPr>
            <w:r>
              <w:rPr>
                <w:rFonts w:hint="eastAsia"/>
              </w:rPr>
              <w:lastRenderedPageBreak/>
              <w:t>(</w:t>
            </w:r>
            <w:r>
              <w:t>c)</w:t>
            </w:r>
          </w:p>
        </w:tc>
        <w:tc>
          <w:tcPr>
            <w:tcW w:w="4247" w:type="dxa"/>
          </w:tcPr>
          <w:p w14:paraId="6E4AB07C" w14:textId="77777777" w:rsidR="0071366A" w:rsidRDefault="00000000">
            <w:pPr>
              <w:ind w:firstLineChars="0" w:firstLine="0"/>
            </w:pPr>
            <w:r>
              <w:rPr>
                <w:noProof/>
              </w:rPr>
              <w:lastRenderedPageBreak/>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000000">
            <w:pPr>
              <w:ind w:firstLineChars="0" w:firstLine="0"/>
              <w:jc w:val="center"/>
            </w:pPr>
            <w:r>
              <w:rPr>
                <w:rFonts w:hint="eastAsia"/>
              </w:rPr>
              <w:lastRenderedPageBreak/>
              <w:t>(</w:t>
            </w:r>
            <w:r>
              <w:t>d)</w:t>
            </w:r>
          </w:p>
        </w:tc>
      </w:tr>
      <w:tr w:rsidR="0071366A" w14:paraId="15E5A6D9" w14:textId="77777777">
        <w:tc>
          <w:tcPr>
            <w:tcW w:w="8494" w:type="dxa"/>
            <w:gridSpan w:val="2"/>
          </w:tcPr>
          <w:p w14:paraId="24986FA3" w14:textId="77777777" w:rsidR="0071366A" w:rsidRDefault="00000000">
            <w:pPr>
              <w:ind w:firstLineChars="0" w:firstLine="0"/>
              <w:jc w:val="center"/>
            </w:pPr>
            <w:r>
              <w:rPr>
                <w:noProof/>
              </w:rPr>
              <w:lastRenderedPageBreak/>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000000">
            <w:pPr>
              <w:ind w:firstLineChars="0" w:firstLine="0"/>
              <w:jc w:val="center"/>
            </w:pPr>
            <w:r>
              <w:rPr>
                <w:rFonts w:hint="eastAsia"/>
              </w:rPr>
              <w:t>(</w:t>
            </w:r>
            <w:r>
              <w:t>e)</w:t>
            </w:r>
          </w:p>
        </w:tc>
      </w:tr>
    </w:tbl>
    <w:p w14:paraId="263E9465" w14:textId="6DC775A3" w:rsidR="0071366A" w:rsidRDefault="00000000">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r w:rsidR="00E949EB">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1958B8">
        <w:rPr>
          <w:noProof/>
          <w:position w:val="-12"/>
          <w:sz w:val="18"/>
          <w:szCs w:val="18"/>
        </w:rPr>
        <w:object w:dxaOrig="2800" w:dyaOrig="362" w14:anchorId="136D0FF8">
          <v:shape id="_x0000_i1063" type="#_x0000_t75" alt="" style="width:140.35pt;height:16.9pt;mso-width-percent:0;mso-height-percent:0;mso-width-percent:0;mso-height-percent:0" o:ole="">
            <v:imagedata r:id="rId484" o:title=""/>
          </v:shape>
          <o:OLEObject Type="Embed" ProgID="Equation.DSMT4" ShapeID="_x0000_i1063" DrawAspect="Content" ObjectID="_1743601470" r:id="rId523"/>
        </w:object>
      </w:r>
      <w:r>
        <w:rPr>
          <w:rFonts w:hint="eastAsia"/>
          <w:szCs w:val="21"/>
        </w:rPr>
        <w:t>和</w:t>
      </w:r>
      <w:r w:rsidR="001958B8">
        <w:rPr>
          <w:noProof/>
          <w:position w:val="-10"/>
          <w:szCs w:val="21"/>
        </w:rPr>
        <w:object w:dxaOrig="2341" w:dyaOrig="314" w14:anchorId="73FE9B29">
          <v:shape id="_x0000_i1062" type="#_x0000_t75" alt="" style="width:118.3pt;height:16.15pt;mso-width-percent:0;mso-height-percent:0;mso-width-percent:0;mso-height-percent:0" o:ole="">
            <v:imagedata r:id="rId486" o:title=""/>
          </v:shape>
          <o:OLEObject Type="Embed" ProgID="Equation.DSMT4" ShapeID="_x0000_i1062" DrawAspect="Content" ObjectID="_1743601471" r:id="rId524"/>
        </w:object>
      </w:r>
      <w:r>
        <w:rPr>
          <w:rFonts w:hint="eastAsia"/>
          <w:szCs w:val="21"/>
        </w:rPr>
        <w:t>；</w:t>
      </w:r>
      <w:r w:rsidR="00E949EB">
        <w:rPr>
          <w:rFonts w:hint="eastAsia"/>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1958B8">
        <w:rPr>
          <w:noProof/>
          <w:position w:val="-12"/>
          <w:szCs w:val="21"/>
        </w:rPr>
        <w:object w:dxaOrig="1947" w:dyaOrig="362" w14:anchorId="079823AA">
          <v:shape id="_x0000_i1061" type="#_x0000_t75" alt="" style="width:95.5pt;height:16.9pt;mso-width-percent:0;mso-height-percent:0;mso-width-percent:0;mso-height-percent:0" o:ole="">
            <v:imagedata r:id="rId488" o:title=""/>
          </v:shape>
          <o:OLEObject Type="Embed" ProgID="Equation.DSMT4" ShapeID="_x0000_i1061" DrawAspect="Content" ObjectID="_1743601472" r:id="rId525"/>
        </w:object>
      </w:r>
      <w:r>
        <w:rPr>
          <w:rFonts w:hint="eastAsia"/>
          <w:szCs w:val="21"/>
        </w:rPr>
        <w:t>，</w:t>
      </w:r>
      <w:r w:rsidR="001958B8">
        <w:rPr>
          <w:noProof/>
          <w:position w:val="-12"/>
          <w:szCs w:val="21"/>
        </w:rPr>
        <w:object w:dxaOrig="2084" w:dyaOrig="362" w14:anchorId="0EACB712">
          <v:shape id="_x0000_i1060" type="#_x0000_t75" alt="" style="width:105.8pt;height:16.9pt;mso-width-percent:0;mso-height-percent:0;mso-width-percent:0;mso-height-percent:0" o:ole="">
            <v:imagedata r:id="rId490" o:title=""/>
          </v:shape>
          <o:OLEObject Type="Embed" ProgID="Equation.DSMT4" ShapeID="_x0000_i1060" DrawAspect="Content" ObjectID="_1743601473" r:id="rId526"/>
        </w:object>
      </w:r>
      <w:r>
        <w:rPr>
          <w:rFonts w:hint="eastAsia"/>
          <w:szCs w:val="21"/>
        </w:rPr>
        <w:t>和</w:t>
      </w:r>
      <w:r w:rsidR="001958B8">
        <w:rPr>
          <w:noProof/>
          <w:position w:val="-10"/>
          <w:szCs w:val="21"/>
        </w:rPr>
        <w:object w:dxaOrig="1995" w:dyaOrig="314" w14:anchorId="237B6A0E">
          <v:shape id="_x0000_i1059" type="#_x0000_t75" alt="" style="width:98.45pt;height:16.15pt;mso-width-percent:0;mso-height-percent:0;mso-width-percent:0;mso-height-percent:0" o:ole="">
            <v:imagedata r:id="rId492" o:title=""/>
          </v:shape>
          <o:OLEObject Type="Embed" ProgID="Equation.DSMT4" ShapeID="_x0000_i1059" DrawAspect="Content" ObjectID="_1743601474" r:id="rId527"/>
        </w:object>
      </w:r>
      <w:r>
        <w:rPr>
          <w:rFonts w:hint="eastAsia"/>
          <w:szCs w:val="21"/>
        </w:rPr>
        <w:t>；</w:t>
      </w:r>
      <w:r w:rsidR="00E949EB">
        <w:rPr>
          <w:rFonts w:hint="eastAsia"/>
          <w:szCs w:val="21"/>
        </w:rPr>
        <w:t>(</w:t>
      </w:r>
      <w:r>
        <w:rPr>
          <w:rFonts w:hint="eastAsia"/>
          <w:szCs w:val="21"/>
        </w:rPr>
        <w:t>c</w:t>
      </w:r>
      <w:r w:rsidR="00266332">
        <w:rPr>
          <w:rFonts w:hint="eastAsia"/>
          <w:szCs w:val="21"/>
        </w:rPr>
        <w:t>)</w:t>
      </w:r>
      <w:r>
        <w:rPr>
          <w:rFonts w:hint="eastAsia"/>
          <w:szCs w:val="21"/>
        </w:rPr>
        <w:t>A</w:t>
      </w:r>
      <w:r>
        <w:rPr>
          <w:szCs w:val="21"/>
        </w:rPr>
        <w:t>CWD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1958B8">
        <w:rPr>
          <w:noProof/>
          <w:position w:val="-12"/>
          <w:szCs w:val="21"/>
        </w:rPr>
        <w:object w:dxaOrig="3347" w:dyaOrig="362" w14:anchorId="63695A84">
          <v:shape id="_x0000_i1058" type="#_x0000_t75" alt="" style="width:167.5pt;height:16.9pt;mso-width-percent:0;mso-height-percent:0;mso-width-percent:0;mso-height-percent:0" o:ole="">
            <v:imagedata r:id="rId494" o:title=""/>
          </v:shape>
          <o:OLEObject Type="Embed" ProgID="Equation.DSMT4" ShapeID="_x0000_i1058" DrawAspect="Content" ObjectID="_1743601475" r:id="rId528"/>
        </w:object>
      </w:r>
      <w:r>
        <w:rPr>
          <w:rFonts w:hint="eastAsia"/>
          <w:szCs w:val="21"/>
        </w:rPr>
        <w:t>；</w:t>
      </w:r>
      <w:r w:rsidR="00E949EB">
        <w:rPr>
          <w:rFonts w:hint="eastAsia"/>
          <w:szCs w:val="21"/>
        </w:rPr>
        <w:t>(</w:t>
      </w:r>
      <w:r>
        <w:rPr>
          <w:rFonts w:hint="eastAsia"/>
          <w:szCs w:val="21"/>
        </w:rPr>
        <w:t>d</w:t>
      </w:r>
      <w:r w:rsidR="00266332">
        <w:rPr>
          <w:rFonts w:hint="eastAsia"/>
          <w:szCs w:val="21"/>
        </w:rPr>
        <w:t>)</w:t>
      </w:r>
      <w:r>
        <w:rPr>
          <w:rFonts w:hint="eastAsia"/>
          <w:szCs w:val="21"/>
        </w:rPr>
        <w:t>KFWD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1958B8">
        <w:rPr>
          <w:noProof/>
          <w:position w:val="-10"/>
          <w:szCs w:val="21"/>
        </w:rPr>
        <w:object w:dxaOrig="2204" w:dyaOrig="314" w14:anchorId="6620C4D7">
          <v:shape id="_x0000_i1057" type="#_x0000_t75" alt="" style="width:110.2pt;height:16.15pt;mso-width-percent:0;mso-height-percent:0;mso-width-percent:0;mso-height-percent:0" o:ole="">
            <v:imagedata r:id="rId496" o:title=""/>
          </v:shape>
          <o:OLEObject Type="Embed" ProgID="Equation.DSMT4" ShapeID="_x0000_i1057" DrawAspect="Content" ObjectID="_1743601476" r:id="rId529"/>
        </w:object>
      </w:r>
      <w:r>
        <w:rPr>
          <w:rFonts w:hint="eastAsia"/>
          <w:szCs w:val="21"/>
        </w:rPr>
        <w:t>；</w:t>
      </w:r>
      <w:r w:rsidR="00E949EB">
        <w:rPr>
          <w:rFonts w:hint="eastAsia"/>
          <w:szCs w:val="21"/>
        </w:rPr>
        <w:t>(</w:t>
      </w:r>
      <w:r>
        <w:rPr>
          <w:szCs w:val="21"/>
        </w:rPr>
        <w:t>e</w:t>
      </w:r>
      <w:r w:rsidR="00266332">
        <w:rPr>
          <w:rFonts w:hint="eastAsia"/>
          <w:szCs w:val="21"/>
        </w:rPr>
        <w:t>)</w:t>
      </w:r>
      <w:r>
        <w:rPr>
          <w:rFonts w:hint="eastAsia"/>
          <w:szCs w:val="21"/>
        </w:rPr>
        <w:t>W</w:t>
      </w:r>
      <w:r>
        <w:rPr>
          <w:szCs w:val="21"/>
        </w:rPr>
        <w:t>D</w:t>
      </w:r>
      <w:r>
        <w:rPr>
          <w:rFonts w:hint="eastAsia"/>
          <w:szCs w:val="21"/>
        </w:rPr>
        <w:t>基于</w:t>
      </w:r>
      <w:r>
        <w:rPr>
          <w:szCs w:val="21"/>
        </w:rPr>
        <w:t>RT</w:t>
      </w:r>
      <w:r>
        <w:rPr>
          <w:rFonts w:hint="eastAsia"/>
          <w:szCs w:val="21"/>
        </w:rPr>
        <w:t>的</w:t>
      </w:r>
      <w:r>
        <w:rPr>
          <w:szCs w:val="21"/>
        </w:rPr>
        <w:t>k-</w:t>
      </w:r>
      <w:r>
        <w:rPr>
          <w:rFonts w:hint="eastAsia"/>
          <w:szCs w:val="21"/>
        </w:rPr>
        <w:t>振幅分布。</w:t>
      </w:r>
    </w:p>
    <w:p w14:paraId="1DE6C176" w14:textId="77777777" w:rsidR="0071366A" w:rsidRDefault="00000000">
      <w:pPr>
        <w:ind w:firstLineChars="0" w:firstLine="0"/>
      </w:pPr>
      <w:commentRangeStart w:id="119"/>
      <w:commentRangeEnd w:id="119"/>
      <w:r>
        <w:commentReference w:id="119"/>
      </w:r>
    </w:p>
    <w:p w14:paraId="51D2312B" w14:textId="77777777" w:rsidR="0071366A" w:rsidRDefault="0071366A">
      <w:pPr>
        <w:ind w:firstLineChars="0" w:firstLine="0"/>
      </w:pPr>
    </w:p>
    <w:p w14:paraId="07B52175" w14:textId="31A12EC1" w:rsidR="0071366A" w:rsidRDefault="00000000">
      <w:pPr>
        <w:ind w:firstLineChars="0" w:firstLine="420"/>
      </w:pPr>
      <w:r>
        <w:rPr>
          <w:rFonts w:hint="eastAsia"/>
        </w:rPr>
        <w:t>对于双分量情形，图</w:t>
      </w:r>
      <w:r>
        <w:rPr>
          <w:rFonts w:hint="eastAsia"/>
        </w:rPr>
        <w:t>4</w:t>
      </w:r>
      <w:r w:rsidR="00E949EB">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Pr>
          <w:szCs w:val="21"/>
        </w:rPr>
        <w:t>k-</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3298" w:dyaOrig="796" w14:anchorId="21B7B64D">
          <v:shape id="_x0000_i1056" type="#_x0000_t75" alt="" style="width:164.55pt;height:39.65pt;mso-width-percent:0;mso-height-percent:0;mso-width-percent:0;mso-height-percent:0" o:ole="">
            <v:imagedata r:id="rId530" o:title=""/>
          </v:shape>
          <o:OLEObject Type="Embed" ProgID="Equation.DSMT4" ShapeID="_x0000_i1056" DrawAspect="Content" ObjectID="_1743601477" r:id="rId531"/>
        </w:object>
      </w:r>
      <w:r>
        <w:rPr>
          <w:rFonts w:hint="eastAsia"/>
          <w:szCs w:val="21"/>
        </w:rPr>
        <w:t>，</w:t>
      </w:r>
      <w:r w:rsidR="001958B8">
        <w:rPr>
          <w:noProof/>
          <w:position w:val="-12"/>
          <w:szCs w:val="21"/>
        </w:rPr>
        <w:object w:dxaOrig="1681" w:dyaOrig="402" w14:anchorId="139841B5">
          <v:shape id="_x0000_i1055" type="#_x0000_t75" alt="" style="width:83.75pt;height:19.1pt;mso-width-percent:0;mso-height-percent:0;mso-width-percent:0;mso-height-percent:0" o:ole="">
            <v:imagedata r:id="rId532" o:title=""/>
          </v:shape>
          <o:OLEObject Type="Embed" ProgID="Equation.DSMT4" ShapeID="_x0000_i1055" DrawAspect="Content" ObjectID="_1743601478" r:id="rId533"/>
        </w:object>
      </w:r>
      <w:r>
        <w:rPr>
          <w:rFonts w:hint="eastAsia"/>
          <w:szCs w:val="21"/>
        </w:rPr>
        <w:t>，</w:t>
      </w:r>
      <w:r w:rsidR="001958B8">
        <w:rPr>
          <w:noProof/>
          <w:position w:val="-12"/>
          <w:szCs w:val="21"/>
        </w:rPr>
        <w:object w:dxaOrig="1834" w:dyaOrig="402" w14:anchorId="2A1F45F5">
          <v:shape id="_x0000_i1054" type="#_x0000_t75" alt="" style="width:91.1pt;height:19.1pt;mso-width-percent:0;mso-height-percent:0;mso-width-percent:0;mso-height-percent:0" o:ole="">
            <v:imagedata r:id="rId534" o:title=""/>
          </v:shape>
          <o:OLEObject Type="Embed" ProgID="Equation.DSMT4" ShapeID="_x0000_i1054" DrawAspect="Content" ObjectID="_1743601479" r:id="rId535"/>
        </w:object>
      </w:r>
      <w:r>
        <w:rPr>
          <w:rFonts w:hint="eastAsia"/>
          <w:szCs w:val="21"/>
        </w:rPr>
        <w:t>，</w:t>
      </w:r>
      <w:r w:rsidR="001958B8">
        <w:rPr>
          <w:noProof/>
          <w:position w:val="-30"/>
          <w:szCs w:val="21"/>
        </w:rPr>
        <w:object w:dxaOrig="1995" w:dyaOrig="740" w14:anchorId="2C19F342">
          <v:shape id="_x0000_i1053" type="#_x0000_t75" alt="" style="width:98.45pt;height:36pt;mso-width-percent:0;mso-height-percent:0;mso-width-percent:0;mso-height-percent:0" o:ole="">
            <v:imagedata r:id="rId536" o:title=""/>
          </v:shape>
          <o:OLEObject Type="Embed" ProgID="Equation.DSMT4" ShapeID="_x0000_i1053" DrawAspect="Content" ObjectID="_1743601480" r:id="rId537"/>
        </w:object>
      </w:r>
      <w:r>
        <w:rPr>
          <w:rFonts w:hint="eastAsia"/>
          <w:szCs w:val="21"/>
        </w:rPr>
        <w:t>，</w:t>
      </w:r>
      <w:r w:rsidR="001958B8">
        <w:rPr>
          <w:noProof/>
          <w:position w:val="-30"/>
          <w:szCs w:val="21"/>
        </w:rPr>
        <w:object w:dxaOrig="1995" w:dyaOrig="724" w14:anchorId="42CD0E2E">
          <v:shape id="_x0000_i1052" type="#_x0000_t75" alt="" style="width:98.45pt;height:36pt;mso-width-percent:0;mso-height-percent:0;mso-width-percent:0;mso-height-percent:0" o:ole="">
            <v:imagedata r:id="rId538" o:title=""/>
          </v:shape>
          <o:OLEObject Type="Embed" ProgID="Equation.DSMT4" ShapeID="_x0000_i1052" DrawAspect="Content" ObjectID="_1743601481" r:id="rId539"/>
        </w:object>
      </w:r>
      <w:r>
        <w:rPr>
          <w:rFonts w:hint="eastAsia"/>
          <w:szCs w:val="21"/>
        </w:rPr>
        <w:t>。图</w:t>
      </w:r>
      <w:r>
        <w:rPr>
          <w:rFonts w:hint="eastAsia"/>
          <w:szCs w:val="21"/>
        </w:rPr>
        <w:t>4</w:t>
      </w:r>
      <w:r w:rsidR="00E949EB">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ED5BD2">
        <w:rPr>
          <w:szCs w:val="21"/>
        </w:rPr>
        <w:t>[30]</w:t>
      </w:r>
      <w:r>
        <w:rPr>
          <w:szCs w:val="21"/>
        </w:rPr>
        <w:fldChar w:fldCharType="end"/>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ED5BD2">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ED5BD2">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ED5BD2">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e</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w:t>
      </w:r>
    </w:p>
    <w:p w14:paraId="527686AE" w14:textId="77777777" w:rsidR="0071366A" w:rsidRDefault="00000000">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1E3E238F" w:rsidR="0071366A" w:rsidRPr="00266332" w:rsidRDefault="00000000" w:rsidP="00266332">
      <w:pPr>
        <w:pStyle w:val="a3"/>
        <w:keepNext/>
        <w:ind w:firstLineChars="0" w:firstLine="0"/>
        <w:jc w:val="center"/>
        <w:rPr>
          <w:rFonts w:ascii="Times New Roman" w:hAnsi="Times New Roman" w:cs="Times New Roman"/>
          <w:sz w:val="21"/>
          <w:szCs w:val="21"/>
        </w:rPr>
      </w:pPr>
      <w:r w:rsidRPr="00266332">
        <w:rPr>
          <w:rFonts w:ascii="Times New Roman" w:hAnsi="Times New Roman" w:cs="Times New Roman" w:hint="eastAsia"/>
          <w:sz w:val="21"/>
          <w:szCs w:val="21"/>
        </w:rPr>
        <w:t>表格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ED5BD2">
        <w:rPr>
          <w:rFonts w:ascii="Times New Roman" w:hAnsi="Times New Roman" w:cs="Times New Roman"/>
          <w:noProof/>
          <w:sz w:val="21"/>
          <w:szCs w:val="21"/>
        </w:rPr>
        <w:t>2</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 xml:space="preserve"> </w:t>
      </w:r>
      <w:r w:rsidRPr="00266332">
        <w:rPr>
          <w:rFonts w:ascii="Times New Roman" w:hAnsi="Times New Roman" w:cs="Times New Roman" w:hint="eastAsia"/>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40Hz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80Hz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120Hz</w:t>
      </w:r>
      <w:r w:rsidRPr="00266332">
        <w:rPr>
          <w:rFonts w:ascii="Times New Roman" w:hAnsi="Times New Roman" w:cs="Times New Roman" w:hint="eastAsia"/>
          <w:sz w:val="21"/>
          <w:szCs w:val="21"/>
        </w:rPr>
        <w:t>下，对于单分量情形</w:t>
      </w:r>
      <w:r w:rsidRPr="00266332">
        <w:rPr>
          <w:rFonts w:ascii="Times New Roman" w:hAnsi="Times New Roman" w:cs="Times New Roman"/>
          <w:sz w:val="21"/>
          <w:szCs w:val="21"/>
        </w:rPr>
        <w:t>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CICFWD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A</w:t>
      </w:r>
      <w:r w:rsidRPr="00266332">
        <w:rPr>
          <w:rFonts w:ascii="Times New Roman" w:hAnsi="Times New Roman" w:cs="Times New Roman"/>
          <w:sz w:val="21"/>
          <w:szCs w:val="21"/>
        </w:rPr>
        <w:lastRenderedPageBreak/>
        <w:t>CWD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KFWD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CRWD</w:t>
      </w:r>
      <w:r w:rsidRPr="00266332">
        <w:rPr>
          <w:rFonts w:ascii="Times New Roman" w:hAnsi="Times New Roman" w:cs="Times New Roman" w:hint="eastAsia"/>
          <w:sz w:val="21"/>
          <w:szCs w:val="21"/>
        </w:rPr>
        <w:t>的计算时间</w:t>
      </w:r>
      <w:commentRangeStart w:id="120"/>
      <w:commentRangeEnd w:id="120"/>
      <w:r w:rsidRPr="00266332">
        <w:rPr>
          <w:rFonts w:ascii="Times New Roman" w:hAnsi="Times New Roman" w:cs="Times New Roman"/>
          <w:sz w:val="21"/>
          <w:szCs w:val="21"/>
        </w:rPr>
        <w:commentReference w:id="120"/>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71366A" w14:paraId="4B75931C" w14:textId="77777777" w:rsidTr="00266332">
        <w:trPr>
          <w:jc w:val="center"/>
        </w:trPr>
        <w:tc>
          <w:tcPr>
            <w:tcW w:w="1415" w:type="dxa"/>
            <w:vMerge w:val="restart"/>
            <w:tcBorders>
              <w:top w:val="single" w:sz="12" w:space="0" w:color="auto"/>
              <w:bottom w:val="nil"/>
            </w:tcBorders>
          </w:tcPr>
          <w:p w14:paraId="1763C40A" w14:textId="72E8CAC9" w:rsidR="0071366A" w:rsidRDefault="00000000">
            <w:pPr>
              <w:ind w:firstLineChars="0" w:firstLine="0"/>
              <w:jc w:val="center"/>
            </w:pPr>
            <w:r>
              <w:rPr>
                <w:rFonts w:hint="eastAsia"/>
              </w:rPr>
              <w:t>采样频率（</w:t>
            </w:r>
            <w:r>
              <w:rPr>
                <w:rFonts w:hint="eastAsia"/>
              </w:rPr>
              <w:t>Hz</w:t>
            </w:r>
            <w:r w:rsidR="00266332">
              <w:rPr>
                <w:rFonts w:hint="eastAsia"/>
              </w:rPr>
              <w:t>)</w:t>
            </w:r>
          </w:p>
        </w:tc>
        <w:tc>
          <w:tcPr>
            <w:tcW w:w="7079" w:type="dxa"/>
            <w:gridSpan w:val="5"/>
            <w:tcBorders>
              <w:top w:val="single" w:sz="12" w:space="0" w:color="auto"/>
              <w:bottom w:val="nil"/>
            </w:tcBorders>
          </w:tcPr>
          <w:p w14:paraId="696464A2" w14:textId="2D1F8F6C" w:rsidR="0071366A" w:rsidRDefault="00000000">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0C927514" w14:textId="77777777" w:rsidTr="00266332">
        <w:trPr>
          <w:jc w:val="center"/>
        </w:trPr>
        <w:tc>
          <w:tcPr>
            <w:tcW w:w="1415" w:type="dxa"/>
            <w:vMerge/>
            <w:tcBorders>
              <w:top w:val="nil"/>
              <w:bottom w:val="single" w:sz="8" w:space="0" w:color="auto"/>
            </w:tcBorders>
          </w:tcPr>
          <w:p w14:paraId="78998777" w14:textId="77777777" w:rsidR="0071366A" w:rsidRDefault="0071366A">
            <w:pPr>
              <w:ind w:firstLineChars="0" w:firstLine="0"/>
            </w:pPr>
          </w:p>
        </w:tc>
        <w:tc>
          <w:tcPr>
            <w:tcW w:w="1415" w:type="dxa"/>
            <w:tcBorders>
              <w:top w:val="nil"/>
              <w:bottom w:val="single" w:sz="8" w:space="0" w:color="auto"/>
            </w:tcBorders>
          </w:tcPr>
          <w:p w14:paraId="34EEC875" w14:textId="77777777" w:rsidR="0071366A" w:rsidRDefault="00000000">
            <w:pPr>
              <w:ind w:firstLineChars="0" w:firstLine="0"/>
              <w:jc w:val="center"/>
            </w:pPr>
            <w:r>
              <w:rPr>
                <w:rFonts w:hint="eastAsia"/>
              </w:rPr>
              <w:t>I</w:t>
            </w:r>
            <w:r>
              <w:t>CFWD</w:t>
            </w:r>
          </w:p>
        </w:tc>
        <w:tc>
          <w:tcPr>
            <w:tcW w:w="1416" w:type="dxa"/>
            <w:tcBorders>
              <w:top w:val="nil"/>
              <w:bottom w:val="single" w:sz="8" w:space="0" w:color="auto"/>
            </w:tcBorders>
          </w:tcPr>
          <w:p w14:paraId="478CFD75" w14:textId="77777777" w:rsidR="0071366A" w:rsidRDefault="00000000">
            <w:pPr>
              <w:ind w:firstLineChars="0" w:firstLine="0"/>
              <w:jc w:val="center"/>
            </w:pPr>
            <w:r>
              <w:rPr>
                <w:rFonts w:hint="eastAsia"/>
              </w:rPr>
              <w:t>C</w:t>
            </w:r>
            <w:r>
              <w:t>ICFWD</w:t>
            </w:r>
          </w:p>
        </w:tc>
        <w:tc>
          <w:tcPr>
            <w:tcW w:w="1416" w:type="dxa"/>
            <w:tcBorders>
              <w:top w:val="nil"/>
              <w:bottom w:val="single" w:sz="8" w:space="0" w:color="auto"/>
            </w:tcBorders>
          </w:tcPr>
          <w:p w14:paraId="06E439E3" w14:textId="77777777" w:rsidR="0071366A" w:rsidRDefault="00000000">
            <w:pPr>
              <w:ind w:firstLineChars="0" w:firstLine="0"/>
              <w:jc w:val="center"/>
            </w:pPr>
            <w:r>
              <w:rPr>
                <w:rFonts w:hint="eastAsia"/>
              </w:rPr>
              <w:t>A</w:t>
            </w:r>
            <w:r>
              <w:t>CWD</w:t>
            </w:r>
          </w:p>
        </w:tc>
        <w:tc>
          <w:tcPr>
            <w:tcW w:w="1416" w:type="dxa"/>
            <w:tcBorders>
              <w:top w:val="nil"/>
              <w:bottom w:val="single" w:sz="8" w:space="0" w:color="auto"/>
            </w:tcBorders>
          </w:tcPr>
          <w:p w14:paraId="7C8D7EC5" w14:textId="77777777" w:rsidR="0071366A" w:rsidRDefault="00000000">
            <w:pPr>
              <w:ind w:firstLineChars="0" w:firstLine="0"/>
              <w:jc w:val="center"/>
            </w:pPr>
            <w:r>
              <w:rPr>
                <w:rFonts w:hint="eastAsia"/>
              </w:rPr>
              <w:t>K</w:t>
            </w:r>
            <w:r>
              <w:t>FWD</w:t>
            </w:r>
          </w:p>
        </w:tc>
        <w:tc>
          <w:tcPr>
            <w:tcW w:w="1416" w:type="dxa"/>
            <w:tcBorders>
              <w:top w:val="nil"/>
              <w:bottom w:val="single" w:sz="8" w:space="0" w:color="auto"/>
            </w:tcBorders>
          </w:tcPr>
          <w:p w14:paraId="5B454C71" w14:textId="77777777" w:rsidR="0071366A" w:rsidRDefault="00000000">
            <w:pPr>
              <w:ind w:firstLineChars="0" w:firstLine="0"/>
              <w:jc w:val="center"/>
            </w:pPr>
            <w:r>
              <w:rPr>
                <w:rFonts w:hint="eastAsia"/>
              </w:rPr>
              <w:t>C</w:t>
            </w:r>
            <w:r>
              <w:t>RWD</w:t>
            </w:r>
          </w:p>
        </w:tc>
      </w:tr>
      <w:tr w:rsidR="0071366A" w14:paraId="5A4EB77F" w14:textId="77777777" w:rsidTr="00266332">
        <w:trPr>
          <w:jc w:val="center"/>
        </w:trPr>
        <w:tc>
          <w:tcPr>
            <w:tcW w:w="1415" w:type="dxa"/>
            <w:tcBorders>
              <w:top w:val="single" w:sz="8" w:space="0" w:color="auto"/>
            </w:tcBorders>
          </w:tcPr>
          <w:p w14:paraId="69A23490" w14:textId="77777777" w:rsidR="0071366A" w:rsidRDefault="00000000">
            <w:pPr>
              <w:ind w:firstLineChars="0" w:firstLine="0"/>
              <w:jc w:val="center"/>
            </w:pPr>
            <w:r>
              <w:rPr>
                <w:rFonts w:hint="eastAsia"/>
              </w:rPr>
              <w:t>2</w:t>
            </w:r>
            <w:r>
              <w:t>0</w:t>
            </w:r>
          </w:p>
        </w:tc>
        <w:tc>
          <w:tcPr>
            <w:tcW w:w="1415" w:type="dxa"/>
            <w:tcBorders>
              <w:top w:val="single" w:sz="8" w:space="0" w:color="auto"/>
            </w:tcBorders>
          </w:tcPr>
          <w:p w14:paraId="0EC77047" w14:textId="77777777" w:rsidR="0071366A" w:rsidRDefault="00000000">
            <w:pPr>
              <w:ind w:firstLineChars="0" w:firstLine="0"/>
              <w:jc w:val="center"/>
            </w:pPr>
            <w:r>
              <w:rPr>
                <w:rFonts w:hint="eastAsia"/>
              </w:rPr>
              <w:t>0</w:t>
            </w:r>
            <w:r>
              <w:t>.0190</w:t>
            </w:r>
          </w:p>
        </w:tc>
        <w:tc>
          <w:tcPr>
            <w:tcW w:w="1416" w:type="dxa"/>
            <w:tcBorders>
              <w:top w:val="single" w:sz="8" w:space="0" w:color="auto"/>
            </w:tcBorders>
          </w:tcPr>
          <w:p w14:paraId="142AFFDB" w14:textId="77777777" w:rsidR="0071366A" w:rsidRDefault="00000000">
            <w:pPr>
              <w:ind w:firstLineChars="0" w:firstLine="0"/>
              <w:jc w:val="center"/>
            </w:pPr>
            <w:r>
              <w:rPr>
                <w:rFonts w:hint="eastAsia"/>
              </w:rPr>
              <w:t>0</w:t>
            </w:r>
            <w:r>
              <w:t>.0274</w:t>
            </w:r>
          </w:p>
        </w:tc>
        <w:tc>
          <w:tcPr>
            <w:tcW w:w="1416" w:type="dxa"/>
            <w:tcBorders>
              <w:top w:val="single" w:sz="8" w:space="0" w:color="auto"/>
            </w:tcBorders>
          </w:tcPr>
          <w:p w14:paraId="50A6208A" w14:textId="77777777" w:rsidR="0071366A" w:rsidRDefault="00000000">
            <w:pPr>
              <w:ind w:firstLineChars="0" w:firstLine="0"/>
              <w:jc w:val="center"/>
            </w:pPr>
            <w:r>
              <w:rPr>
                <w:rFonts w:hint="eastAsia"/>
              </w:rPr>
              <w:t>0</w:t>
            </w:r>
            <w:r>
              <w:t>.0190</w:t>
            </w:r>
          </w:p>
        </w:tc>
        <w:tc>
          <w:tcPr>
            <w:tcW w:w="1416" w:type="dxa"/>
            <w:tcBorders>
              <w:top w:val="single" w:sz="8" w:space="0" w:color="auto"/>
            </w:tcBorders>
          </w:tcPr>
          <w:p w14:paraId="103B3FE1" w14:textId="77777777" w:rsidR="0071366A" w:rsidRDefault="00000000">
            <w:pPr>
              <w:ind w:firstLineChars="0" w:firstLine="0"/>
              <w:jc w:val="center"/>
            </w:pPr>
            <w:r>
              <w:rPr>
                <w:rFonts w:hint="eastAsia"/>
              </w:rPr>
              <w:t>0</w:t>
            </w:r>
            <w:r>
              <w:t>.0104</w:t>
            </w:r>
          </w:p>
        </w:tc>
        <w:tc>
          <w:tcPr>
            <w:tcW w:w="1416" w:type="dxa"/>
            <w:tcBorders>
              <w:top w:val="single" w:sz="8" w:space="0" w:color="auto"/>
            </w:tcBorders>
          </w:tcPr>
          <w:p w14:paraId="4C0E43E0" w14:textId="77777777" w:rsidR="0071366A" w:rsidRDefault="00000000">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000000">
            <w:pPr>
              <w:ind w:firstLineChars="0" w:firstLine="0"/>
              <w:jc w:val="center"/>
            </w:pPr>
            <w:r>
              <w:rPr>
                <w:rFonts w:hint="eastAsia"/>
              </w:rPr>
              <w:t>4</w:t>
            </w:r>
            <w:r>
              <w:t>0</w:t>
            </w:r>
          </w:p>
        </w:tc>
        <w:tc>
          <w:tcPr>
            <w:tcW w:w="1415" w:type="dxa"/>
          </w:tcPr>
          <w:p w14:paraId="43C17EB1" w14:textId="77777777" w:rsidR="0071366A" w:rsidRDefault="00000000">
            <w:pPr>
              <w:ind w:firstLineChars="0" w:firstLine="0"/>
              <w:jc w:val="center"/>
            </w:pPr>
            <w:r>
              <w:rPr>
                <w:rFonts w:hint="eastAsia"/>
              </w:rPr>
              <w:t>0</w:t>
            </w:r>
            <w:r>
              <w:t>.0557</w:t>
            </w:r>
          </w:p>
        </w:tc>
        <w:tc>
          <w:tcPr>
            <w:tcW w:w="1416" w:type="dxa"/>
          </w:tcPr>
          <w:p w14:paraId="712631AD" w14:textId="77777777" w:rsidR="0071366A" w:rsidRDefault="00000000">
            <w:pPr>
              <w:ind w:firstLineChars="0" w:firstLine="0"/>
              <w:jc w:val="center"/>
            </w:pPr>
            <w:r>
              <w:rPr>
                <w:rFonts w:hint="eastAsia"/>
              </w:rPr>
              <w:t>0</w:t>
            </w:r>
            <w:r>
              <w:t>.0775</w:t>
            </w:r>
          </w:p>
        </w:tc>
        <w:tc>
          <w:tcPr>
            <w:tcW w:w="1416" w:type="dxa"/>
          </w:tcPr>
          <w:p w14:paraId="614CB0D5" w14:textId="77777777" w:rsidR="0071366A" w:rsidRDefault="00000000">
            <w:pPr>
              <w:ind w:firstLineChars="0" w:firstLine="0"/>
              <w:jc w:val="center"/>
            </w:pPr>
            <w:r>
              <w:rPr>
                <w:rFonts w:hint="eastAsia"/>
              </w:rPr>
              <w:t>0</w:t>
            </w:r>
            <w:r>
              <w:t>.0563</w:t>
            </w:r>
          </w:p>
        </w:tc>
        <w:tc>
          <w:tcPr>
            <w:tcW w:w="1416" w:type="dxa"/>
          </w:tcPr>
          <w:p w14:paraId="5628C64D" w14:textId="77777777" w:rsidR="0071366A" w:rsidRDefault="00000000">
            <w:pPr>
              <w:ind w:firstLineChars="0" w:firstLine="0"/>
              <w:jc w:val="center"/>
            </w:pPr>
            <w:r>
              <w:rPr>
                <w:rFonts w:hint="eastAsia"/>
              </w:rPr>
              <w:t>0</w:t>
            </w:r>
            <w:r>
              <w:t>.0331</w:t>
            </w:r>
          </w:p>
        </w:tc>
        <w:tc>
          <w:tcPr>
            <w:tcW w:w="1416" w:type="dxa"/>
          </w:tcPr>
          <w:p w14:paraId="754C5987" w14:textId="77777777" w:rsidR="0071366A" w:rsidRDefault="00000000">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000000">
            <w:pPr>
              <w:ind w:firstLineChars="0" w:firstLine="0"/>
              <w:jc w:val="center"/>
            </w:pPr>
            <w:r>
              <w:rPr>
                <w:rFonts w:hint="eastAsia"/>
              </w:rPr>
              <w:t>8</w:t>
            </w:r>
            <w:r>
              <w:t>0</w:t>
            </w:r>
          </w:p>
        </w:tc>
        <w:tc>
          <w:tcPr>
            <w:tcW w:w="1415" w:type="dxa"/>
          </w:tcPr>
          <w:p w14:paraId="42BC796B" w14:textId="77777777" w:rsidR="0071366A" w:rsidRDefault="00000000">
            <w:pPr>
              <w:ind w:firstLineChars="0" w:firstLine="0"/>
              <w:jc w:val="center"/>
            </w:pPr>
            <w:r>
              <w:rPr>
                <w:rFonts w:hint="eastAsia"/>
              </w:rPr>
              <w:t>0</w:t>
            </w:r>
            <w:r>
              <w:t>.1930</w:t>
            </w:r>
          </w:p>
        </w:tc>
        <w:tc>
          <w:tcPr>
            <w:tcW w:w="1416" w:type="dxa"/>
          </w:tcPr>
          <w:p w14:paraId="538ADA68" w14:textId="77777777" w:rsidR="0071366A" w:rsidRDefault="00000000">
            <w:pPr>
              <w:ind w:firstLineChars="0" w:firstLine="0"/>
              <w:jc w:val="center"/>
            </w:pPr>
            <w:r>
              <w:rPr>
                <w:rFonts w:hint="eastAsia"/>
              </w:rPr>
              <w:t>0</w:t>
            </w:r>
            <w:r>
              <w:t>.2595</w:t>
            </w:r>
          </w:p>
        </w:tc>
        <w:tc>
          <w:tcPr>
            <w:tcW w:w="1416" w:type="dxa"/>
          </w:tcPr>
          <w:p w14:paraId="10E9AE23" w14:textId="77777777" w:rsidR="0071366A" w:rsidRDefault="00000000">
            <w:pPr>
              <w:ind w:firstLineChars="0" w:firstLine="0"/>
              <w:jc w:val="center"/>
            </w:pPr>
            <w:r>
              <w:rPr>
                <w:rFonts w:hint="eastAsia"/>
              </w:rPr>
              <w:t>0</w:t>
            </w:r>
            <w:r>
              <w:t>.1967</w:t>
            </w:r>
          </w:p>
        </w:tc>
        <w:tc>
          <w:tcPr>
            <w:tcW w:w="1416" w:type="dxa"/>
          </w:tcPr>
          <w:p w14:paraId="6FCA2CD5" w14:textId="77777777" w:rsidR="0071366A" w:rsidRDefault="00000000">
            <w:pPr>
              <w:ind w:firstLineChars="0" w:firstLine="0"/>
              <w:jc w:val="center"/>
            </w:pPr>
            <w:r>
              <w:rPr>
                <w:rFonts w:hint="eastAsia"/>
              </w:rPr>
              <w:t>0</w:t>
            </w:r>
            <w:r>
              <w:t>.1272</w:t>
            </w:r>
          </w:p>
        </w:tc>
        <w:tc>
          <w:tcPr>
            <w:tcW w:w="1416" w:type="dxa"/>
          </w:tcPr>
          <w:p w14:paraId="3A26E975" w14:textId="77777777" w:rsidR="0071366A" w:rsidRDefault="00000000">
            <w:pPr>
              <w:ind w:firstLineChars="0" w:firstLine="0"/>
              <w:jc w:val="center"/>
            </w:pPr>
            <w:r>
              <w:rPr>
                <w:rFonts w:hint="eastAsia"/>
              </w:rPr>
              <w:t>0</w:t>
            </w:r>
            <w:r>
              <w:t>.2666</w:t>
            </w:r>
          </w:p>
        </w:tc>
      </w:tr>
      <w:tr w:rsidR="0071366A" w14:paraId="35A9D85C" w14:textId="77777777" w:rsidTr="00266332">
        <w:trPr>
          <w:jc w:val="center"/>
        </w:trPr>
        <w:tc>
          <w:tcPr>
            <w:tcW w:w="1415" w:type="dxa"/>
            <w:tcBorders>
              <w:bottom w:val="single" w:sz="12" w:space="0" w:color="auto"/>
            </w:tcBorders>
          </w:tcPr>
          <w:p w14:paraId="2D64B921" w14:textId="77777777" w:rsidR="0071366A" w:rsidRDefault="00000000">
            <w:pPr>
              <w:ind w:firstLineChars="0" w:firstLine="0"/>
              <w:jc w:val="center"/>
            </w:pPr>
            <w:r>
              <w:rPr>
                <w:rFonts w:hint="eastAsia"/>
              </w:rPr>
              <w:t>1</w:t>
            </w:r>
            <w:r>
              <w:t>20</w:t>
            </w:r>
          </w:p>
        </w:tc>
        <w:tc>
          <w:tcPr>
            <w:tcW w:w="1415" w:type="dxa"/>
            <w:tcBorders>
              <w:bottom w:val="single" w:sz="12" w:space="0" w:color="auto"/>
            </w:tcBorders>
          </w:tcPr>
          <w:p w14:paraId="0C1EFE96" w14:textId="77777777" w:rsidR="0071366A" w:rsidRDefault="00000000">
            <w:pPr>
              <w:ind w:firstLineChars="0" w:firstLine="0"/>
              <w:jc w:val="center"/>
            </w:pPr>
            <w:r>
              <w:rPr>
                <w:rFonts w:hint="eastAsia"/>
              </w:rPr>
              <w:t>0</w:t>
            </w:r>
            <w:r>
              <w:t>.4559</w:t>
            </w:r>
          </w:p>
        </w:tc>
        <w:tc>
          <w:tcPr>
            <w:tcW w:w="1416" w:type="dxa"/>
            <w:tcBorders>
              <w:bottom w:val="single" w:sz="12" w:space="0" w:color="auto"/>
            </w:tcBorders>
          </w:tcPr>
          <w:p w14:paraId="1C197193" w14:textId="77777777" w:rsidR="0071366A" w:rsidRDefault="00000000">
            <w:pPr>
              <w:ind w:firstLineChars="0" w:firstLine="0"/>
              <w:jc w:val="center"/>
            </w:pPr>
            <w:r>
              <w:rPr>
                <w:rFonts w:hint="eastAsia"/>
              </w:rPr>
              <w:t>0</w:t>
            </w:r>
            <w:r>
              <w:t>.5919</w:t>
            </w:r>
          </w:p>
        </w:tc>
        <w:tc>
          <w:tcPr>
            <w:tcW w:w="1416" w:type="dxa"/>
            <w:tcBorders>
              <w:bottom w:val="single" w:sz="12" w:space="0" w:color="auto"/>
            </w:tcBorders>
          </w:tcPr>
          <w:p w14:paraId="1726C6E8" w14:textId="77777777" w:rsidR="0071366A" w:rsidRDefault="00000000">
            <w:pPr>
              <w:ind w:firstLineChars="0" w:firstLine="0"/>
              <w:jc w:val="center"/>
            </w:pPr>
            <w:r>
              <w:rPr>
                <w:rFonts w:hint="eastAsia"/>
              </w:rPr>
              <w:t>0</w:t>
            </w:r>
            <w:r>
              <w:t>.4674</w:t>
            </w:r>
          </w:p>
        </w:tc>
        <w:tc>
          <w:tcPr>
            <w:tcW w:w="1416" w:type="dxa"/>
            <w:tcBorders>
              <w:bottom w:val="single" w:sz="12" w:space="0" w:color="auto"/>
            </w:tcBorders>
          </w:tcPr>
          <w:p w14:paraId="45A97617" w14:textId="77777777" w:rsidR="0071366A" w:rsidRDefault="00000000">
            <w:pPr>
              <w:ind w:firstLineChars="0" w:firstLine="0"/>
              <w:jc w:val="center"/>
            </w:pPr>
            <w:r>
              <w:rPr>
                <w:rFonts w:hint="eastAsia"/>
              </w:rPr>
              <w:t>0</w:t>
            </w:r>
            <w:r>
              <w:t>.3335</w:t>
            </w:r>
          </w:p>
        </w:tc>
        <w:tc>
          <w:tcPr>
            <w:tcW w:w="1416" w:type="dxa"/>
            <w:tcBorders>
              <w:bottom w:val="single" w:sz="12" w:space="0" w:color="auto"/>
            </w:tcBorders>
          </w:tcPr>
          <w:p w14:paraId="112438F5" w14:textId="77777777" w:rsidR="0071366A" w:rsidRDefault="00000000">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5E694279" w:rsidR="0071366A" w:rsidRPr="00266332" w:rsidRDefault="00000000" w:rsidP="00266332">
      <w:pPr>
        <w:pStyle w:val="a3"/>
        <w:keepNext/>
        <w:ind w:firstLineChars="0" w:firstLine="0"/>
        <w:jc w:val="center"/>
        <w:rPr>
          <w:rFonts w:ascii="Times New Roman" w:hAnsi="Times New Roman" w:cs="Times New Roman"/>
          <w:sz w:val="21"/>
          <w:szCs w:val="21"/>
        </w:rPr>
      </w:pPr>
      <w:r w:rsidRPr="00266332">
        <w:rPr>
          <w:rFonts w:hint="eastAsia"/>
          <w:sz w:val="21"/>
          <w:szCs w:val="21"/>
        </w:rPr>
        <w:t>表</w:t>
      </w:r>
      <w:r w:rsidRPr="00266332">
        <w:rPr>
          <w:rFonts w:ascii="Times New Roman" w:hAnsi="Times New Roman" w:cs="Times New Roman" w:hint="eastAsia"/>
          <w:sz w:val="21"/>
          <w:szCs w:val="21"/>
        </w:rPr>
        <w:t>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ED5BD2">
        <w:rPr>
          <w:rFonts w:ascii="Times New Roman" w:hAnsi="Times New Roman" w:cs="Times New Roman"/>
          <w:noProof/>
          <w:sz w:val="21"/>
          <w:szCs w:val="21"/>
        </w:rPr>
        <w:t>3</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sz w:val="21"/>
          <w:szCs w:val="21"/>
        </w:rPr>
        <w:t>、</w:t>
      </w:r>
      <w:r w:rsidRPr="00266332">
        <w:rPr>
          <w:rFonts w:ascii="Times New Roman" w:hAnsi="Times New Roman" w:cs="Times New Roman"/>
          <w:sz w:val="21"/>
          <w:szCs w:val="21"/>
        </w:rPr>
        <w:t>40Hz</w:t>
      </w:r>
      <w:r w:rsidRPr="00266332">
        <w:rPr>
          <w:rFonts w:ascii="Times New Roman" w:hAnsi="Times New Roman" w:cs="Times New Roman"/>
          <w:sz w:val="21"/>
          <w:szCs w:val="21"/>
        </w:rPr>
        <w:t>、</w:t>
      </w:r>
      <w:r w:rsidRPr="00266332">
        <w:rPr>
          <w:rFonts w:ascii="Times New Roman" w:hAnsi="Times New Roman" w:cs="Times New Roman"/>
          <w:sz w:val="21"/>
          <w:szCs w:val="21"/>
        </w:rPr>
        <w:t>80Hz</w:t>
      </w:r>
      <w:r w:rsidRPr="00266332">
        <w:rPr>
          <w:rFonts w:ascii="Times New Roman" w:hAnsi="Times New Roman" w:cs="Times New Roman"/>
          <w:sz w:val="21"/>
          <w:szCs w:val="21"/>
        </w:rPr>
        <w:t>、</w:t>
      </w:r>
      <w:r w:rsidRPr="00266332">
        <w:rPr>
          <w:rFonts w:ascii="Times New Roman" w:hAnsi="Times New Roman" w:cs="Times New Roman"/>
          <w:sz w:val="21"/>
          <w:szCs w:val="21"/>
        </w:rPr>
        <w:t>120Hz</w:t>
      </w:r>
      <w:r w:rsidRPr="00266332">
        <w:rPr>
          <w:rFonts w:ascii="Times New Roman" w:hAnsi="Times New Roman" w:cs="Times New Roman"/>
          <w:sz w:val="21"/>
          <w:szCs w:val="21"/>
        </w:rPr>
        <w:t>下，对于</w:t>
      </w:r>
      <w:r w:rsidRPr="00266332">
        <w:rPr>
          <w:rFonts w:ascii="Times New Roman" w:hAnsi="Times New Roman" w:cs="Times New Roman" w:hint="eastAsia"/>
          <w:sz w:val="21"/>
          <w:szCs w:val="21"/>
        </w:rPr>
        <w:t>双</w:t>
      </w:r>
      <w:r w:rsidRPr="00266332">
        <w:rPr>
          <w:rFonts w:ascii="Times New Roman" w:hAnsi="Times New Roman" w:cs="Times New Roman"/>
          <w:sz w:val="21"/>
          <w:szCs w:val="21"/>
        </w:rPr>
        <w:t>分量</w:t>
      </w:r>
      <w:r w:rsidRPr="00266332">
        <w:rPr>
          <w:rFonts w:ascii="Times New Roman" w:hAnsi="Times New Roman" w:cs="Times New Roman" w:hint="eastAsia"/>
          <w:sz w:val="21"/>
          <w:szCs w:val="21"/>
        </w:rPr>
        <w:t>情形</w:t>
      </w:r>
      <w:r w:rsidRPr="00266332">
        <w:rPr>
          <w:rFonts w:ascii="Times New Roman" w:hAnsi="Times New Roman" w:cs="Times New Roman"/>
          <w:sz w:val="21"/>
          <w:szCs w:val="21"/>
        </w:rPr>
        <w:t>ICFWD</w:t>
      </w:r>
      <w:r w:rsidRPr="00266332">
        <w:rPr>
          <w:rFonts w:ascii="Times New Roman" w:hAnsi="Times New Roman" w:cs="Times New Roman"/>
          <w:sz w:val="21"/>
          <w:szCs w:val="21"/>
        </w:rPr>
        <w:t>、</w:t>
      </w:r>
      <w:r w:rsidRPr="00266332">
        <w:rPr>
          <w:rFonts w:ascii="Times New Roman" w:hAnsi="Times New Roman" w:cs="Times New Roman"/>
          <w:sz w:val="21"/>
          <w:szCs w:val="21"/>
        </w:rPr>
        <w:t>CICFWD</w:t>
      </w:r>
      <w:r w:rsidRPr="00266332">
        <w:rPr>
          <w:rFonts w:ascii="Times New Roman" w:hAnsi="Times New Roman" w:cs="Times New Roman"/>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KFWD</w:t>
      </w:r>
      <w:r w:rsidRPr="00266332">
        <w:rPr>
          <w:rFonts w:ascii="Times New Roman" w:hAnsi="Times New Roman" w:cs="Times New Roman"/>
          <w:sz w:val="21"/>
          <w:szCs w:val="21"/>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tblGrid>
      <w:tr w:rsidR="0071366A" w14:paraId="3595A58F" w14:textId="77777777" w:rsidTr="00266332">
        <w:trPr>
          <w:jc w:val="center"/>
        </w:trPr>
        <w:tc>
          <w:tcPr>
            <w:tcW w:w="1415" w:type="dxa"/>
            <w:vMerge w:val="restart"/>
            <w:tcBorders>
              <w:top w:val="single" w:sz="12" w:space="0" w:color="auto"/>
              <w:bottom w:val="nil"/>
            </w:tcBorders>
          </w:tcPr>
          <w:p w14:paraId="54DA9B36" w14:textId="2DAB6954" w:rsidR="0071366A" w:rsidRDefault="00000000">
            <w:pPr>
              <w:ind w:firstLineChars="0" w:firstLine="0"/>
              <w:jc w:val="center"/>
            </w:pPr>
            <w:r>
              <w:rPr>
                <w:rFonts w:hint="eastAsia"/>
              </w:rPr>
              <w:t>采样频率（</w:t>
            </w:r>
            <w:r>
              <w:rPr>
                <w:rFonts w:hint="eastAsia"/>
              </w:rPr>
              <w:t>Hz</w:t>
            </w:r>
            <w:r w:rsidR="00266332">
              <w:rPr>
                <w:rFonts w:hint="eastAsia"/>
              </w:rPr>
              <w:t>)</w:t>
            </w:r>
          </w:p>
        </w:tc>
        <w:tc>
          <w:tcPr>
            <w:tcW w:w="5663" w:type="dxa"/>
            <w:gridSpan w:val="4"/>
            <w:tcBorders>
              <w:top w:val="single" w:sz="12" w:space="0" w:color="auto"/>
              <w:bottom w:val="nil"/>
            </w:tcBorders>
          </w:tcPr>
          <w:p w14:paraId="618139DC" w14:textId="76919291" w:rsidR="0071366A" w:rsidRDefault="00000000">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668B20C5" w14:textId="77777777" w:rsidTr="00266332">
        <w:trPr>
          <w:jc w:val="center"/>
        </w:trPr>
        <w:tc>
          <w:tcPr>
            <w:tcW w:w="1415" w:type="dxa"/>
            <w:vMerge/>
            <w:tcBorders>
              <w:top w:val="nil"/>
              <w:bottom w:val="single" w:sz="8" w:space="0" w:color="auto"/>
            </w:tcBorders>
          </w:tcPr>
          <w:p w14:paraId="48FD235C" w14:textId="77777777" w:rsidR="0071366A" w:rsidRDefault="0071366A">
            <w:pPr>
              <w:ind w:firstLineChars="0" w:firstLine="0"/>
            </w:pPr>
          </w:p>
        </w:tc>
        <w:tc>
          <w:tcPr>
            <w:tcW w:w="1415" w:type="dxa"/>
            <w:tcBorders>
              <w:top w:val="nil"/>
              <w:bottom w:val="single" w:sz="8" w:space="0" w:color="auto"/>
            </w:tcBorders>
          </w:tcPr>
          <w:p w14:paraId="3242540B" w14:textId="77777777" w:rsidR="0071366A" w:rsidRDefault="00000000">
            <w:pPr>
              <w:ind w:firstLineChars="0" w:firstLine="0"/>
              <w:jc w:val="center"/>
            </w:pPr>
            <w:r>
              <w:rPr>
                <w:rFonts w:hint="eastAsia"/>
              </w:rPr>
              <w:t>I</w:t>
            </w:r>
            <w:r>
              <w:t>CFWD</w:t>
            </w:r>
          </w:p>
        </w:tc>
        <w:tc>
          <w:tcPr>
            <w:tcW w:w="1416" w:type="dxa"/>
            <w:tcBorders>
              <w:top w:val="nil"/>
              <w:bottom w:val="single" w:sz="8" w:space="0" w:color="auto"/>
            </w:tcBorders>
          </w:tcPr>
          <w:p w14:paraId="359EF8BF" w14:textId="77777777" w:rsidR="0071366A" w:rsidRDefault="00000000">
            <w:pPr>
              <w:ind w:firstLineChars="0" w:firstLine="0"/>
              <w:jc w:val="center"/>
            </w:pPr>
            <w:r>
              <w:rPr>
                <w:rFonts w:hint="eastAsia"/>
              </w:rPr>
              <w:t>C</w:t>
            </w:r>
            <w:r>
              <w:t>ICFWD</w:t>
            </w:r>
          </w:p>
        </w:tc>
        <w:tc>
          <w:tcPr>
            <w:tcW w:w="1416" w:type="dxa"/>
            <w:tcBorders>
              <w:top w:val="nil"/>
              <w:bottom w:val="single" w:sz="8" w:space="0" w:color="auto"/>
            </w:tcBorders>
          </w:tcPr>
          <w:p w14:paraId="2EB98D8E" w14:textId="77777777" w:rsidR="0071366A" w:rsidRDefault="00000000">
            <w:pPr>
              <w:ind w:firstLineChars="0" w:firstLine="0"/>
              <w:jc w:val="center"/>
            </w:pPr>
            <w:r>
              <w:rPr>
                <w:rFonts w:hint="eastAsia"/>
              </w:rPr>
              <w:t>A</w:t>
            </w:r>
            <w:r>
              <w:t>CWD</w:t>
            </w:r>
          </w:p>
        </w:tc>
        <w:tc>
          <w:tcPr>
            <w:tcW w:w="1416" w:type="dxa"/>
            <w:tcBorders>
              <w:top w:val="nil"/>
              <w:bottom w:val="single" w:sz="8" w:space="0" w:color="auto"/>
            </w:tcBorders>
          </w:tcPr>
          <w:p w14:paraId="1F785615" w14:textId="77777777" w:rsidR="0071366A" w:rsidRDefault="00000000">
            <w:pPr>
              <w:ind w:firstLineChars="0" w:firstLine="0"/>
              <w:jc w:val="center"/>
            </w:pPr>
            <w:r>
              <w:rPr>
                <w:rFonts w:hint="eastAsia"/>
              </w:rPr>
              <w:t>K</w:t>
            </w:r>
            <w:r>
              <w:t>FWD</w:t>
            </w:r>
          </w:p>
        </w:tc>
      </w:tr>
      <w:tr w:rsidR="0071366A" w14:paraId="7B1DEA1C" w14:textId="77777777" w:rsidTr="00266332">
        <w:trPr>
          <w:jc w:val="center"/>
        </w:trPr>
        <w:tc>
          <w:tcPr>
            <w:tcW w:w="1415" w:type="dxa"/>
            <w:tcBorders>
              <w:top w:val="single" w:sz="8" w:space="0" w:color="auto"/>
            </w:tcBorders>
          </w:tcPr>
          <w:p w14:paraId="027507CD" w14:textId="77777777" w:rsidR="0071366A" w:rsidRDefault="00000000">
            <w:pPr>
              <w:ind w:firstLineChars="0" w:firstLine="0"/>
              <w:jc w:val="center"/>
            </w:pPr>
            <w:r>
              <w:rPr>
                <w:rFonts w:hint="eastAsia"/>
              </w:rPr>
              <w:t>2</w:t>
            </w:r>
            <w:r>
              <w:t>0</w:t>
            </w:r>
          </w:p>
        </w:tc>
        <w:tc>
          <w:tcPr>
            <w:tcW w:w="1415" w:type="dxa"/>
            <w:tcBorders>
              <w:top w:val="single" w:sz="8" w:space="0" w:color="auto"/>
            </w:tcBorders>
          </w:tcPr>
          <w:p w14:paraId="5EB8FBF8" w14:textId="77777777" w:rsidR="0071366A" w:rsidRDefault="00000000">
            <w:pPr>
              <w:ind w:firstLineChars="0" w:firstLine="0"/>
              <w:jc w:val="center"/>
            </w:pPr>
            <w:r>
              <w:rPr>
                <w:rFonts w:hint="eastAsia"/>
              </w:rPr>
              <w:t>0</w:t>
            </w:r>
            <w:r>
              <w:t>.0190</w:t>
            </w:r>
          </w:p>
        </w:tc>
        <w:tc>
          <w:tcPr>
            <w:tcW w:w="1416" w:type="dxa"/>
            <w:tcBorders>
              <w:top w:val="single" w:sz="8" w:space="0" w:color="auto"/>
            </w:tcBorders>
          </w:tcPr>
          <w:p w14:paraId="79A73149" w14:textId="77777777" w:rsidR="0071366A" w:rsidRDefault="00000000">
            <w:pPr>
              <w:ind w:firstLineChars="0" w:firstLine="0"/>
              <w:jc w:val="center"/>
            </w:pPr>
            <w:r>
              <w:rPr>
                <w:rFonts w:hint="eastAsia"/>
              </w:rPr>
              <w:t>0</w:t>
            </w:r>
            <w:r>
              <w:t>.0275</w:t>
            </w:r>
          </w:p>
        </w:tc>
        <w:tc>
          <w:tcPr>
            <w:tcW w:w="1416" w:type="dxa"/>
            <w:tcBorders>
              <w:top w:val="single" w:sz="8" w:space="0" w:color="auto"/>
            </w:tcBorders>
          </w:tcPr>
          <w:p w14:paraId="1E1AA659" w14:textId="77777777" w:rsidR="0071366A" w:rsidRDefault="00000000">
            <w:pPr>
              <w:ind w:firstLineChars="0" w:firstLine="0"/>
              <w:jc w:val="center"/>
            </w:pPr>
            <w:r>
              <w:rPr>
                <w:rFonts w:hint="eastAsia"/>
              </w:rPr>
              <w:t>0</w:t>
            </w:r>
            <w:r>
              <w:t>.0196</w:t>
            </w:r>
          </w:p>
        </w:tc>
        <w:tc>
          <w:tcPr>
            <w:tcW w:w="1416" w:type="dxa"/>
            <w:tcBorders>
              <w:top w:val="single" w:sz="8" w:space="0" w:color="auto"/>
            </w:tcBorders>
          </w:tcPr>
          <w:p w14:paraId="7F6C5C4D" w14:textId="77777777" w:rsidR="0071366A" w:rsidRDefault="00000000">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000000">
            <w:pPr>
              <w:ind w:firstLineChars="0" w:firstLine="0"/>
              <w:jc w:val="center"/>
            </w:pPr>
            <w:r>
              <w:rPr>
                <w:rFonts w:hint="eastAsia"/>
              </w:rPr>
              <w:t>4</w:t>
            </w:r>
            <w:r>
              <w:t>0</w:t>
            </w:r>
          </w:p>
        </w:tc>
        <w:tc>
          <w:tcPr>
            <w:tcW w:w="1415" w:type="dxa"/>
            <w:tcBorders>
              <w:bottom w:val="nil"/>
            </w:tcBorders>
          </w:tcPr>
          <w:p w14:paraId="516A36A0" w14:textId="77777777" w:rsidR="0071366A" w:rsidRDefault="00000000">
            <w:pPr>
              <w:ind w:firstLineChars="0" w:firstLine="0"/>
              <w:jc w:val="center"/>
            </w:pPr>
            <w:r>
              <w:rPr>
                <w:rFonts w:hint="eastAsia"/>
              </w:rPr>
              <w:t>0</w:t>
            </w:r>
            <w:r>
              <w:t>.0560</w:t>
            </w:r>
          </w:p>
        </w:tc>
        <w:tc>
          <w:tcPr>
            <w:tcW w:w="1416" w:type="dxa"/>
            <w:tcBorders>
              <w:bottom w:val="nil"/>
            </w:tcBorders>
          </w:tcPr>
          <w:p w14:paraId="72BE757C" w14:textId="77777777" w:rsidR="0071366A" w:rsidRDefault="00000000">
            <w:pPr>
              <w:ind w:firstLineChars="0" w:firstLine="0"/>
              <w:jc w:val="center"/>
            </w:pPr>
            <w:r>
              <w:rPr>
                <w:rFonts w:hint="eastAsia"/>
              </w:rPr>
              <w:t>0</w:t>
            </w:r>
            <w:r>
              <w:t>.0788</w:t>
            </w:r>
          </w:p>
        </w:tc>
        <w:tc>
          <w:tcPr>
            <w:tcW w:w="1416" w:type="dxa"/>
            <w:tcBorders>
              <w:bottom w:val="nil"/>
            </w:tcBorders>
          </w:tcPr>
          <w:p w14:paraId="0FADFC54" w14:textId="77777777" w:rsidR="0071366A" w:rsidRDefault="00000000">
            <w:pPr>
              <w:ind w:firstLineChars="0" w:firstLine="0"/>
              <w:jc w:val="center"/>
            </w:pPr>
            <w:r>
              <w:rPr>
                <w:rFonts w:hint="eastAsia"/>
              </w:rPr>
              <w:t>0</w:t>
            </w:r>
            <w:r>
              <w:t>.0576</w:t>
            </w:r>
          </w:p>
        </w:tc>
        <w:tc>
          <w:tcPr>
            <w:tcW w:w="1416" w:type="dxa"/>
            <w:tcBorders>
              <w:bottom w:val="nil"/>
            </w:tcBorders>
          </w:tcPr>
          <w:p w14:paraId="20B5D3BF" w14:textId="77777777" w:rsidR="0071366A" w:rsidRDefault="00000000">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000000">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000000">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000000">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000000">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000000">
            <w:pPr>
              <w:ind w:firstLineChars="0" w:firstLine="0"/>
              <w:jc w:val="center"/>
            </w:pPr>
            <w:r>
              <w:rPr>
                <w:rFonts w:hint="eastAsia"/>
              </w:rPr>
              <w:t>0</w:t>
            </w:r>
            <w:r>
              <w:t>.1274</w:t>
            </w:r>
          </w:p>
        </w:tc>
      </w:tr>
      <w:tr w:rsidR="0071366A" w14:paraId="73AA6AC1" w14:textId="77777777" w:rsidTr="00266332">
        <w:trPr>
          <w:jc w:val="center"/>
        </w:trPr>
        <w:tc>
          <w:tcPr>
            <w:tcW w:w="1415" w:type="dxa"/>
            <w:tcBorders>
              <w:top w:val="nil"/>
              <w:bottom w:val="single" w:sz="12" w:space="0" w:color="auto"/>
            </w:tcBorders>
          </w:tcPr>
          <w:p w14:paraId="0BB325B7" w14:textId="77777777" w:rsidR="0071366A" w:rsidRDefault="00000000">
            <w:pPr>
              <w:ind w:firstLineChars="0" w:firstLine="0"/>
              <w:jc w:val="center"/>
            </w:pPr>
            <w:r>
              <w:rPr>
                <w:rFonts w:hint="eastAsia"/>
              </w:rPr>
              <w:t>1</w:t>
            </w:r>
            <w:r>
              <w:t>20</w:t>
            </w:r>
          </w:p>
        </w:tc>
        <w:tc>
          <w:tcPr>
            <w:tcW w:w="1415" w:type="dxa"/>
            <w:tcBorders>
              <w:top w:val="nil"/>
              <w:bottom w:val="single" w:sz="12" w:space="0" w:color="auto"/>
            </w:tcBorders>
          </w:tcPr>
          <w:p w14:paraId="72BA85DD" w14:textId="77777777" w:rsidR="0071366A" w:rsidRDefault="00000000">
            <w:pPr>
              <w:ind w:firstLineChars="0" w:firstLine="0"/>
              <w:jc w:val="center"/>
            </w:pPr>
            <w:r>
              <w:rPr>
                <w:rFonts w:hint="eastAsia"/>
              </w:rPr>
              <w:t>0</w:t>
            </w:r>
            <w:r>
              <w:t>.4718</w:t>
            </w:r>
          </w:p>
        </w:tc>
        <w:tc>
          <w:tcPr>
            <w:tcW w:w="1416" w:type="dxa"/>
            <w:tcBorders>
              <w:top w:val="nil"/>
              <w:bottom w:val="single" w:sz="12" w:space="0" w:color="auto"/>
            </w:tcBorders>
          </w:tcPr>
          <w:p w14:paraId="78AE6BD0" w14:textId="77777777" w:rsidR="0071366A" w:rsidRDefault="00000000">
            <w:pPr>
              <w:ind w:firstLineChars="0" w:firstLine="0"/>
              <w:jc w:val="center"/>
            </w:pPr>
            <w:r>
              <w:rPr>
                <w:rFonts w:hint="eastAsia"/>
              </w:rPr>
              <w:t>0</w:t>
            </w:r>
            <w:r>
              <w:t>.5978</w:t>
            </w:r>
          </w:p>
        </w:tc>
        <w:tc>
          <w:tcPr>
            <w:tcW w:w="1416" w:type="dxa"/>
            <w:tcBorders>
              <w:top w:val="nil"/>
              <w:bottom w:val="single" w:sz="12" w:space="0" w:color="auto"/>
            </w:tcBorders>
          </w:tcPr>
          <w:p w14:paraId="566B0691" w14:textId="77777777" w:rsidR="0071366A" w:rsidRDefault="00000000">
            <w:pPr>
              <w:ind w:firstLineChars="0" w:firstLine="0"/>
              <w:jc w:val="center"/>
            </w:pPr>
            <w:r>
              <w:rPr>
                <w:rFonts w:hint="eastAsia"/>
              </w:rPr>
              <w:t>0</w:t>
            </w:r>
            <w:r>
              <w:t>.4679</w:t>
            </w:r>
          </w:p>
        </w:tc>
        <w:tc>
          <w:tcPr>
            <w:tcW w:w="1416" w:type="dxa"/>
            <w:tcBorders>
              <w:top w:val="nil"/>
              <w:bottom w:val="single" w:sz="12" w:space="0" w:color="auto"/>
            </w:tcBorders>
          </w:tcPr>
          <w:p w14:paraId="62E7DA31" w14:textId="77777777" w:rsidR="0071366A" w:rsidRDefault="00000000">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000000">
      <w:pPr>
        <w:ind w:firstLineChars="0" w:firstLine="0"/>
      </w:pPr>
      <w:r>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次后算平均值得到的。图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000000">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000000">
      <w:pPr>
        <w:ind w:firstLineChars="0" w:firstLine="0"/>
        <w:jc w:val="center"/>
      </w:pPr>
      <w:r>
        <w:rPr>
          <w:noProof/>
        </w:rPr>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000000">
      <w:pPr>
        <w:ind w:firstLineChars="0" w:firstLine="0"/>
      </w:pPr>
      <w:r>
        <w:rPr>
          <w:rFonts w:hint="eastAsia"/>
          <w:b/>
          <w:bCs/>
        </w:rPr>
        <w:lastRenderedPageBreak/>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000000">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3E3E186C" w14:textId="77777777" w:rsidR="0071366A" w:rsidRDefault="00000000">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6F3BA9FE" w14:textId="77777777" w:rsidR="0071366A" w:rsidRDefault="0071366A">
      <w:pPr>
        <w:ind w:firstLineChars="0" w:firstLine="0"/>
      </w:pPr>
    </w:p>
    <w:p w14:paraId="5EF56F68" w14:textId="77777777" w:rsidR="0071366A" w:rsidRDefault="0071366A">
      <w:pPr>
        <w:ind w:firstLineChars="0" w:firstLine="0"/>
      </w:pPr>
    </w:p>
    <w:p w14:paraId="08BFC59F" w14:textId="3A59F593" w:rsidR="0071366A" w:rsidRDefault="00000000">
      <w:pPr>
        <w:pStyle w:val="1"/>
        <w:spacing w:before="156" w:after="156"/>
      </w:pPr>
      <w:bookmarkStart w:id="121" w:name="_Toc103082035"/>
      <w:bookmarkStart w:id="122" w:name="_Toc38988561"/>
      <w:bookmarkStart w:id="123" w:name="_Toc132982446"/>
      <w:r>
        <w:t xml:space="preserve">6 </w:t>
      </w:r>
      <w:r>
        <w:rPr>
          <w:rFonts w:hint="eastAsia"/>
        </w:rPr>
        <w:t>结论</w:t>
      </w:r>
      <w:bookmarkEnd w:id="121"/>
      <w:bookmarkEnd w:id="122"/>
      <w:bookmarkEnd w:id="123"/>
      <w:r w:rsidR="002131AD">
        <w:rPr>
          <w:rFonts w:hint="eastAsia"/>
        </w:rPr>
        <w:t>与展望</w:t>
      </w:r>
    </w:p>
    <w:p w14:paraId="400D1A43" w14:textId="77777777" w:rsidR="0071366A" w:rsidRDefault="00000000">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commentRangeStart w:id="124"/>
      <w:commentRangeEnd w:id="124"/>
      <w:r>
        <w:commentReference w:id="124"/>
      </w:r>
    </w:p>
    <w:p w14:paraId="5FC14C79" w14:textId="08DCE4E8" w:rsidR="002131AD" w:rsidRDefault="00266332">
      <w:pPr>
        <w:ind w:firstLineChars="0" w:firstLine="420"/>
        <w:rPr>
          <w:rFonts w:hint="eastAsia"/>
        </w:rPr>
      </w:pPr>
      <w:r w:rsidRPr="00266332">
        <w:rPr>
          <w:rFonts w:hint="eastAsia"/>
          <w:highlight w:val="yellow"/>
        </w:rPr>
        <w:t>问蒋贤要</w:t>
      </w:r>
    </w:p>
    <w:p w14:paraId="32F1C8D1" w14:textId="77777777" w:rsidR="0071366A" w:rsidRDefault="00000000">
      <w:pPr>
        <w:pStyle w:val="1"/>
        <w:spacing w:before="156" w:after="156"/>
      </w:pPr>
      <w:bookmarkStart w:id="125" w:name="_Toc132900932"/>
      <w:bookmarkStart w:id="126" w:name="_Toc132982447"/>
      <w:r>
        <w:rPr>
          <w:rFonts w:hint="eastAsia"/>
        </w:rPr>
        <w:t>附录</w:t>
      </w:r>
      <w:commentRangeStart w:id="127"/>
      <w:commentRangeStart w:id="128"/>
      <w:commentRangeEnd w:id="127"/>
      <w:r>
        <w:commentReference w:id="127"/>
      </w:r>
      <w:commentRangeEnd w:id="128"/>
      <w:r w:rsidR="00A15FE5">
        <w:rPr>
          <w:rStyle w:val="aff"/>
          <w:rFonts w:eastAsia="宋体" w:cstheme="minorBidi"/>
          <w:bCs w:val="0"/>
        </w:rPr>
        <w:commentReference w:id="128"/>
      </w:r>
      <w:bookmarkEnd w:id="125"/>
      <w:bookmarkEnd w:id="126"/>
    </w:p>
    <w:p w14:paraId="40DC5A76" w14:textId="77777777" w:rsidR="0071366A" w:rsidRDefault="00000000">
      <w:pPr>
        <w:pStyle w:val="2"/>
        <w:spacing w:before="156" w:after="156"/>
      </w:pPr>
      <w:bookmarkStart w:id="129" w:name="_Toc131864248"/>
      <w:bookmarkStart w:id="130" w:name="_Ref131607991"/>
      <w:bookmarkStart w:id="131" w:name="_Toc132900933"/>
      <w:bookmarkStart w:id="132" w:name="_Toc132901080"/>
      <w:bookmarkStart w:id="133" w:name="_Toc132981054"/>
      <w:bookmarkStart w:id="134" w:name="_Toc132982314"/>
      <w:bookmarkStart w:id="135" w:name="_Toc132982448"/>
      <w:r>
        <w:rPr>
          <w:rFonts w:hint="eastAsia"/>
        </w:rPr>
        <w:t>A</w:t>
      </w:r>
      <w:r>
        <w:t xml:space="preserve">. </w:t>
      </w:r>
      <w:r>
        <w:rPr>
          <w:rFonts w:hint="eastAsia"/>
        </w:rPr>
        <w:t>交叉项</w:t>
      </w:r>
      <w:r w:rsidR="001958B8">
        <w:rPr>
          <w:noProof/>
          <w:position w:val="-14"/>
        </w:rPr>
        <w:object w:dxaOrig="1126" w:dyaOrig="402" w14:anchorId="48AFAD14">
          <v:shape id="_x0000_i1051" type="#_x0000_t75" alt="" style="width:55.85pt;height:19.1pt;mso-width-percent:0;mso-height-percent:0;mso-width-percent:0;mso-height-percent:0" o:ole="">
            <v:imagedata r:id="rId338" o:title=""/>
          </v:shape>
          <o:OLEObject Type="Embed" ProgID="Equation.DSMT4" ShapeID="_x0000_i1051" DrawAspect="Content" ObjectID="_1743601482" r:id="rId542"/>
        </w:object>
      </w:r>
      <w:r>
        <w:rPr>
          <w:rFonts w:hint="eastAsia"/>
        </w:rPr>
        <w:t>和</w:t>
      </w:r>
      <w:r w:rsidR="001958B8">
        <w:rPr>
          <w:noProof/>
          <w:position w:val="-14"/>
        </w:rPr>
        <w:object w:dxaOrig="1126" w:dyaOrig="402" w14:anchorId="7826DE7C">
          <v:shape id="_x0000_i1050" type="#_x0000_t75" alt="" style="width:55.85pt;height:19.1pt;mso-width-percent:0;mso-height-percent:0;mso-width-percent:0;mso-height-percent:0" o:ole="">
            <v:imagedata r:id="rId339" o:title=""/>
          </v:shape>
          <o:OLEObject Type="Embed" ProgID="Equation.DSMT4" ShapeID="_x0000_i1050" DrawAspect="Content" ObjectID="_1743601483" r:id="rId543"/>
        </w:object>
      </w:r>
      <w:r>
        <w:rPr>
          <w:rFonts w:hint="eastAsia"/>
        </w:rPr>
        <w:t>的推导</w:t>
      </w:r>
      <w:bookmarkEnd w:id="129"/>
      <w:bookmarkEnd w:id="130"/>
      <w:bookmarkEnd w:id="131"/>
      <w:bookmarkEnd w:id="132"/>
      <w:bookmarkEnd w:id="133"/>
      <w:bookmarkEnd w:id="134"/>
      <w:bookmarkEnd w:id="135"/>
    </w:p>
    <w:p w14:paraId="468C0740" w14:textId="77777777" w:rsidR="0071366A" w:rsidRDefault="00000000">
      <w:pPr>
        <w:pStyle w:val="MTDisplayEquation"/>
        <w:ind w:firstLineChars="200" w:firstLine="420"/>
        <w:jc w:val="both"/>
      </w:pPr>
      <w:r>
        <w:rPr>
          <w:rFonts w:hint="eastAsia"/>
        </w:rPr>
        <w:t>交叉项</w:t>
      </w:r>
      <w:r w:rsidR="001958B8">
        <w:rPr>
          <w:noProof/>
          <w:position w:val="-14"/>
        </w:rPr>
        <w:object w:dxaOrig="1126" w:dyaOrig="402" w14:anchorId="3953313A">
          <v:shape id="_x0000_i1049" type="#_x0000_t75" alt="" style="width:55.85pt;height:19.1pt;mso-width-percent:0;mso-height-percent:0;mso-width-percent:0;mso-height-percent:0" o:ole="">
            <v:imagedata r:id="rId544" o:title=""/>
          </v:shape>
          <o:OLEObject Type="Embed" ProgID="Equation.DSMT4" ShapeID="_x0000_i1049" DrawAspect="Content" ObjectID="_1743601484" r:id="rId545"/>
        </w:object>
      </w:r>
      <w:r>
        <w:rPr>
          <w:rFonts w:hint="eastAsia"/>
        </w:rPr>
        <w:t>被定义成如下：</w:t>
      </w:r>
    </w:p>
    <w:p w14:paraId="72480591" w14:textId="1E43A7F0" w:rsidR="0071366A" w:rsidRDefault="00000000">
      <w:pPr>
        <w:pStyle w:val="MTDisplayEquation"/>
      </w:pPr>
      <w:r>
        <w:tab/>
      </w:r>
      <w:r w:rsidR="001958B8">
        <w:rPr>
          <w:noProof/>
          <w:position w:val="-28"/>
        </w:rPr>
        <w:object w:dxaOrig="4875" w:dyaOrig="676" w14:anchorId="46921BD6">
          <v:shape id="_x0000_i1048" type="#_x0000_t75" alt="" style="width:244.65pt;height:33.8pt;mso-width-percent:0;mso-height-percent:0;mso-width-percent:0;mso-height-percent:0" o:ole="">
            <v:imagedata r:id="rId546" o:title=""/>
          </v:shape>
          <o:OLEObject Type="Embed" ProgID="Equation.DSMT4" ShapeID="_x0000_i1048" DrawAspect="Content" ObjectID="_1743601485" r:id="rId5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6" w:name="ZEqnNum427220"/>
      <w:r>
        <w:instrText>(</w:instrText>
      </w:r>
      <w:r>
        <w:fldChar w:fldCharType="begin"/>
      </w:r>
      <w:r>
        <w:instrText xml:space="preserve"> SEQ MTEqn \c \* Arabic \* MERGEFORMAT </w:instrText>
      </w:r>
      <w:r>
        <w:fldChar w:fldCharType="separate"/>
      </w:r>
      <w:r w:rsidR="00ED5BD2">
        <w:rPr>
          <w:noProof/>
        </w:rPr>
        <w:instrText>39</w:instrText>
      </w:r>
      <w:r>
        <w:rPr>
          <w:noProof/>
        </w:rPr>
        <w:fldChar w:fldCharType="end"/>
      </w:r>
      <w:r>
        <w:instrText>)</w:instrText>
      </w:r>
      <w:bookmarkEnd w:id="136"/>
      <w:r>
        <w:fldChar w:fldCharType="end"/>
      </w:r>
    </w:p>
    <w:p w14:paraId="51A50787" w14:textId="77777777" w:rsidR="0071366A" w:rsidRDefault="00000000">
      <w:pPr>
        <w:ind w:firstLineChars="0" w:firstLine="0"/>
      </w:pPr>
      <w:r>
        <w:rPr>
          <w:rFonts w:hint="eastAsia"/>
        </w:rPr>
        <w:t>其中</w:t>
      </w:r>
    </w:p>
    <w:p w14:paraId="431EA08E" w14:textId="5732B85A" w:rsidR="0071366A" w:rsidRDefault="00000000">
      <w:pPr>
        <w:pStyle w:val="MTDisplayEquation"/>
      </w:pPr>
      <w:r>
        <w:lastRenderedPageBreak/>
        <w:tab/>
      </w:r>
      <w:r w:rsidR="001958B8">
        <w:rPr>
          <w:noProof/>
          <w:position w:val="-28"/>
        </w:rPr>
        <w:object w:dxaOrig="3886" w:dyaOrig="676" w14:anchorId="742C2307">
          <v:shape id="_x0000_i1047" type="#_x0000_t75" alt="" style="width:195.45pt;height:33.8pt;mso-width-percent:0;mso-height-percent:0;mso-width-percent:0;mso-height-percent:0" o:ole="">
            <v:imagedata r:id="rId548" o:title=""/>
          </v:shape>
          <o:OLEObject Type="Embed" ProgID="Equation.DSMT4" ShapeID="_x0000_i1047" DrawAspect="Content" ObjectID="_1743601486" r:id="rId5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40</w:instrText>
      </w:r>
      <w:r>
        <w:rPr>
          <w:noProof/>
        </w:rPr>
        <w:fldChar w:fldCharType="end"/>
      </w:r>
      <w:r>
        <w:instrText>)</w:instrText>
      </w:r>
      <w:r>
        <w:fldChar w:fldCharType="end"/>
      </w:r>
    </w:p>
    <w:p w14:paraId="4A0A15BD" w14:textId="321F8175" w:rsidR="0071366A" w:rsidRDefault="00000000">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r>
        <w:rPr>
          <w:iCs/>
        </w:rPr>
        <w:instrText>(26)</w:instrText>
      </w:r>
      <w:r>
        <w:rPr>
          <w:iCs/>
        </w:rPr>
        <w:fldChar w:fldCharType="end"/>
      </w:r>
      <w:r>
        <w:rPr>
          <w:iCs/>
        </w:rPr>
        <w:fldChar w:fldCharType="end"/>
      </w:r>
      <w:r>
        <w:rPr>
          <w:rFonts w:hint="eastAsia"/>
          <w:iCs/>
        </w:rPr>
        <w:t>，将</w:t>
      </w:r>
      <w:r w:rsidR="001958B8">
        <w:rPr>
          <w:noProof/>
          <w:position w:val="-10"/>
        </w:rPr>
        <w:object w:dxaOrig="1424" w:dyaOrig="467" w14:anchorId="047910E4">
          <v:shape id="_x0000_i1046" type="#_x0000_t75" alt="" style="width:69.8pt;height:23.5pt;mso-width-percent:0;mso-height-percent:0;mso-width-percent:0;mso-height-percent:0" o:ole="">
            <v:imagedata r:id="rId550" o:title=""/>
          </v:shape>
          <o:OLEObject Type="Embed" ProgID="Equation.DSMT4" ShapeID="_x0000_i1046" DrawAspect="Content" ObjectID="_1743601487" r:id="rId551"/>
        </w:object>
      </w:r>
      <w:r>
        <w:rPr>
          <w:rFonts w:hint="eastAsia"/>
        </w:rPr>
        <w:t>和</w:t>
      </w:r>
      <w:r w:rsidR="001958B8">
        <w:rPr>
          <w:noProof/>
          <w:position w:val="-10"/>
        </w:rPr>
        <w:object w:dxaOrig="1424" w:dyaOrig="467" w14:anchorId="6AAB501F">
          <v:shape id="_x0000_i1045" type="#_x0000_t75" alt="" style="width:69.8pt;height:23.5pt;mso-width-percent:0;mso-height-percent:0;mso-width-percent:0;mso-height-percent:0" o:ole="">
            <v:imagedata r:id="rId552" o:title=""/>
          </v:shape>
          <o:OLEObject Type="Embed" ProgID="Equation.DSMT4" ShapeID="_x0000_i1045" DrawAspect="Content" ObjectID="_1743601488" r:id="rId553"/>
        </w:object>
      </w:r>
      <w:r>
        <w:rPr>
          <w:rFonts w:hint="eastAsia"/>
        </w:rPr>
        <w:t>代入</w:t>
      </w:r>
      <w:r>
        <w:rPr>
          <w:iCs/>
        </w:rPr>
        <w:fldChar w:fldCharType="begin"/>
      </w:r>
      <w:r>
        <w:rPr>
          <w:iCs/>
        </w:rPr>
        <w:instrText xml:space="preserve"> GOTOBUTTON ZEqnNum427220  \* MERGEFORMAT </w:instrText>
      </w:r>
      <w:r>
        <w:rPr>
          <w:iCs/>
        </w:rPr>
        <w:fldChar w:fldCharType="begin"/>
      </w:r>
      <w:r>
        <w:rPr>
          <w:iCs/>
        </w:rPr>
        <w:instrText xml:space="preserve"> REF ZEqnNum427220 \* Charformat \! \* MERGEFORMAT </w:instrText>
      </w:r>
      <w:r>
        <w:rPr>
          <w:iCs/>
        </w:rPr>
        <w:fldChar w:fldCharType="separate"/>
      </w:r>
      <w:r>
        <w:rPr>
          <w:iCs/>
        </w:rPr>
        <w:instrText>(39)</w:instrText>
      </w:r>
      <w:r>
        <w:rPr>
          <w:iCs/>
        </w:rPr>
        <w:fldChar w:fldCharType="end"/>
      </w:r>
      <w:r>
        <w:rPr>
          <w:iCs/>
        </w:rPr>
        <w:fldChar w:fldCharType="end"/>
      </w:r>
      <w:r>
        <w:rPr>
          <w:rFonts w:hint="eastAsia"/>
          <w:iCs/>
        </w:rPr>
        <w:t>可以推导出：</w:t>
      </w:r>
    </w:p>
    <w:p w14:paraId="6DF464ED" w14:textId="4D526EC8" w:rsidR="0071366A" w:rsidRDefault="00000000">
      <w:pPr>
        <w:pStyle w:val="MTDisplayEquation"/>
      </w:pPr>
      <w:r>
        <w:tab/>
      </w:r>
      <w:r w:rsidR="001958B8">
        <w:rPr>
          <w:noProof/>
          <w:position w:val="-46"/>
        </w:rPr>
        <w:object w:dxaOrig="6138" w:dyaOrig="1038" w14:anchorId="7BACDCDD">
          <v:shape id="_x0000_i1044" type="#_x0000_t75" alt="" style="width:306.35pt;height:52.9pt;mso-width-percent:0;mso-height-percent:0;mso-width-percent:0;mso-height-percent:0" o:ole="">
            <v:imagedata r:id="rId554" o:title=""/>
          </v:shape>
          <o:OLEObject Type="Embed" ProgID="Equation.DSMT4" ShapeID="_x0000_i1044" DrawAspect="Content" ObjectID="_1743601489" r:id="rId5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41</w:instrText>
      </w:r>
      <w:r>
        <w:rPr>
          <w:noProof/>
        </w:rPr>
        <w:fldChar w:fldCharType="end"/>
      </w:r>
      <w:r>
        <w:instrText>)</w:instrText>
      </w:r>
      <w:r>
        <w:fldChar w:fldCharType="end"/>
      </w:r>
    </w:p>
    <w:p w14:paraId="2CC0C8C1" w14:textId="77777777" w:rsidR="0071366A" w:rsidRDefault="00000000">
      <w:pPr>
        <w:ind w:firstLineChars="0" w:firstLine="0"/>
      </w:pPr>
      <w:r>
        <w:rPr>
          <w:rFonts w:hint="eastAsia"/>
        </w:rPr>
        <w:t>对于</w:t>
      </w:r>
      <w:r w:rsidR="001958B8">
        <w:rPr>
          <w:noProof/>
          <w:position w:val="-32"/>
        </w:rPr>
        <w:object w:dxaOrig="1754" w:dyaOrig="700" w14:anchorId="5E52FC38">
          <v:shape id="_x0000_i1043" type="#_x0000_t75" alt="" style="width:88.15pt;height:36pt;mso-width-percent:0;mso-height-percent:0;mso-width-percent:0;mso-height-percent:0" o:ole="">
            <v:imagedata r:id="rId556" o:title=""/>
          </v:shape>
          <o:OLEObject Type="Embed" ProgID="Equation.DSMT4" ShapeID="_x0000_i1043" DrawAspect="Content" ObjectID="_1743601490" r:id="rId557"/>
        </w:object>
      </w:r>
      <w:r>
        <w:rPr>
          <w:rFonts w:hint="eastAsia"/>
        </w:rPr>
        <w:t>，并且令</w:t>
      </w:r>
      <w:r w:rsidR="001958B8">
        <w:rPr>
          <w:noProof/>
          <w:position w:val="-30"/>
        </w:rPr>
        <w:object w:dxaOrig="2325" w:dyaOrig="740" w14:anchorId="7AFED753">
          <v:shape id="_x0000_i1042" type="#_x0000_t75" alt="" style="width:117.55pt;height:36pt;mso-width-percent:0;mso-height-percent:0;mso-width-percent:0;mso-height-percent:0" o:ole="">
            <v:imagedata r:id="rId558" o:title=""/>
          </v:shape>
          <o:OLEObject Type="Embed" ProgID="Equation.DSMT4" ShapeID="_x0000_i1042" DrawAspect="Content" ObjectID="_1743601491" r:id="rId559"/>
        </w:object>
      </w:r>
      <w:r>
        <w:rPr>
          <w:rFonts w:hint="eastAsia"/>
        </w:rPr>
        <w:t>随后可以推出：</w:t>
      </w:r>
    </w:p>
    <w:p w14:paraId="5276858F" w14:textId="2FAE3E80" w:rsidR="0071366A" w:rsidRDefault="00000000">
      <w:pPr>
        <w:pStyle w:val="MTDisplayEquation"/>
      </w:pPr>
      <w:r>
        <w:tab/>
      </w:r>
      <w:r w:rsidR="001958B8">
        <w:rPr>
          <w:noProof/>
          <w:position w:val="-54"/>
        </w:rPr>
        <w:object w:dxaOrig="2100" w:dyaOrig="1126" w14:anchorId="2D9427BE">
          <v:shape id="_x0000_i1041" type="#_x0000_t75" alt="" style="width:104.35pt;height:55.85pt;mso-width-percent:0;mso-height-percent:0;mso-width-percent:0;mso-height-percent:0" o:ole="">
            <v:imagedata r:id="rId560" o:title=""/>
          </v:shape>
          <o:OLEObject Type="Embed" ProgID="Equation.DSMT4" ShapeID="_x0000_i1041" DrawAspect="Content" ObjectID="_1743601492" r:id="rId5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42</w:instrText>
      </w:r>
      <w:r>
        <w:rPr>
          <w:noProof/>
        </w:rPr>
        <w:fldChar w:fldCharType="end"/>
      </w:r>
      <w:r>
        <w:instrText>)</w:instrText>
      </w:r>
      <w:r>
        <w:fldChar w:fldCharType="end"/>
      </w:r>
    </w:p>
    <w:p w14:paraId="0406F1D2" w14:textId="77777777" w:rsidR="0071366A" w:rsidRDefault="00000000">
      <w:pPr>
        <w:ind w:firstLineChars="0" w:firstLine="0"/>
      </w:pPr>
      <w:r>
        <w:tab/>
      </w:r>
      <w:r>
        <w:rPr>
          <w:rFonts w:hint="eastAsia"/>
        </w:rPr>
        <w:t>类似的，可以推出：</w:t>
      </w:r>
    </w:p>
    <w:p w14:paraId="1977BEA6" w14:textId="640B8C13" w:rsidR="0071366A" w:rsidRDefault="00000000">
      <w:pPr>
        <w:pStyle w:val="MTDisplayEquation"/>
      </w:pPr>
      <w:r>
        <w:tab/>
      </w:r>
      <w:r w:rsidR="001958B8">
        <w:rPr>
          <w:noProof/>
          <w:position w:val="-52"/>
        </w:rPr>
        <w:object w:dxaOrig="2100" w:dyaOrig="1078" w14:anchorId="7AED56BA">
          <v:shape id="_x0000_i1040" type="#_x0000_t75" alt="" style="width:104.35pt;height:55.1pt;mso-width-percent:0;mso-height-percent:0;mso-width-percent:0;mso-height-percent:0" o:ole="">
            <v:imagedata r:id="rId562" o:title=""/>
          </v:shape>
          <o:OLEObject Type="Embed" ProgID="Equation.DSMT4" ShapeID="_x0000_i1040" DrawAspect="Content" ObjectID="_1743601493" r:id="rId5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43</w:instrText>
      </w:r>
      <w:r>
        <w:rPr>
          <w:noProof/>
        </w:rPr>
        <w:fldChar w:fldCharType="end"/>
      </w:r>
      <w:r>
        <w:instrText>)</w:instrText>
      </w:r>
      <w:r>
        <w:fldChar w:fldCharType="end"/>
      </w:r>
    </w:p>
    <w:p w14:paraId="5872A465" w14:textId="77777777" w:rsidR="0071366A" w:rsidRDefault="00000000">
      <w:pPr>
        <w:ind w:firstLineChars="0" w:firstLine="0"/>
      </w:pPr>
      <w:r>
        <w:rPr>
          <w:rFonts w:hint="eastAsia"/>
        </w:rPr>
        <w:t>其中，</w:t>
      </w:r>
      <w:r w:rsidR="001958B8">
        <w:rPr>
          <w:noProof/>
          <w:position w:val="-30"/>
        </w:rPr>
        <w:object w:dxaOrig="1754" w:dyaOrig="676" w14:anchorId="7753E6A2">
          <v:shape id="_x0000_i1039" type="#_x0000_t75" alt="" style="width:88.15pt;height:33.8pt;mso-width-percent:0;mso-height-percent:0;mso-width-percent:0;mso-height-percent:0" o:ole="">
            <v:imagedata r:id="rId564" o:title=""/>
          </v:shape>
          <o:OLEObject Type="Embed" ProgID="Equation.DSMT4" ShapeID="_x0000_i1039" DrawAspect="Content" ObjectID="_1743601494" r:id="rId565"/>
        </w:object>
      </w:r>
      <w:r>
        <w:rPr>
          <w:rFonts w:hint="eastAsia"/>
        </w:rPr>
        <w:t>和</w:t>
      </w:r>
      <w:r w:rsidR="001958B8">
        <w:rPr>
          <w:noProof/>
          <w:position w:val="-30"/>
        </w:rPr>
        <w:object w:dxaOrig="2341" w:dyaOrig="740" w14:anchorId="2167F644">
          <v:shape id="_x0000_i1038" type="#_x0000_t75" alt="" style="width:118.3pt;height:36pt;mso-width-percent:0;mso-height-percent:0;mso-width-percent:0;mso-height-percent:0" o:ole="">
            <v:imagedata r:id="rId566" o:title=""/>
          </v:shape>
          <o:OLEObject Type="Embed" ProgID="Equation.DSMT4" ShapeID="_x0000_i1038" DrawAspect="Content" ObjectID="_1743601495" r:id="rId567"/>
        </w:object>
      </w:r>
      <w:r>
        <w:rPr>
          <w:rFonts w:hint="eastAsia"/>
        </w:rPr>
        <w:t>。</w:t>
      </w:r>
    </w:p>
    <w:p w14:paraId="7FD3CDD8" w14:textId="77777777" w:rsidR="0071366A" w:rsidRDefault="00000000">
      <w:pPr>
        <w:pStyle w:val="2"/>
        <w:spacing w:before="156" w:after="156"/>
      </w:pPr>
      <w:bookmarkStart w:id="137" w:name="_Toc131864249"/>
      <w:bookmarkStart w:id="138" w:name="_Ref131625072"/>
      <w:bookmarkStart w:id="139" w:name="_Toc132900934"/>
      <w:bookmarkStart w:id="140" w:name="_Toc132901081"/>
      <w:bookmarkStart w:id="141" w:name="_Toc132981055"/>
      <w:bookmarkStart w:id="142" w:name="_Toc132982315"/>
      <w:bookmarkStart w:id="143" w:name="_Toc132982449"/>
      <w:r>
        <w:rPr>
          <w:rFonts w:hint="eastAsia"/>
        </w:rPr>
        <w:t>B</w:t>
      </w:r>
      <w:r>
        <w:t xml:space="preserve">. </w:t>
      </w:r>
      <w:r>
        <w:rPr>
          <w:rFonts w:hint="eastAsia"/>
        </w:rPr>
        <w:t>等式</w:t>
      </w:r>
      <w:r w:rsidR="001958B8">
        <w:rPr>
          <w:noProof/>
          <w:position w:val="-30"/>
        </w:rPr>
        <w:object w:dxaOrig="3105" w:dyaOrig="724" w14:anchorId="3BFE62FD">
          <v:shape id="_x0000_i1037" type="#_x0000_t75" alt="" style="width:153.55pt;height:36pt;mso-width-percent:0;mso-height-percent:0;mso-width-percent:0;mso-height-percent:0" o:ole="">
            <v:imagedata r:id="rId568" o:title=""/>
          </v:shape>
          <o:OLEObject Type="Embed" ProgID="Equation.DSMT4" ShapeID="_x0000_i1037" DrawAspect="Content" ObjectID="_1743601496" r:id="rId569"/>
        </w:object>
      </w:r>
      <w:r>
        <w:rPr>
          <w:rFonts w:hint="eastAsia"/>
        </w:rPr>
        <w:t>和</w:t>
      </w:r>
      <w:r w:rsidR="001958B8">
        <w:rPr>
          <w:noProof/>
          <w:position w:val="-32"/>
        </w:rPr>
        <w:object w:dxaOrig="4288" w:dyaOrig="901" w14:anchorId="3EE7AD96">
          <v:shape id="_x0000_i1036" type="#_x0000_t75" alt="" style="width:213.8pt;height:46.3pt;mso-width-percent:0;mso-height-percent:0;mso-width-percent:0;mso-height-percent:0" o:ole="">
            <v:imagedata r:id="rId570" o:title=""/>
          </v:shape>
          <o:OLEObject Type="Embed" ProgID="Equation.DSMT4" ShapeID="_x0000_i1036" DrawAspect="Content" ObjectID="_1743601497" r:id="rId571"/>
        </w:object>
      </w:r>
      <w:r>
        <w:rPr>
          <w:rFonts w:hint="eastAsia"/>
        </w:rPr>
        <w:t>的推导</w:t>
      </w:r>
      <w:bookmarkEnd w:id="137"/>
      <w:bookmarkEnd w:id="138"/>
      <w:bookmarkEnd w:id="139"/>
      <w:bookmarkEnd w:id="140"/>
      <w:bookmarkEnd w:id="141"/>
      <w:bookmarkEnd w:id="142"/>
      <w:bookmarkEnd w:id="143"/>
    </w:p>
    <w:p w14:paraId="1DCC29AA" w14:textId="77777777" w:rsidR="0071366A" w:rsidRDefault="00000000">
      <w:pPr>
        <w:ind w:firstLine="420"/>
      </w:pPr>
      <w:r>
        <w:rPr>
          <w:rFonts w:hint="eastAsia"/>
        </w:rPr>
        <w:t>从等式：</w:t>
      </w:r>
    </w:p>
    <w:p w14:paraId="3C67142F" w14:textId="0D2C1F02" w:rsidR="0071366A" w:rsidRDefault="00000000">
      <w:pPr>
        <w:pStyle w:val="MTDisplayEquation"/>
      </w:pPr>
      <w:r>
        <w:tab/>
      </w:r>
      <w:r w:rsidR="001958B8">
        <w:rPr>
          <w:noProof/>
          <w:position w:val="-30"/>
        </w:rPr>
        <w:object w:dxaOrig="1963" w:dyaOrig="676" w14:anchorId="762F38A2">
          <v:shape id="_x0000_i1035" type="#_x0000_t75" alt="" style="width:97.7pt;height:33.8pt;mso-width-percent:0;mso-height-percent:0;mso-width-percent:0;mso-height-percent:0" o:ole="">
            <v:imagedata r:id="rId572" o:title=""/>
          </v:shape>
          <o:OLEObject Type="Embed" ProgID="Equation.DSMT4" ShapeID="_x0000_i1035" DrawAspect="Content" ObjectID="_1743601498" r:id="rId5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44</w:instrText>
      </w:r>
      <w:r>
        <w:rPr>
          <w:noProof/>
        </w:rPr>
        <w:fldChar w:fldCharType="end"/>
      </w:r>
      <w:r>
        <w:instrText>)</w:instrText>
      </w:r>
      <w:r>
        <w:fldChar w:fldCharType="end"/>
      </w:r>
    </w:p>
    <w:p w14:paraId="768E12C5" w14:textId="77777777" w:rsidR="0071366A" w:rsidRDefault="00000000">
      <w:pPr>
        <w:ind w:firstLineChars="0" w:firstLine="0"/>
      </w:pPr>
      <w:r>
        <w:rPr>
          <w:rFonts w:hint="eastAsia"/>
        </w:rPr>
        <w:t>可以推出：</w:t>
      </w:r>
    </w:p>
    <w:p w14:paraId="43730A60" w14:textId="417E0D35" w:rsidR="0071366A" w:rsidRDefault="00000000">
      <w:pPr>
        <w:pStyle w:val="MTDisplayEquation"/>
      </w:pPr>
      <w:r>
        <w:tab/>
      </w:r>
      <w:r w:rsidR="001958B8">
        <w:rPr>
          <w:noProof/>
          <w:position w:val="-32"/>
        </w:rPr>
        <w:object w:dxaOrig="1858" w:dyaOrig="764" w14:anchorId="5DA617C9">
          <v:shape id="_x0000_i1034" type="#_x0000_t75" alt="" style="width:92.55pt;height:38.2pt;mso-width-percent:0;mso-height-percent:0;mso-width-percent:0;mso-height-percent:0" o:ole="">
            <v:imagedata r:id="rId574" o:title=""/>
          </v:shape>
          <o:OLEObject Type="Embed" ProgID="Equation.DSMT4" ShapeID="_x0000_i1034" DrawAspect="Content" ObjectID="_1743601499"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45</w:instrText>
      </w:r>
      <w:r>
        <w:rPr>
          <w:noProof/>
        </w:rPr>
        <w:fldChar w:fldCharType="end"/>
      </w:r>
      <w:r>
        <w:instrText>)</w:instrText>
      </w:r>
      <w:r>
        <w:fldChar w:fldCharType="end"/>
      </w:r>
    </w:p>
    <w:p w14:paraId="24685CB1" w14:textId="77777777" w:rsidR="0071366A" w:rsidRDefault="00000000">
      <w:pPr>
        <w:ind w:firstLineChars="0" w:firstLine="0"/>
      </w:pPr>
      <w:r>
        <w:rPr>
          <w:rFonts w:hint="eastAsia"/>
        </w:rPr>
        <w:t>将它代入</w:t>
      </w:r>
      <w:r w:rsidR="001958B8">
        <w:rPr>
          <w:noProof/>
          <w:position w:val="-12"/>
        </w:rPr>
        <w:object w:dxaOrig="1947" w:dyaOrig="362" w14:anchorId="39B85774">
          <v:shape id="_x0000_i1033" type="#_x0000_t75" alt="" style="width:95.5pt;height:16.9pt;mso-width-percent:0;mso-height-percent:0;mso-width-percent:0;mso-height-percent:0" o:ole="">
            <v:imagedata r:id="rId576" o:title=""/>
          </v:shape>
          <o:OLEObject Type="Embed" ProgID="Equation.DSMT4" ShapeID="_x0000_i1033" DrawAspect="Content" ObjectID="_1743601500" r:id="rId577"/>
        </w:object>
      </w:r>
      <w:r>
        <w:rPr>
          <w:rFonts w:hint="eastAsia"/>
        </w:rPr>
        <w:t>可以进一步推出：</w:t>
      </w:r>
    </w:p>
    <w:p w14:paraId="1F123D82" w14:textId="2408A521" w:rsidR="0071366A" w:rsidRDefault="00000000">
      <w:pPr>
        <w:pStyle w:val="MTDisplayEquation"/>
      </w:pPr>
      <w:r>
        <w:tab/>
      </w:r>
      <w:r w:rsidR="001958B8">
        <w:rPr>
          <w:noProof/>
          <w:position w:val="-12"/>
        </w:rPr>
        <w:object w:dxaOrig="4038" w:dyaOrig="362" w14:anchorId="074B8EAA">
          <v:shape id="_x0000_i1032" type="#_x0000_t75" alt="" style="width:202.05pt;height:16.9pt;mso-width-percent:0;mso-height-percent:0;mso-width-percent:0;mso-height-percent:0" o:ole="">
            <v:imagedata r:id="rId578" o:title=""/>
          </v:shape>
          <o:OLEObject Type="Embed" ProgID="Equation.DSMT4" ShapeID="_x0000_i1032" DrawAspect="Content" ObjectID="_1743601501" r:id="rId5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46</w:instrText>
      </w:r>
      <w:r>
        <w:rPr>
          <w:noProof/>
        </w:rPr>
        <w:fldChar w:fldCharType="end"/>
      </w:r>
      <w:r>
        <w:instrText>)</w:instrText>
      </w:r>
      <w:r>
        <w:fldChar w:fldCharType="end"/>
      </w:r>
    </w:p>
    <w:p w14:paraId="24E45292" w14:textId="77777777" w:rsidR="0071366A" w:rsidRDefault="00000000">
      <w:pPr>
        <w:ind w:firstLineChars="0" w:firstLine="0"/>
      </w:pPr>
      <w:r>
        <w:rPr>
          <w:rFonts w:hint="eastAsia"/>
        </w:rPr>
        <w:lastRenderedPageBreak/>
        <w:t>并且由于</w:t>
      </w:r>
      <w:r w:rsidR="001958B8">
        <w:rPr>
          <w:noProof/>
          <w:position w:val="-30"/>
        </w:rPr>
        <w:object w:dxaOrig="1400" w:dyaOrig="676" w14:anchorId="28534B9D">
          <v:shape id="_x0000_i1031" type="#_x0000_t75" alt="" style="width:69.05pt;height:33.8pt;mso-width-percent:0;mso-height-percent:0;mso-width-percent:0;mso-height-percent:0" o:ole="">
            <v:imagedata r:id="rId580" o:title=""/>
          </v:shape>
          <o:OLEObject Type="Embed" ProgID="Equation.DSMT4" ShapeID="_x0000_i1031" DrawAspect="Content" ObjectID="_1743601502" r:id="rId581"/>
        </w:object>
      </w:r>
      <w:r>
        <w:rPr>
          <w:rFonts w:hint="eastAsia"/>
        </w:rPr>
        <w:t>还可以推出：</w:t>
      </w:r>
    </w:p>
    <w:p w14:paraId="573E519F" w14:textId="5A6BE7A3" w:rsidR="0071366A" w:rsidRDefault="00000000">
      <w:pPr>
        <w:pStyle w:val="MTDisplayEquation"/>
      </w:pPr>
      <w:r>
        <w:tab/>
      </w:r>
      <w:r w:rsidR="001958B8">
        <w:rPr>
          <w:noProof/>
          <w:position w:val="-68"/>
        </w:rPr>
        <w:object w:dxaOrig="3507" w:dyaOrig="1480" w14:anchorId="22C90B0F">
          <v:shape id="_x0000_i1030" type="#_x0000_t75" alt="" style="width:174.85pt;height:74.2pt;mso-width-percent:0;mso-height-percent:0;mso-width-percent:0;mso-height-percent:0" o:ole="">
            <v:imagedata r:id="rId582" o:title=""/>
          </v:shape>
          <o:OLEObject Type="Embed" ProgID="Equation.DSMT4" ShapeID="_x0000_i1030" DrawAspect="Content" ObjectID="_1743601503" r:id="rId5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47</w:instrText>
      </w:r>
      <w:r>
        <w:rPr>
          <w:noProof/>
        </w:rPr>
        <w:fldChar w:fldCharType="end"/>
      </w:r>
      <w:r>
        <w:instrText>)</w:instrText>
      </w:r>
      <w:r>
        <w:fldChar w:fldCharType="end"/>
      </w:r>
    </w:p>
    <w:p w14:paraId="51C21F9F" w14:textId="77777777" w:rsidR="0071366A" w:rsidRDefault="00000000">
      <w:pPr>
        <w:ind w:firstLineChars="0" w:firstLine="0"/>
      </w:pPr>
      <w:r>
        <w:tab/>
      </w:r>
      <w:r>
        <w:rPr>
          <w:rFonts w:hint="eastAsia"/>
        </w:rPr>
        <w:t>类似的，从连等式</w:t>
      </w:r>
      <w:r w:rsidR="001958B8">
        <w:rPr>
          <w:noProof/>
          <w:position w:val="-30"/>
        </w:rPr>
        <w:object w:dxaOrig="3733" w:dyaOrig="740" w14:anchorId="56AB5D99">
          <v:shape id="_x0000_i1029" type="#_x0000_t75" alt="" style="width:186.6pt;height:36pt;mso-width-percent:0;mso-height-percent:0;mso-width-percent:0;mso-height-percent:0" o:ole="">
            <v:imagedata r:id="rId584" o:title=""/>
          </v:shape>
          <o:OLEObject Type="Embed" ProgID="Equation.DSMT4" ShapeID="_x0000_i1029" DrawAspect="Content" ObjectID="_1743601504" r:id="rId585"/>
        </w:object>
      </w:r>
      <w:r>
        <w:rPr>
          <w:rFonts w:hint="eastAsia"/>
        </w:rPr>
        <w:t>，和</w:t>
      </w:r>
      <w:r w:rsidR="001958B8">
        <w:rPr>
          <w:noProof/>
          <w:position w:val="-32"/>
        </w:rPr>
        <w:object w:dxaOrig="1400" w:dyaOrig="700" w14:anchorId="794B39F4">
          <v:shape id="_x0000_i1028" type="#_x0000_t75" alt="" style="width:69.05pt;height:36pt;mso-width-percent:0;mso-height-percent:0;mso-width-percent:0;mso-height-percent:0" o:ole="">
            <v:imagedata r:id="rId586" o:title=""/>
          </v:shape>
          <o:OLEObject Type="Embed" ProgID="Equation.DSMT4" ShapeID="_x0000_i1028" DrawAspect="Content" ObjectID="_1743601505" r:id="rId587"/>
        </w:object>
      </w:r>
      <w:r>
        <w:rPr>
          <w:rFonts w:hint="eastAsia"/>
        </w:rPr>
        <w:t>，</w:t>
      </w:r>
      <w:r w:rsidR="001958B8">
        <w:rPr>
          <w:noProof/>
          <w:position w:val="-30"/>
        </w:rPr>
        <w:object w:dxaOrig="1400" w:dyaOrig="676" w14:anchorId="284FE540">
          <v:shape id="_x0000_i1027" type="#_x0000_t75" alt="" style="width:69.05pt;height:33.8pt;mso-width-percent:0;mso-height-percent:0;mso-width-percent:0;mso-height-percent:0" o:ole="">
            <v:imagedata r:id="rId588" o:title=""/>
          </v:shape>
          <o:OLEObject Type="Embed" ProgID="Equation.DSMT4" ShapeID="_x0000_i1027" DrawAspect="Content" ObjectID="_1743601506" r:id="rId589"/>
        </w:object>
      </w:r>
      <w:r>
        <w:rPr>
          <w:rFonts w:hint="eastAsia"/>
        </w:rPr>
        <w:t>，可以推出两个等式：</w:t>
      </w:r>
    </w:p>
    <w:p w14:paraId="5AF741E4" w14:textId="4236D682" w:rsidR="0071366A" w:rsidRDefault="00000000">
      <w:pPr>
        <w:pStyle w:val="MTDisplayEquation"/>
      </w:pPr>
      <w:r>
        <w:tab/>
      </w:r>
      <w:r w:rsidR="001958B8">
        <w:rPr>
          <w:noProof/>
          <w:position w:val="-32"/>
        </w:rPr>
        <w:object w:dxaOrig="3121" w:dyaOrig="901" w14:anchorId="6F93B61B">
          <v:shape id="_x0000_i1026" type="#_x0000_t75" alt="" style="width:155.75pt;height:46.3pt;mso-width-percent:0;mso-height-percent:0;mso-width-percent:0;mso-height-percent:0" o:ole="">
            <v:imagedata r:id="rId590" o:title=""/>
          </v:shape>
          <o:OLEObject Type="Embed" ProgID="Equation.DSMT4" ShapeID="_x0000_i1026" DrawAspect="Content" ObjectID="_1743601507" r:id="rId5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48</w:instrText>
      </w:r>
      <w:r>
        <w:rPr>
          <w:noProof/>
        </w:rPr>
        <w:fldChar w:fldCharType="end"/>
      </w:r>
      <w:r>
        <w:instrText>)</w:instrText>
      </w:r>
      <w:r>
        <w:fldChar w:fldCharType="end"/>
      </w:r>
    </w:p>
    <w:p w14:paraId="18DD419C" w14:textId="0F003802" w:rsidR="0071366A" w:rsidRDefault="00000000">
      <w:pPr>
        <w:pStyle w:val="MTDisplayEquation"/>
      </w:pPr>
      <w:r>
        <w:tab/>
      </w:r>
      <w:r w:rsidR="001958B8">
        <w:rPr>
          <w:noProof/>
          <w:position w:val="-30"/>
        </w:rPr>
        <w:object w:dxaOrig="3121" w:dyaOrig="861" w14:anchorId="44569761">
          <v:shape id="_x0000_i1025" type="#_x0000_t75" alt="" style="width:155.75pt;height:43.35pt;mso-width-percent:0;mso-height-percent:0;mso-width-percent:0;mso-height-percent:0" o:ole="">
            <v:imagedata r:id="rId592" o:title=""/>
          </v:shape>
          <o:OLEObject Type="Embed" ProgID="Equation.DSMT4" ShapeID="_x0000_i1025" DrawAspect="Content" ObjectID="_1743601508" r:id="rId5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ED5BD2">
        <w:rPr>
          <w:noProof/>
        </w:rPr>
        <w:instrText>49</w:instrText>
      </w:r>
      <w:r>
        <w:rPr>
          <w:noProof/>
        </w:rPr>
        <w:fldChar w:fldCharType="end"/>
      </w:r>
      <w:r>
        <w:instrText>)</w:instrText>
      </w:r>
      <w:r>
        <w:fldChar w:fldCharType="end"/>
      </w:r>
    </w:p>
    <w:p w14:paraId="4655C908" w14:textId="77777777" w:rsidR="0071366A" w:rsidRDefault="00000000">
      <w:pPr>
        <w:ind w:firstLineChars="95" w:firstLine="199"/>
      </w:pPr>
      <w:r>
        <w:br w:type="page"/>
      </w:r>
    </w:p>
    <w:p w14:paraId="640E024F" w14:textId="77777777" w:rsidR="0071366A" w:rsidRDefault="00000000">
      <w:pPr>
        <w:pStyle w:val="1"/>
        <w:spacing w:before="156" w:after="156"/>
      </w:pPr>
      <w:bookmarkStart w:id="144" w:name="_Toc38988562"/>
      <w:bookmarkStart w:id="145" w:name="_Toc103082036"/>
      <w:bookmarkStart w:id="146" w:name="_Toc132982450"/>
      <w:r>
        <w:rPr>
          <w:rFonts w:hint="eastAsia"/>
        </w:rPr>
        <w:lastRenderedPageBreak/>
        <w:t>参考文献</w:t>
      </w:r>
      <w:bookmarkEnd w:id="144"/>
      <w:bookmarkEnd w:id="145"/>
      <w:bookmarkEnd w:id="146"/>
    </w:p>
    <w:p w14:paraId="087B78B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47" w:name="_Ref131257072"/>
      <w:commentRangeStart w:id="148"/>
      <w:commentRangeEnd w:id="148"/>
      <w:r>
        <w:commentReference w:id="148"/>
      </w:r>
      <w:r>
        <w:rPr>
          <w:rFonts w:cs="Times New Roman"/>
          <w:color w:val="000000"/>
          <w:kern w:val="0"/>
          <w:sz w:val="18"/>
          <w:szCs w:val="18"/>
        </w:rPr>
        <w:t xml:space="preserve">A. Yelashetty, N. Gupta, D. Dhirhe, and U. Gopinathan, “Linear canonical transform as a tool to analyze coherence properties of electromagnetic beams propagating in a quadratic phase system,” </w:t>
      </w:r>
      <w:r>
        <w:rPr>
          <w:rFonts w:cs="Times New Roman"/>
          <w:i/>
          <w:iCs/>
          <w:color w:val="000000"/>
          <w:kern w:val="0"/>
          <w:sz w:val="18"/>
          <w:szCs w:val="18"/>
        </w:rPr>
        <w:t xml:space="preserve">J. Opt. Soc. Am. </w:t>
      </w:r>
      <w:proofErr w:type="gramStart"/>
      <w:r>
        <w:rPr>
          <w:rFonts w:cs="Times New Roman"/>
          <w:i/>
          <w:iCs/>
          <w:color w:val="000000"/>
          <w:kern w:val="0"/>
          <w:sz w:val="18"/>
          <w:szCs w:val="18"/>
        </w:rPr>
        <w:t>A</w:t>
      </w:r>
      <w:r>
        <w:rPr>
          <w:rFonts w:cs="Times New Roman"/>
          <w:color w:val="000000"/>
          <w:kern w:val="0"/>
          <w:sz w:val="18"/>
          <w:szCs w:val="18"/>
        </w:rPr>
        <w:t>,</w:t>
      </w:r>
      <w:proofErr w:type="gramEnd"/>
      <w:r>
        <w:rPr>
          <w:rFonts w:cs="Times New Roman"/>
          <w:color w:val="000000"/>
          <w:kern w:val="0"/>
          <w:sz w:val="18"/>
          <w:szCs w:val="18"/>
        </w:rPr>
        <w:t xml:space="preserve"> vol. 37, no. 8, pp. 1350--1360, Aug. 2020.</w:t>
      </w:r>
      <w:bookmarkEnd w:id="147"/>
    </w:p>
    <w:p w14:paraId="3555429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49"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49"/>
    </w:p>
    <w:p w14:paraId="22E7569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0"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50"/>
    </w:p>
    <w:p w14:paraId="1FF2D01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1" w:name="_Ref131257158"/>
      <w:r>
        <w:rPr>
          <w:rFonts w:cs="Times New Roman"/>
          <w:color w:val="000000"/>
          <w:kern w:val="0"/>
          <w:sz w:val="18"/>
          <w:szCs w:val="18"/>
        </w:rPr>
        <w:t xml:space="preserve">R. N. Bracewell, </w:t>
      </w:r>
      <w:r>
        <w:rPr>
          <w:rFonts w:cs="Times New Roman"/>
          <w:i/>
          <w:iCs/>
          <w:color w:val="000000"/>
          <w:kern w:val="0"/>
          <w:sz w:val="18"/>
          <w:szCs w:val="18"/>
        </w:rPr>
        <w:t>The Fourier Transform and Its Applications.</w:t>
      </w:r>
      <w:r>
        <w:rPr>
          <w:rFonts w:cs="Times New Roman"/>
          <w:color w:val="000000"/>
          <w:kern w:val="0"/>
          <w:sz w:val="18"/>
          <w:szCs w:val="18"/>
        </w:rPr>
        <w:t>Boston, MA, USA: McGraw-Hill, 2000.</w:t>
      </w:r>
      <w:bookmarkEnd w:id="151"/>
    </w:p>
    <w:p w14:paraId="4126541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2" w:name="_Ref131257167"/>
      <w:r>
        <w:rPr>
          <w:rFonts w:cs="Times New Roman"/>
          <w:color w:val="000000"/>
          <w:kern w:val="0"/>
          <w:sz w:val="18"/>
          <w:szCs w:val="18"/>
        </w:rPr>
        <w:t xml:space="preserve">H. M. Ozaktas, M. A. Kutay, and Z. Zalevsky, </w:t>
      </w:r>
      <w:r>
        <w:rPr>
          <w:rFonts w:cs="Times New Roman"/>
          <w:i/>
          <w:iCs/>
          <w:color w:val="000000"/>
          <w:kern w:val="0"/>
          <w:sz w:val="18"/>
          <w:szCs w:val="18"/>
        </w:rPr>
        <w:t xml:space="preserve">The Fractional Fourier Transform </w:t>
      </w:r>
      <w:proofErr w:type="gramStart"/>
      <w:r>
        <w:rPr>
          <w:rFonts w:cs="Times New Roman"/>
          <w:i/>
          <w:iCs/>
          <w:color w:val="000000"/>
          <w:kern w:val="0"/>
          <w:sz w:val="18"/>
          <w:szCs w:val="18"/>
        </w:rPr>
        <w:t>With</w:t>
      </w:r>
      <w:proofErr w:type="gramEnd"/>
      <w:r>
        <w:rPr>
          <w:rFonts w:cs="Times New Roman"/>
          <w:i/>
          <w:iCs/>
          <w:color w:val="000000"/>
          <w:kern w:val="0"/>
          <w:sz w:val="18"/>
          <w:szCs w:val="18"/>
        </w:rPr>
        <w:t xml:space="preserve"> Applications in Optics and Signal Processing.</w:t>
      </w:r>
      <w:r>
        <w:rPr>
          <w:rFonts w:cs="Times New Roman"/>
          <w:color w:val="000000"/>
          <w:kern w:val="0"/>
          <w:sz w:val="18"/>
          <w:szCs w:val="18"/>
        </w:rPr>
        <w:t xml:space="preserve"> New York, NY, USA: Wiley, 2001.</w:t>
      </w:r>
      <w:bookmarkEnd w:id="152"/>
    </w:p>
    <w:p w14:paraId="76746CE9"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Tisinghua Univ. Press, 2009.</w:t>
      </w:r>
    </w:p>
    <w:p w14:paraId="6B832B31"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IEEE J. Sel. Topics Appl. Earth Observ. Remote Sens.</w:t>
      </w:r>
      <w:r>
        <w:rPr>
          <w:rFonts w:cs="Times New Roman"/>
          <w:color w:val="000000"/>
          <w:kern w:val="0"/>
          <w:sz w:val="18"/>
          <w:szCs w:val="18"/>
        </w:rPr>
        <w:t>, vol. 14, pp. 5818--5830, May 2021.</w:t>
      </w:r>
    </w:p>
    <w:p w14:paraId="485A1FD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3"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53"/>
    </w:p>
    <w:p w14:paraId="4484FB5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4" w:name="_Ref131257181"/>
      <w:r>
        <w:rPr>
          <w:rFonts w:cs="Times New Roman"/>
          <w:color w:val="000000"/>
          <w:kern w:val="0"/>
          <w:sz w:val="18"/>
          <w:szCs w:val="18"/>
        </w:rPr>
        <w:t xml:space="preserve">H. Oberst, D. Kouznetsov,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54"/>
    </w:p>
    <w:p w14:paraId="3CABDA5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5"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55"/>
    </w:p>
    <w:p w14:paraId="27E4980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6" w:name="_Ref131257449"/>
      <w:r>
        <w:rPr>
          <w:rFonts w:cs="Times New Roman"/>
          <w:color w:val="000000"/>
          <w:kern w:val="0"/>
          <w:sz w:val="18"/>
          <w:szCs w:val="18"/>
        </w:rPr>
        <w:t xml:space="preserve">K. Imre and E. Ozizmir,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56"/>
    </w:p>
    <w:p w14:paraId="07A9C6A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7" w:name="_Ref131257484"/>
      <w:r>
        <w:rPr>
          <w:rFonts w:cs="Times New Roman"/>
          <w:color w:val="000000"/>
          <w:kern w:val="0"/>
          <w:sz w:val="18"/>
          <w:szCs w:val="18"/>
        </w:rPr>
        <w:t xml:space="preserve">B. Boashash, “Note on the use of the Wigner distribution for time-frequency signal analysis,” </w:t>
      </w:r>
      <w:r>
        <w:rPr>
          <w:rFonts w:cs="Times New Roman"/>
          <w:i/>
          <w:iCs/>
          <w:color w:val="000000"/>
          <w:kern w:val="0"/>
          <w:sz w:val="18"/>
          <w:szCs w:val="18"/>
        </w:rPr>
        <w:t>IEEE Trans. Acoust. Speech Signal Process.</w:t>
      </w:r>
      <w:r>
        <w:rPr>
          <w:rFonts w:cs="Times New Roman"/>
          <w:color w:val="000000"/>
          <w:kern w:val="0"/>
          <w:sz w:val="18"/>
          <w:szCs w:val="18"/>
        </w:rPr>
        <w:t>, vol. 36, no. 9, pp. 1518--1521, Sep. 1988.</w:t>
      </w:r>
      <w:bookmarkEnd w:id="157"/>
    </w:p>
    <w:p w14:paraId="173784C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8" w:name="_Ref131257573"/>
      <w:r>
        <w:rPr>
          <w:rFonts w:cs="Times New Roman"/>
          <w:color w:val="000000"/>
          <w:kern w:val="0"/>
          <w:sz w:val="18"/>
          <w:szCs w:val="18"/>
        </w:rPr>
        <w:t xml:space="preserve">P. Goncalves and R. G. Baraniuk,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58"/>
    </w:p>
    <w:p w14:paraId="47EEC84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59" w:name="_Ref131257581"/>
      <w:r>
        <w:rPr>
          <w:rFonts w:cs="Times New Roman"/>
          <w:color w:val="000000"/>
          <w:kern w:val="0"/>
          <w:sz w:val="18"/>
          <w:szCs w:val="18"/>
        </w:rPr>
        <w:t xml:space="preserve">W. Martin and P. Flandrin, “Wigner-Ville spectral analysis of nonstationary processes,” </w:t>
      </w:r>
      <w:r>
        <w:rPr>
          <w:rFonts w:cs="Times New Roman"/>
          <w:i/>
          <w:iCs/>
          <w:color w:val="000000"/>
          <w:kern w:val="0"/>
          <w:sz w:val="18"/>
          <w:szCs w:val="18"/>
        </w:rPr>
        <w:t>IEEE Trans. Acoust. Speech Signal Process.</w:t>
      </w:r>
      <w:r>
        <w:rPr>
          <w:rFonts w:cs="Times New Roman"/>
          <w:color w:val="000000"/>
          <w:kern w:val="0"/>
          <w:sz w:val="18"/>
          <w:szCs w:val="18"/>
        </w:rPr>
        <w:t>, vol. 33, no. 6, pp. 1461--1470, Dec. 1985.</w:t>
      </w:r>
      <w:bookmarkEnd w:id="159"/>
    </w:p>
    <w:p w14:paraId="2E850AE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0"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60"/>
    </w:p>
    <w:p w14:paraId="4101117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1"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61"/>
    </w:p>
    <w:p w14:paraId="61080D9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Boashash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IEEE Trans. Acoust. Speech Signal Process.</w:t>
      </w:r>
      <w:r>
        <w:rPr>
          <w:rFonts w:cs="Times New Roman"/>
          <w:color w:val="000000"/>
          <w:kern w:val="0"/>
          <w:sz w:val="18"/>
          <w:szCs w:val="18"/>
        </w:rPr>
        <w:t>, vol. 37, no. 6, pp. 862--871, Jun. 1989.</w:t>
      </w:r>
    </w:p>
    <w:p w14:paraId="19B70AB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2" w:name="_Ref131257711"/>
      <w:r>
        <w:rPr>
          <w:rFonts w:cs="Times New Roman"/>
          <w:color w:val="000000"/>
          <w:kern w:val="0"/>
          <w:sz w:val="18"/>
          <w:szCs w:val="18"/>
        </w:rPr>
        <w:t xml:space="preserve">Z. C. Zhang, X. Jiang, S. Z. Qiang, A. Sun, Z. Y. Liang, X. Y. Shi, and A. Y. Wu, “Scaled Wigner distribution using fractional instantaneous autocorrelation,” </w:t>
      </w:r>
      <w:r>
        <w:rPr>
          <w:rFonts w:cs="Times New Roman"/>
          <w:i/>
          <w:iCs/>
          <w:color w:val="000000"/>
          <w:kern w:val="0"/>
          <w:sz w:val="18"/>
          <w:szCs w:val="18"/>
        </w:rPr>
        <w:t>Optik</w:t>
      </w:r>
      <w:r>
        <w:rPr>
          <w:rFonts w:cs="Times New Roman"/>
          <w:color w:val="000000"/>
          <w:kern w:val="0"/>
          <w:sz w:val="18"/>
          <w:szCs w:val="18"/>
        </w:rPr>
        <w:t>, vol. 237, Article No. 166691, Jul. 2021.</w:t>
      </w:r>
      <w:bookmarkEnd w:id="162"/>
    </w:p>
    <w:p w14:paraId="1E23ADF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3" w:name="_Ref131257825"/>
      <w:r>
        <w:rPr>
          <w:rFonts w:cs="Times New Roman"/>
          <w:color w:val="000000"/>
          <w:kern w:val="0"/>
          <w:sz w:val="18"/>
          <w:szCs w:val="18"/>
        </w:rPr>
        <w:t xml:space="preserve">T. Thayaparan, J. Marchioni, A. Kelsall, and R. Riddolls, “Improved frequency monitoring system for sky-wave over-the-horizon radar in Canada,” </w:t>
      </w:r>
      <w:r>
        <w:rPr>
          <w:rFonts w:cs="Times New Roman"/>
          <w:i/>
          <w:iCs/>
          <w:color w:val="000000"/>
          <w:kern w:val="0"/>
          <w:sz w:val="18"/>
          <w:szCs w:val="18"/>
        </w:rPr>
        <w:t>IEEE Geosci. Remote. Sens. Lett.</w:t>
      </w:r>
      <w:r>
        <w:rPr>
          <w:rFonts w:cs="Times New Roman"/>
          <w:color w:val="000000"/>
          <w:kern w:val="0"/>
          <w:sz w:val="18"/>
          <w:szCs w:val="18"/>
        </w:rPr>
        <w:t>, vol. 17, no. 4, pp. 606--610, Apr. 2020.</w:t>
      </w:r>
      <w:bookmarkEnd w:id="163"/>
    </w:p>
    <w:p w14:paraId="59D64E4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4" w:name="_Ref131257850"/>
      <w:r>
        <w:rPr>
          <w:rFonts w:cs="Times New Roman"/>
          <w:color w:val="000000"/>
          <w:kern w:val="0"/>
          <w:sz w:val="18"/>
          <w:szCs w:val="18"/>
        </w:rPr>
        <w:t xml:space="preserve">F. B. Duan, F. Chapeau-Blondeau,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64"/>
    </w:p>
    <w:p w14:paraId="0D86AAD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5"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65"/>
    </w:p>
    <w:p w14:paraId="02544C1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6"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66"/>
    </w:p>
    <w:p w14:paraId="2DCAB41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7"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67"/>
    </w:p>
    <w:p w14:paraId="546C86C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8"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68"/>
    </w:p>
    <w:p w14:paraId="627BCD72"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69"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69"/>
    </w:p>
    <w:p w14:paraId="428574F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0"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70"/>
    </w:p>
    <w:p w14:paraId="14E6014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1" w:name="_Ref131258504"/>
      <w:r>
        <w:rPr>
          <w:rFonts w:cs="Times New Roman"/>
          <w:color w:val="000000"/>
          <w:kern w:val="0"/>
          <w:sz w:val="18"/>
          <w:szCs w:val="18"/>
        </w:rPr>
        <w:t xml:space="preserve">Z. C. Zhang, S. Z. Qiang, X. Jiang, P. Y. Han, X. Y. Shi, and A. Y. Wu, “Linear canonical Wigner distribution of noisy LFM signals via variance-SNR based inequalities system analysis,” </w:t>
      </w:r>
      <w:r>
        <w:rPr>
          <w:rFonts w:cs="Times New Roman"/>
          <w:i/>
          <w:iCs/>
          <w:color w:val="000000"/>
          <w:kern w:val="0"/>
          <w:sz w:val="18"/>
          <w:szCs w:val="18"/>
        </w:rPr>
        <w:t>Optik</w:t>
      </w:r>
      <w:r>
        <w:rPr>
          <w:rFonts w:cs="Times New Roman"/>
          <w:color w:val="000000"/>
          <w:kern w:val="0"/>
          <w:sz w:val="18"/>
          <w:szCs w:val="18"/>
        </w:rPr>
        <w:t>, vol. 237, Art. No. 166712, Jul. 2021.</w:t>
      </w:r>
      <w:bookmarkEnd w:id="171"/>
    </w:p>
    <w:p w14:paraId="56CCB652"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2"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72"/>
    </w:p>
    <w:p w14:paraId="067B4F5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3" w:name="_Ref131258552"/>
      <w:r>
        <w:rPr>
          <w:rFonts w:cs="Times New Roman"/>
          <w:color w:val="000000"/>
          <w:kern w:val="0"/>
          <w:sz w:val="18"/>
          <w:szCs w:val="18"/>
        </w:rPr>
        <w:lastRenderedPageBreak/>
        <w:t xml:space="preserve">Z. C. Zhang, D. Li, Y. J. Chen, and J. W. Zhang, “Linear canonical Wigner distribution of noisy LFM signals via multiobjective optimization analysis involving variance-SNR,” </w:t>
      </w:r>
      <w:r>
        <w:rPr>
          <w:rFonts w:cs="Times New Roman"/>
          <w:i/>
          <w:iCs/>
          <w:color w:val="000000"/>
          <w:kern w:val="0"/>
          <w:sz w:val="18"/>
          <w:szCs w:val="18"/>
        </w:rPr>
        <w:t>IEEE Commun. Lett.</w:t>
      </w:r>
      <w:r>
        <w:rPr>
          <w:rFonts w:cs="Times New Roman"/>
          <w:color w:val="000000"/>
          <w:kern w:val="0"/>
          <w:sz w:val="18"/>
          <w:szCs w:val="18"/>
        </w:rPr>
        <w:t>, vol. 25, no. 2, pp. 546--550, Feb. 2021.</w:t>
      </w:r>
      <w:bookmarkEnd w:id="173"/>
    </w:p>
    <w:p w14:paraId="439F977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4" w:name="_Ref131258604"/>
      <w:r>
        <w:rPr>
          <w:rFonts w:cs="Times New Roman"/>
          <w:color w:val="000000"/>
          <w:kern w:val="0"/>
          <w:sz w:val="18"/>
          <w:szCs w:val="18"/>
        </w:rPr>
        <w:t xml:space="preserve">D. M. J. Cowell and S. Freear, “Separation of overlapping linear frequency modulated (LFM) signals using the fractional fourier transform,” </w:t>
      </w:r>
      <w:r>
        <w:rPr>
          <w:rFonts w:cs="Times New Roman"/>
          <w:i/>
          <w:iCs/>
          <w:color w:val="000000"/>
          <w:kern w:val="0"/>
          <w:sz w:val="18"/>
          <w:szCs w:val="18"/>
        </w:rPr>
        <w:t>IEEE Trans. Ultrason. Ferroelectr. Freq. Control</w:t>
      </w:r>
      <w:r>
        <w:rPr>
          <w:rFonts w:cs="Times New Roman"/>
          <w:color w:val="000000"/>
          <w:kern w:val="0"/>
          <w:sz w:val="18"/>
          <w:szCs w:val="18"/>
        </w:rPr>
        <w:t>, vol. 57, no. 10, pp. 2324--2333, Oct. 2020.</w:t>
      </w:r>
      <w:bookmarkEnd w:id="174"/>
    </w:p>
    <w:p w14:paraId="5C83A346"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Belz, and B. Farhang-Boroujeny, “Performance analysis of matched filter bank for detection of linear frequency modulated chirp signals,” </w:t>
      </w:r>
      <w:r>
        <w:rPr>
          <w:rFonts w:cs="Times New Roman"/>
          <w:i/>
          <w:iCs/>
          <w:color w:val="000000"/>
          <w:kern w:val="0"/>
          <w:sz w:val="18"/>
          <w:szCs w:val="18"/>
        </w:rPr>
        <w:t>IEEE Trans. Aerosp. Electron. Syst.</w:t>
      </w:r>
      <w:r>
        <w:rPr>
          <w:rFonts w:cs="Times New Roman"/>
          <w:color w:val="000000"/>
          <w:kern w:val="0"/>
          <w:sz w:val="18"/>
          <w:szCs w:val="18"/>
        </w:rPr>
        <w:t>, vol. 53, no. 1, pp. 41--54, Feb. 2017.</w:t>
      </w:r>
    </w:p>
    <w:p w14:paraId="411BA0D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5"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75"/>
    </w:p>
    <w:p w14:paraId="5BF69EA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6" w:name="_Ref131258643"/>
      <w:r>
        <w:rPr>
          <w:rFonts w:cs="Times New Roman"/>
          <w:color w:val="000000"/>
          <w:kern w:val="0"/>
          <w:sz w:val="18"/>
          <w:szCs w:val="18"/>
        </w:rPr>
        <w:t>X. Y. Shi, A. Y. Wu, Y. Sun, S. Z. Qiang, X. Jiang, P. Y. Han, Y. J. Chen, and Z. C. Zhang, “Unique parameters selection strategy of linear canonical Wigner distribution via multiobjective optimization modeling,” Submitted.</w:t>
      </w:r>
      <w:bookmarkEnd w:id="176"/>
    </w:p>
    <w:p w14:paraId="1F31C6F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7" w:name="_Ref131258677"/>
      <w:r>
        <w:rPr>
          <w:rFonts w:cs="Times New Roman"/>
          <w:color w:val="000000"/>
          <w:kern w:val="0"/>
          <w:sz w:val="18"/>
          <w:szCs w:val="18"/>
        </w:rPr>
        <w:t>Y. Wu, X. Y. Shi, Y. Sun, X. Jiang, S. Z. Qiang, P. Y. Han, and Z. C. Zhang, “A computationally efficient optimal Wigner distribution in LCT domains for detecting noisy LFM signals,” Submitted.</w:t>
      </w:r>
      <w:bookmarkEnd w:id="177"/>
    </w:p>
    <w:p w14:paraId="53A99D3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8" w:name="_Ref131259070"/>
      <w:r>
        <w:rPr>
          <w:rFonts w:cs="Times New Roman"/>
          <w:color w:val="000000"/>
          <w:kern w:val="0"/>
          <w:sz w:val="18"/>
          <w:szCs w:val="18"/>
        </w:rPr>
        <w:t xml:space="preserve">D. P. Bertsekas,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78"/>
    </w:p>
    <w:p w14:paraId="2D01DB8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79"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79"/>
    </w:p>
    <w:p w14:paraId="3B5027A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Moshinsky and C. Quesne,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Kutay, H. M. Ozaktas,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0" w:name="_Ref131261686"/>
      <w:r>
        <w:rPr>
          <w:rFonts w:cs="Times New Roman"/>
          <w:color w:val="000000"/>
          <w:kern w:val="0"/>
          <w:sz w:val="18"/>
          <w:szCs w:val="18"/>
        </w:rPr>
        <w:t xml:space="preserve">T. Z. Xu and B. Z. Li, </w:t>
      </w:r>
      <w:r>
        <w:rPr>
          <w:rFonts w:cs="Times New Roman"/>
          <w:i/>
          <w:iCs/>
          <w:color w:val="000000"/>
          <w:kern w:val="0"/>
          <w:sz w:val="18"/>
          <w:szCs w:val="18"/>
        </w:rPr>
        <w:t xml:space="preserve">Linear Canonical </w:t>
      </w:r>
      <w:proofErr w:type="gramStart"/>
      <w:r>
        <w:rPr>
          <w:rFonts w:cs="Times New Roman"/>
          <w:i/>
          <w:iCs/>
          <w:color w:val="000000"/>
          <w:kern w:val="0"/>
          <w:sz w:val="18"/>
          <w:szCs w:val="18"/>
        </w:rPr>
        <w:t>Transforms</w:t>
      </w:r>
      <w:proofErr w:type="gramEnd"/>
      <w:r>
        <w:rPr>
          <w:rFonts w:cs="Times New Roman"/>
          <w:i/>
          <w:iCs/>
          <w:color w:val="000000"/>
          <w:kern w:val="0"/>
          <w:sz w:val="18"/>
          <w:szCs w:val="18"/>
        </w:rPr>
        <w:t xml:space="preserve"> and its Applications.</w:t>
      </w:r>
      <w:r>
        <w:rPr>
          <w:rFonts w:cs="Times New Roman"/>
          <w:color w:val="000000"/>
          <w:kern w:val="0"/>
          <w:sz w:val="18"/>
          <w:szCs w:val="18"/>
        </w:rPr>
        <w:t xml:space="preserve"> Beijing, China: Science Press, 2013.</w:t>
      </w:r>
      <w:bookmarkEnd w:id="180"/>
    </w:p>
    <w:p w14:paraId="0B6513A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1"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81"/>
    </w:p>
    <w:p w14:paraId="3FB0DA45"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w:t>
      </w:r>
      <w:proofErr w:type="gramStart"/>
      <w:r>
        <w:rPr>
          <w:rFonts w:cs="Times New Roman"/>
          <w:color w:val="000000"/>
          <w:kern w:val="0"/>
          <w:sz w:val="18"/>
          <w:szCs w:val="18"/>
        </w:rPr>
        <w:t>transform based</w:t>
      </w:r>
      <w:proofErr w:type="gramEnd"/>
      <w:r>
        <w:rPr>
          <w:rFonts w:cs="Times New Roman"/>
          <w:color w:val="000000"/>
          <w:kern w:val="0"/>
          <w:sz w:val="18"/>
          <w:szCs w:val="18"/>
        </w:rPr>
        <w:t xml:space="preserve">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Rassias,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2"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82"/>
    </w:p>
    <w:p w14:paraId="16C78247"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3" w:name="_Ref131604344"/>
      <w:r>
        <w:rPr>
          <w:rFonts w:cs="Times New Roman"/>
          <w:color w:val="000000"/>
          <w:kern w:val="0"/>
          <w:sz w:val="18"/>
          <w:szCs w:val="18"/>
        </w:rPr>
        <w:t xml:space="preserve">L. de Haan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Science+Business Media LLC, 2006.</w:t>
      </w:r>
      <w:bookmarkEnd w:id="183"/>
    </w:p>
    <w:p w14:paraId="7EDD9A55"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4" w:name="_Ref131604998"/>
      <w:r>
        <w:rPr>
          <w:rFonts w:cs="Times New Roman"/>
          <w:color w:val="000000"/>
          <w:kern w:val="0"/>
          <w:sz w:val="18"/>
          <w:szCs w:val="18"/>
        </w:rPr>
        <w:t xml:space="preserve">T. Maka,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r>
        <w:rPr>
          <w:rFonts w:cs="Times New Roman"/>
          <w:i/>
          <w:iCs/>
          <w:color w:val="000000"/>
          <w:kern w:val="0"/>
          <w:sz w:val="18"/>
          <w:szCs w:val="18"/>
        </w:rPr>
        <w:t>Multimed. Tools Appl.</w:t>
      </w:r>
      <w:r>
        <w:rPr>
          <w:rFonts w:cs="Times New Roman"/>
          <w:color w:val="000000"/>
          <w:kern w:val="0"/>
          <w:sz w:val="18"/>
          <w:szCs w:val="18"/>
        </w:rPr>
        <w:t>, vol. 79, pp. 19329--19348, Jul. 2020.</w:t>
      </w:r>
      <w:bookmarkEnd w:id="184"/>
    </w:p>
    <w:p w14:paraId="1676A61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5" w:name="_Ref131605691"/>
      <w:r>
        <w:rPr>
          <w:rFonts w:cs="Times New Roman"/>
          <w:color w:val="000000"/>
          <w:kern w:val="0"/>
          <w:sz w:val="18"/>
          <w:szCs w:val="18"/>
        </w:rPr>
        <w:t xml:space="preserve">Y. W. Leung and Y. P. Wang, “Multiobjective programming using uniform design and genetic algorithm,” </w:t>
      </w:r>
      <w:r>
        <w:rPr>
          <w:rFonts w:cs="Times New Roman"/>
          <w:i/>
          <w:iCs/>
          <w:color w:val="000000"/>
          <w:kern w:val="0"/>
          <w:sz w:val="18"/>
          <w:szCs w:val="18"/>
        </w:rPr>
        <w:t>IEEE Trans. Syst. Man Cybern. C</w:t>
      </w:r>
      <w:r>
        <w:rPr>
          <w:rFonts w:cs="Times New Roman"/>
          <w:color w:val="000000"/>
          <w:kern w:val="0"/>
          <w:sz w:val="18"/>
          <w:szCs w:val="18"/>
        </w:rPr>
        <w:t>, vol. 30, no. 3, pp. 293--304, Aug. 2000.</w:t>
      </w:r>
      <w:bookmarkEnd w:id="185"/>
    </w:p>
    <w:p w14:paraId="60CE99E5"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6"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86"/>
    </w:p>
    <w:p w14:paraId="70F2C25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87"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IEEE Trans. Geosci. Remote Sens.</w:t>
      </w:r>
      <w:r>
        <w:rPr>
          <w:rFonts w:cs="Times New Roman"/>
          <w:color w:val="000000"/>
          <w:kern w:val="0"/>
          <w:sz w:val="18"/>
          <w:szCs w:val="18"/>
        </w:rPr>
        <w:t>, vol. 53, no. 4, pp. 2225--2240, Apr. 2015.</w:t>
      </w:r>
      <w:bookmarkEnd w:id="187"/>
    </w:p>
    <w:p w14:paraId="2C16E092" w14:textId="77777777" w:rsidR="0071366A" w:rsidRDefault="0071366A">
      <w:pPr>
        <w:widowControl/>
        <w:shd w:val="clear" w:color="auto" w:fill="FFFFFF"/>
        <w:wordWrap/>
        <w:spacing w:line="285" w:lineRule="atLeast"/>
        <w:ind w:firstLineChars="0" w:firstLine="420"/>
        <w:jc w:val="left"/>
        <w:rPr>
          <w:rFonts w:ascii="Consolas" w:hAnsi="Consolas" w:cs="宋体"/>
          <w:color w:val="000000"/>
          <w:kern w:val="0"/>
          <w:szCs w:val="21"/>
        </w:rPr>
      </w:pPr>
    </w:p>
    <w:p w14:paraId="04B20DD8" w14:textId="77777777" w:rsidR="0071366A" w:rsidRDefault="00000000">
      <w:pPr>
        <w:ind w:firstLineChars="0" w:firstLine="0"/>
        <w:rPr>
          <w:sz w:val="18"/>
        </w:rPr>
      </w:pPr>
      <w:r>
        <w:rPr>
          <w:sz w:val="18"/>
        </w:rPr>
        <w:br w:type="page"/>
      </w:r>
    </w:p>
    <w:p w14:paraId="3DC9D1EA" w14:textId="77777777" w:rsidR="0071366A" w:rsidRDefault="00000000">
      <w:pPr>
        <w:pStyle w:val="1"/>
        <w:spacing w:before="156" w:after="156"/>
        <w:jc w:val="center"/>
      </w:pPr>
      <w:bookmarkStart w:id="188" w:name="_Toc103082037"/>
      <w:bookmarkStart w:id="189" w:name="_Toc38988563"/>
      <w:bookmarkStart w:id="190" w:name="_Toc132982451"/>
      <w:r>
        <w:rPr>
          <w:rFonts w:hint="eastAsia"/>
        </w:rPr>
        <w:lastRenderedPageBreak/>
        <w:t>致谢</w:t>
      </w:r>
      <w:bookmarkEnd w:id="188"/>
      <w:bookmarkEnd w:id="189"/>
      <w:bookmarkEnd w:id="190"/>
    </w:p>
    <w:p w14:paraId="0286CB90" w14:textId="77777777" w:rsidR="0071366A" w:rsidRDefault="00000000">
      <w:pPr>
        <w:ind w:firstLine="420"/>
        <w:rPr>
          <w:rFonts w:ascii="楷体" w:eastAsia="楷体" w:hAnsi="楷体"/>
        </w:rPr>
      </w:pPr>
      <w:r>
        <w:rPr>
          <w:rFonts w:ascii="楷体" w:eastAsia="楷体" w:hAnsi="楷体"/>
        </w:rPr>
        <w:t>在我本科毕业论文的写作过程中，受到了许多人的关心和帮助，在此我要向所有帮助过我的人表示由衷的感谢。</w:t>
      </w:r>
    </w:p>
    <w:p w14:paraId="083C06B8" w14:textId="39E11B89" w:rsidR="0071366A" w:rsidRDefault="00000000">
      <w:pPr>
        <w:ind w:firstLine="420"/>
        <w:rPr>
          <w:rFonts w:ascii="楷体" w:eastAsia="楷体" w:hAnsi="楷体"/>
        </w:rPr>
      </w:pPr>
      <w:r>
        <w:rPr>
          <w:rFonts w:ascii="楷体" w:eastAsia="楷体" w:hAnsi="楷体"/>
        </w:rPr>
        <w:t>首先，我要感谢</w:t>
      </w:r>
      <w:r>
        <w:rPr>
          <w:rFonts w:ascii="楷体" w:eastAsia="楷体" w:hAnsi="楷体" w:hint="eastAsia"/>
        </w:rPr>
        <w:t>张志超老师和</w:t>
      </w:r>
      <w:r>
        <w:rPr>
          <w:rFonts w:ascii="楷体" w:eastAsia="楷体" w:hAnsi="楷体"/>
        </w:rPr>
        <w:t>我的导师</w:t>
      </w:r>
      <w:r>
        <w:rPr>
          <w:rFonts w:ascii="楷体" w:eastAsia="楷体" w:hAnsi="楷体" w:hint="eastAsia"/>
        </w:rPr>
        <w:t>李顺杰</w:t>
      </w:r>
      <w:r>
        <w:rPr>
          <w:rFonts w:ascii="楷体" w:eastAsia="楷体" w:hAnsi="楷体"/>
        </w:rPr>
        <w:t>老师。在本论文的选题、研究过程中，老师</w:t>
      </w:r>
      <w:r>
        <w:rPr>
          <w:rFonts w:ascii="楷体" w:eastAsia="楷体" w:hAnsi="楷体" w:hint="eastAsia"/>
        </w:rPr>
        <w:t>们</w:t>
      </w:r>
      <w:r>
        <w:rPr>
          <w:rFonts w:ascii="楷体" w:eastAsia="楷体" w:hAnsi="楷体"/>
        </w:rPr>
        <w:t>给了我非常多的指导和建议，不断帮助我排除困难和障碍。我从老师那里学到了很多</w:t>
      </w:r>
      <w:r>
        <w:rPr>
          <w:rFonts w:ascii="楷体" w:eastAsia="楷体" w:hAnsi="楷体" w:hint="eastAsia"/>
        </w:rPr>
        <w:t>傅里叶变换和信号处理</w:t>
      </w:r>
      <w:r>
        <w:rPr>
          <w:rFonts w:ascii="楷体" w:eastAsia="楷体" w:hAnsi="楷体"/>
        </w:rPr>
        <w:t>专业知识和学术方法，受益匪浅。</w:t>
      </w:r>
      <w:r>
        <w:rPr>
          <w:rFonts w:ascii="楷体" w:eastAsia="楷体" w:hAnsi="楷体" w:hint="eastAsia"/>
        </w:rPr>
        <w:t>另外，我想感谢李金花老师，使我有机会接触到物理学的科研，开阔了我的眼界和训练了我的科研能力；我想感谢</w:t>
      </w:r>
      <w:commentRangeStart w:id="191"/>
      <w:r>
        <w:rPr>
          <w:rFonts w:ascii="楷体" w:eastAsia="楷体" w:hAnsi="楷体" w:hint="eastAsia"/>
        </w:rPr>
        <w:t>卢</w:t>
      </w:r>
      <w:r w:rsidR="00633661">
        <w:rPr>
          <w:rFonts w:ascii="楷体" w:eastAsia="楷体" w:hAnsi="楷体" w:hint="eastAsia"/>
        </w:rPr>
        <w:t>长</w:t>
      </w:r>
      <w:r>
        <w:rPr>
          <w:rFonts w:ascii="楷体" w:eastAsia="楷体" w:hAnsi="楷体" w:hint="eastAsia"/>
        </w:rPr>
        <w:t>娜</w:t>
      </w:r>
      <w:commentRangeEnd w:id="191"/>
      <w:r>
        <w:commentReference w:id="191"/>
      </w:r>
      <w:r>
        <w:rPr>
          <w:rFonts w:ascii="楷体" w:eastAsia="楷体" w:hAnsi="楷体" w:hint="eastAsia"/>
        </w:rPr>
        <w:t>老师和来鹏老师，他们指导了我数学建模竞赛并取得了优异成绩；我想感谢黄学平老师、张玉清老师分别在实变函数和分布式系统Hadoop课程上对我</w:t>
      </w:r>
      <w:r w:rsidR="00633661">
        <w:rPr>
          <w:rFonts w:ascii="楷体" w:eastAsia="楷体" w:hAnsi="楷体" w:hint="eastAsia"/>
        </w:rPr>
        <w:t>的</w:t>
      </w:r>
      <w:r>
        <w:rPr>
          <w:rFonts w:ascii="楷体" w:eastAsia="楷体" w:hAnsi="楷体" w:hint="eastAsia"/>
        </w:rPr>
        <w:t>指导</w:t>
      </w:r>
      <w:commentRangeStart w:id="192"/>
      <w:commentRangeEnd w:id="192"/>
      <w:r>
        <w:commentReference w:id="192"/>
      </w:r>
      <w:r>
        <w:rPr>
          <w:rFonts w:ascii="楷体" w:eastAsia="楷体" w:hAnsi="楷体" w:hint="eastAsia"/>
        </w:rPr>
        <w:t>；我想感谢我的辅导员邵福生老师和心理辅导武凯老师在生活上给我的鼓励。老师们都分享了许多生活知识和留学经验，他们的帮助和鼓励对我意义重大，并对我的未来规划和学术生涯产生了深远的影响。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000000">
      <w:pPr>
        <w:ind w:firstLine="420"/>
        <w:rPr>
          <w:rFonts w:ascii="楷体" w:eastAsia="楷体" w:hAnsi="楷体"/>
        </w:rPr>
      </w:pPr>
      <w:r>
        <w:rPr>
          <w:rFonts w:ascii="楷体" w:eastAsia="楷体" w:hAnsi="楷体"/>
        </w:rPr>
        <w:t>同时，我也要感谢</w:t>
      </w:r>
      <w:r>
        <w:rPr>
          <w:rFonts w:ascii="楷体" w:eastAsia="楷体" w:hAnsi="楷体" w:hint="eastAsia"/>
        </w:rPr>
        <w:t>课题组</w:t>
      </w:r>
      <w:r>
        <w:rPr>
          <w:rFonts w:ascii="楷体" w:eastAsia="楷体" w:hAnsi="楷体"/>
        </w:rPr>
        <w:t>的各位同学</w:t>
      </w:r>
      <w:r>
        <w:rPr>
          <w:rFonts w:ascii="楷体" w:eastAsia="楷体" w:hAnsi="楷体" w:hint="eastAsia"/>
        </w:rPr>
        <w:t>：蒋贤、韩普宇、杜奕宁、陈正龙等等，和研究生学长学姐：吴安阳、</w:t>
      </w:r>
      <w:r>
        <w:rPr>
          <w:rFonts w:ascii="楷体" w:eastAsia="楷体" w:hAnsi="楷体"/>
        </w:rPr>
        <w:t>史晞雅</w:t>
      </w:r>
      <w:r>
        <w:rPr>
          <w:rFonts w:ascii="楷体" w:eastAsia="楷体" w:hAnsi="楷体" w:hint="eastAsia"/>
        </w:rPr>
        <w:t>、朱志超、张钰婉等等</w:t>
      </w:r>
      <w:r>
        <w:rPr>
          <w:rFonts w:ascii="楷体" w:eastAsia="楷体" w:hAnsi="楷体"/>
        </w:rPr>
        <w:t>，他们在我的实验和研究中给了我非常多的帮助和支持。</w:t>
      </w:r>
      <w:r>
        <w:rPr>
          <w:rFonts w:ascii="楷体" w:eastAsia="楷体" w:hAnsi="楷体" w:hint="eastAsia"/>
        </w:rPr>
        <w:t>课题组的</w:t>
      </w:r>
      <w:r>
        <w:rPr>
          <w:rFonts w:ascii="楷体" w:eastAsia="楷体" w:hAnsi="楷体"/>
        </w:rPr>
        <w:t>学习和研究氛围让我深刻体会到了科研工作的快乐和乐趣。我还要感谢我的家人和朋友</w:t>
      </w:r>
      <w:r>
        <w:rPr>
          <w:rFonts w:ascii="楷体" w:eastAsia="楷体" w:hAnsi="楷体" w:hint="eastAsia"/>
        </w:rPr>
        <w:t>们</w:t>
      </w:r>
      <w:r>
        <w:rPr>
          <w:rFonts w:ascii="楷体" w:eastAsia="楷体" w:hAnsi="楷体"/>
        </w:rPr>
        <w:t>，他们在我学习和生活中一直给我鼓励和支持，让我在前行的路上一直充满信心和勇气。</w:t>
      </w:r>
    </w:p>
    <w:p w14:paraId="58588E74" w14:textId="77777777" w:rsidR="0071366A" w:rsidRDefault="00000000">
      <w:pPr>
        <w:ind w:firstLine="420"/>
        <w:rPr>
          <w:rFonts w:ascii="楷体" w:eastAsia="楷体" w:hAnsi="楷体"/>
        </w:rPr>
      </w:pPr>
      <w:r>
        <w:rPr>
          <w:rFonts w:ascii="楷体" w:eastAsia="楷体" w:hAnsi="楷体"/>
        </w:rPr>
        <w:t>最后，我还要感谢</w:t>
      </w:r>
      <w:r>
        <w:rPr>
          <w:rFonts w:ascii="楷体" w:eastAsia="楷体" w:hAnsi="楷体" w:hint="eastAsia"/>
        </w:rPr>
        <w:t>南京信息工程大学，</w:t>
      </w:r>
      <w:r>
        <w:rPr>
          <w:rFonts w:ascii="楷体" w:eastAsia="楷体" w:hAnsi="楷体"/>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000000">
      <w:pPr>
        <w:ind w:firstLine="420"/>
        <w:rPr>
          <w:rFonts w:ascii="楷体" w:eastAsia="楷体" w:hAnsi="楷体"/>
        </w:rPr>
      </w:pPr>
      <w:r>
        <w:rPr>
          <w:rFonts w:ascii="楷体" w:eastAsia="楷体" w:hAnsi="楷体"/>
        </w:rPr>
        <w:t>在这里，我再次感谢所有支持和帮助过我的人，你们的帮助让我有信心和勇气迎接未来的挑战。</w:t>
      </w:r>
    </w:p>
    <w:sectPr w:rsidR="0071366A">
      <w:headerReference w:type="default" r:id="rId594"/>
      <w:footerReference w:type="default" r:id="rId595"/>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ut sider、" w:date="2023-04-20T11:41:00Z" w:initials="">
    <w:p w14:paraId="4E3A4E3D" w14:textId="77777777" w:rsidR="0071366A" w:rsidRDefault="00000000">
      <w:pPr>
        <w:pStyle w:val="a4"/>
        <w:ind w:firstLine="420"/>
      </w:pPr>
      <w:r>
        <w:rPr>
          <w:rFonts w:hint="eastAsia"/>
        </w:rPr>
        <w:t>所有英文用</w:t>
      </w:r>
      <w:r>
        <w:rPr>
          <w:rFonts w:hint="eastAsia"/>
        </w:rPr>
        <w:t>time new roman</w:t>
      </w:r>
    </w:p>
  </w:comment>
  <w:comment w:id="1" w:author="Out sider、" w:date="2023-04-20T11:42:00Z" w:initials="">
    <w:p w14:paraId="56CA0FE0" w14:textId="77777777" w:rsidR="0071366A" w:rsidRDefault="00000000">
      <w:pPr>
        <w:pStyle w:val="a4"/>
        <w:ind w:firstLine="420"/>
      </w:pPr>
      <w:r>
        <w:rPr>
          <w:rFonts w:hint="eastAsia"/>
        </w:rPr>
        <w:t>李顺杰</w:t>
      </w:r>
      <w:r>
        <w:rPr>
          <w:rFonts w:hint="eastAsia"/>
        </w:rPr>
        <w:t xml:space="preserve"> </w:t>
      </w:r>
      <w:r>
        <w:rPr>
          <w:rFonts w:hint="eastAsia"/>
        </w:rPr>
        <w:t>副教授</w:t>
      </w:r>
    </w:p>
  </w:comment>
  <w:comment w:id="2" w:author="Out sider、" w:date="2023-04-20T11:42:00Z" w:initials="">
    <w:p w14:paraId="029B2C6A" w14:textId="77777777" w:rsidR="0071366A" w:rsidRDefault="00000000">
      <w:pPr>
        <w:pStyle w:val="a4"/>
        <w:ind w:firstLine="420"/>
      </w:pPr>
      <w:r>
        <w:rPr>
          <w:rFonts w:hint="eastAsia"/>
        </w:rPr>
        <w:t>你俩的时间不一样，明确一下</w:t>
      </w:r>
    </w:p>
  </w:comment>
  <w:comment w:id="3" w:author="盛周 强" w:date="2023-04-20T15:03:00Z" w:initials="盛强">
    <w:p w14:paraId="7DD08EA9" w14:textId="77777777" w:rsidR="00186E3C" w:rsidRDefault="00186E3C" w:rsidP="00C2412F">
      <w:pPr>
        <w:ind w:firstLine="420"/>
        <w:jc w:val="left"/>
      </w:pPr>
      <w:r>
        <w:rPr>
          <w:rStyle w:val="aff"/>
        </w:rPr>
        <w:annotationRef/>
      </w:r>
      <w:r>
        <w:rPr>
          <w:rFonts w:hint="eastAsia"/>
        </w:rPr>
        <w:t>这不是什么时候写好就写什么时候吗？</w:t>
      </w:r>
    </w:p>
  </w:comment>
  <w:comment w:id="4" w:author="Out sider、" w:date="2023-04-20T11:43:00Z" w:initials="">
    <w:p w14:paraId="76393847" w14:textId="0838C3A9" w:rsidR="0071366A" w:rsidRDefault="00000000">
      <w:pPr>
        <w:pStyle w:val="a4"/>
        <w:ind w:firstLine="420"/>
      </w:pPr>
      <w:r>
        <w:rPr>
          <w:rFonts w:hint="eastAsia"/>
        </w:rPr>
        <w:t>1.</w:t>
      </w:r>
      <w:r>
        <w:rPr>
          <w:rFonts w:hint="eastAsia"/>
        </w:rPr>
        <w:t>摘要没加进目录</w:t>
      </w:r>
      <w:r>
        <w:rPr>
          <w:rFonts w:hint="eastAsia"/>
        </w:rPr>
        <w:t>2. 2.2</w:t>
      </w:r>
      <w:r>
        <w:rPr>
          <w:rFonts w:hint="eastAsia"/>
        </w:rPr>
        <w:t>有问题</w:t>
      </w:r>
      <w:r>
        <w:rPr>
          <w:rFonts w:hint="eastAsia"/>
        </w:rPr>
        <w:t xml:space="preserve"> 3.2.1</w:t>
      </w:r>
      <w:r>
        <w:rPr>
          <w:rFonts w:hint="eastAsia"/>
        </w:rPr>
        <w:t>可直接写成</w:t>
      </w:r>
      <w:r>
        <w:rPr>
          <w:rFonts w:hint="eastAsia"/>
        </w:rPr>
        <w:t>LCT</w:t>
      </w:r>
    </w:p>
  </w:comment>
  <w:comment w:id="5" w:author="盛周 强" w:date="2023-04-20T15:02:00Z" w:initials="盛强">
    <w:p w14:paraId="6284F2E1" w14:textId="77777777" w:rsidR="00186E3C" w:rsidRDefault="00186E3C" w:rsidP="006A3820">
      <w:pPr>
        <w:ind w:firstLine="420"/>
        <w:jc w:val="left"/>
      </w:pPr>
      <w:r>
        <w:rPr>
          <w:rStyle w:val="aff"/>
        </w:rPr>
        <w:annotationRef/>
      </w:r>
      <w:r>
        <w:rPr>
          <w:rFonts w:hint="eastAsia"/>
        </w:rPr>
        <w:t>摘要没有先例，看标准格式也</w:t>
      </w:r>
    </w:p>
    <w:p w14:paraId="6D977F22" w14:textId="77777777" w:rsidR="00186E3C" w:rsidRDefault="00186E3C" w:rsidP="006A3820">
      <w:pPr>
        <w:ind w:firstLine="420"/>
        <w:jc w:val="left"/>
      </w:pPr>
      <w:r>
        <w:rPr>
          <w:rFonts w:hint="eastAsia"/>
        </w:rPr>
        <w:t>都没有</w:t>
      </w:r>
    </w:p>
  </w:comment>
  <w:comment w:id="6" w:author="盛周 强" w:date="2023-04-20T15:04:00Z" w:initials="盛强">
    <w:p w14:paraId="3F02B7FC" w14:textId="77777777" w:rsidR="000D5B6E" w:rsidRDefault="00186E3C" w:rsidP="00302C51">
      <w:pPr>
        <w:ind w:firstLine="420"/>
        <w:jc w:val="left"/>
      </w:pPr>
      <w:r>
        <w:rPr>
          <w:rStyle w:val="aff"/>
        </w:rPr>
        <w:annotationRef/>
      </w:r>
      <w:r w:rsidR="000D5B6E">
        <w:rPr>
          <w:rFonts w:hint="eastAsia"/>
        </w:rPr>
        <w:t>2.2</w:t>
      </w:r>
      <w:r w:rsidR="000D5B6E">
        <w:rPr>
          <w:rFonts w:hint="eastAsia"/>
        </w:rPr>
        <w:t>是什么问题？</w:t>
      </w:r>
      <w:r w:rsidR="000D5B6E">
        <w:rPr>
          <w:rFonts w:hint="eastAsia"/>
        </w:rPr>
        <w:t>2.1</w:t>
      </w:r>
      <w:r w:rsidR="000D5B6E">
        <w:rPr>
          <w:rFonts w:hint="eastAsia"/>
        </w:rPr>
        <w:t>已修改</w:t>
      </w:r>
    </w:p>
  </w:comment>
  <w:comment w:id="12" w:author="Out sider、" w:date="2023-04-20T11:44:00Z" w:initials="">
    <w:p w14:paraId="72C64873" w14:textId="39F5AE08" w:rsidR="0071366A" w:rsidRDefault="00000000">
      <w:pPr>
        <w:pStyle w:val="a4"/>
        <w:ind w:firstLine="420"/>
      </w:pPr>
      <w:r>
        <w:rPr>
          <w:rFonts w:hint="eastAsia"/>
        </w:rPr>
        <w:t>毕业论文不用写这个</w:t>
      </w:r>
    </w:p>
  </w:comment>
  <w:comment w:id="13" w:author="盛周 强" w:date="2023-04-20T14:55:00Z" w:initials="盛强">
    <w:p w14:paraId="6DCA63D5" w14:textId="77777777" w:rsidR="00482FF7" w:rsidRDefault="00482FF7" w:rsidP="00AA5A64">
      <w:pPr>
        <w:ind w:firstLine="420"/>
        <w:jc w:val="left"/>
      </w:pPr>
      <w:r>
        <w:rPr>
          <w:rStyle w:val="aff"/>
        </w:rPr>
        <w:annotationRef/>
      </w:r>
      <w:r>
        <w:rPr>
          <w:rFonts w:hint="eastAsia"/>
        </w:rPr>
        <w:t>我看毕业要求格式是需要的</w:t>
      </w:r>
    </w:p>
    <w:p w14:paraId="535C0AE6" w14:textId="77777777" w:rsidR="00482FF7" w:rsidRDefault="00482FF7" w:rsidP="00AA5A64">
      <w:pPr>
        <w:ind w:firstLine="420"/>
        <w:jc w:val="left"/>
      </w:pPr>
    </w:p>
  </w:comment>
  <w:comment w:id="24" w:author="Out sider、" w:date="2023-04-20T11:46:00Z" w:initials="">
    <w:p w14:paraId="7F866BC3" w14:textId="77777777" w:rsidR="0071366A" w:rsidRDefault="00000000">
      <w:pPr>
        <w:pStyle w:val="a4"/>
        <w:ind w:firstLine="420"/>
      </w:pPr>
      <w:r>
        <w:rPr>
          <w:rFonts w:hint="eastAsia"/>
        </w:rPr>
        <w:t>瞬时互相关函数型</w:t>
      </w:r>
      <w:r>
        <w:rPr>
          <w:rFonts w:hint="eastAsia"/>
        </w:rPr>
        <w:t>Wigner</w:t>
      </w:r>
      <w:r>
        <w:rPr>
          <w:rFonts w:hint="eastAsia"/>
        </w:rPr>
        <w:t>分布</w:t>
      </w:r>
      <w:r>
        <w:rPr>
          <w:rFonts w:hint="eastAsia"/>
        </w:rPr>
        <w:t>(I</w:t>
      </w:r>
      <w:r>
        <w:t>nstantaneous Cross-correlation Function type of Wigner Distribution</w:t>
      </w:r>
      <w:r>
        <w:rPr>
          <w:rFonts w:hint="eastAsia"/>
        </w:rPr>
        <w:t>, ICFWD)</w:t>
      </w:r>
    </w:p>
  </w:comment>
  <w:comment w:id="25" w:author="Out sider、" w:date="2023-04-20T11:45:00Z" w:initials="">
    <w:p w14:paraId="3B4A5124" w14:textId="77777777" w:rsidR="0071366A" w:rsidRDefault="00000000">
      <w:pPr>
        <w:pStyle w:val="a4"/>
        <w:ind w:firstLine="420"/>
      </w:pPr>
      <w:r>
        <w:rPr>
          <w:rFonts w:hint="eastAsia"/>
        </w:rPr>
        <w:t>零均值加性高斯白噪声？</w:t>
      </w:r>
    </w:p>
  </w:comment>
  <w:comment w:id="26" w:author="Out sider、" w:date="2023-04-20T11:47:00Z" w:initials="">
    <w:p w14:paraId="11A50EC9" w14:textId="77777777" w:rsidR="0071366A" w:rsidRDefault="00000000">
      <w:pPr>
        <w:pStyle w:val="a4"/>
        <w:ind w:firstLineChars="0" w:firstLine="0"/>
      </w:pPr>
      <w:r>
        <w:rPr>
          <w:rFonts w:hint="eastAsia"/>
        </w:rPr>
        <w:t>闭形式的瞬时互相关函数型</w:t>
      </w:r>
      <w:r>
        <w:rPr>
          <w:rFonts w:hint="eastAsia"/>
        </w:rPr>
        <w:t>Wigner</w:t>
      </w:r>
      <w:r>
        <w:rPr>
          <w:rFonts w:hint="eastAsia"/>
        </w:rPr>
        <w:t>分布</w:t>
      </w:r>
      <w:r>
        <w:rPr>
          <w:rFonts w:hint="eastAsia"/>
        </w:rPr>
        <w:t>(</w:t>
      </w:r>
      <w:r>
        <w:rPr>
          <w:rFonts w:hint="eastAsia"/>
        </w:rPr>
        <w:t>英文全称，英文简称</w:t>
      </w:r>
      <w:r>
        <w:rPr>
          <w:rFonts w:hint="eastAsia"/>
        </w:rPr>
        <w:t>)</w:t>
      </w:r>
      <w:r>
        <w:rPr>
          <w:rFonts w:hint="eastAsia"/>
        </w:rPr>
        <w:t>下同</w:t>
      </w:r>
    </w:p>
    <w:p w14:paraId="0763377C" w14:textId="77777777" w:rsidR="0071366A" w:rsidRDefault="0071366A">
      <w:pPr>
        <w:pStyle w:val="a4"/>
        <w:ind w:firstLine="420"/>
      </w:pPr>
    </w:p>
  </w:comment>
  <w:comment w:id="27" w:author="Out sider、" w:date="2023-04-20T11:48:00Z" w:initials="">
    <w:p w14:paraId="2CBA2D56" w14:textId="77777777" w:rsidR="0071366A" w:rsidRDefault="00000000">
      <w:pPr>
        <w:pStyle w:val="a4"/>
        <w:ind w:firstLine="420"/>
      </w:pPr>
      <w:r>
        <w:rPr>
          <w:rFonts w:hint="eastAsia"/>
        </w:rPr>
        <w:t>缺少“数值仿真实验验证丽芬分析的正确性”这段内容的描述</w:t>
      </w:r>
    </w:p>
  </w:comment>
  <w:comment w:id="28" w:author="盛周 强" w:date="2023-04-20T15:53:00Z" w:initials="盛强">
    <w:p w14:paraId="4F9811A3" w14:textId="77777777" w:rsidR="00B84498" w:rsidRDefault="00B84498" w:rsidP="00CD18D7">
      <w:pPr>
        <w:ind w:firstLine="420"/>
        <w:jc w:val="left"/>
      </w:pPr>
      <w:r>
        <w:rPr>
          <w:rStyle w:val="aff"/>
        </w:rPr>
        <w:annotationRef/>
      </w:r>
      <w:r>
        <w:rPr>
          <w:rFonts w:hint="eastAsia"/>
        </w:rPr>
        <w:t>丽芬分析是什么？</w:t>
      </w:r>
    </w:p>
  </w:comment>
  <w:comment w:id="29" w:author="盛周 强" w:date="2023-04-21T15:19:00Z" w:initials="盛强">
    <w:p w14:paraId="53954E89" w14:textId="77777777" w:rsidR="00623D89" w:rsidRDefault="00623D89" w:rsidP="00047FD8">
      <w:pPr>
        <w:ind w:firstLine="420"/>
        <w:jc w:val="left"/>
      </w:pPr>
      <w:r>
        <w:rPr>
          <w:rStyle w:val="aff"/>
        </w:rPr>
        <w:annotationRef/>
      </w:r>
      <w:r>
        <w:rPr>
          <w:rFonts w:hint="eastAsia"/>
          <w:color w:val="000000"/>
        </w:rPr>
        <w:t>理论分析</w:t>
      </w:r>
    </w:p>
    <w:p w14:paraId="61D5D2B6" w14:textId="77777777" w:rsidR="00623D89" w:rsidRDefault="00623D89" w:rsidP="00047FD8">
      <w:pPr>
        <w:ind w:firstLine="420"/>
        <w:jc w:val="left"/>
      </w:pPr>
    </w:p>
  </w:comment>
  <w:comment w:id="30" w:author="Out sider、" w:date="2023-04-20T11:49:00Z" w:initials="">
    <w:p w14:paraId="4010044B" w14:textId="7AD346CD" w:rsidR="0071366A" w:rsidRDefault="00000000">
      <w:pPr>
        <w:pStyle w:val="a4"/>
        <w:ind w:firstLine="420"/>
      </w:pPr>
      <w:r>
        <w:rPr>
          <w:rFonts w:hint="eastAsia"/>
        </w:rPr>
        <w:t>用的不等式模型关键词里面没有，线性正则变换那么重要也没有，检测线性调频信号，线性调频信号也没有</w:t>
      </w:r>
    </w:p>
  </w:comment>
  <w:comment w:id="50" w:author="Out sider、" w:date="2023-04-20T11:50:00Z" w:initials="">
    <w:p w14:paraId="24423A46" w14:textId="77777777" w:rsidR="0071366A" w:rsidRDefault="00000000">
      <w:pPr>
        <w:pStyle w:val="a4"/>
        <w:ind w:firstLine="420"/>
      </w:pPr>
      <w:r>
        <w:rPr>
          <w:rFonts w:hint="eastAsia"/>
        </w:rPr>
        <w:t>三线表第一三条线</w:t>
      </w:r>
      <w:r>
        <w:rPr>
          <w:rFonts w:hint="eastAsia"/>
        </w:rPr>
        <w:t>1.5</w:t>
      </w:r>
      <w:r>
        <w:rPr>
          <w:rFonts w:hint="eastAsia"/>
        </w:rPr>
        <w:t>磅，中间的线</w:t>
      </w:r>
      <w:r>
        <w:rPr>
          <w:rFonts w:hint="eastAsia"/>
        </w:rPr>
        <w:t>1</w:t>
      </w:r>
      <w:r>
        <w:rPr>
          <w:rFonts w:hint="eastAsia"/>
        </w:rPr>
        <w:t>磅</w:t>
      </w:r>
    </w:p>
    <w:p w14:paraId="2DD478E8" w14:textId="77777777" w:rsidR="0071366A" w:rsidRDefault="0071366A">
      <w:pPr>
        <w:pStyle w:val="a4"/>
        <w:ind w:firstLine="420"/>
      </w:pPr>
    </w:p>
  </w:comment>
  <w:comment w:id="65" w:author="Out sider、" w:date="2023-04-20T11:51:00Z" w:initials="">
    <w:p w14:paraId="282C7606" w14:textId="77777777" w:rsidR="0071366A" w:rsidRDefault="00000000">
      <w:pPr>
        <w:pStyle w:val="a4"/>
        <w:ind w:firstLine="420"/>
      </w:pPr>
      <w:r>
        <w:rPr>
          <w:rFonts w:hint="eastAsia"/>
        </w:rPr>
        <w:t>菲涅尔变换，洛伦兹变换</w:t>
      </w:r>
    </w:p>
  </w:comment>
  <w:comment w:id="66" w:author="Out sider、" w:date="2023-04-20T11:51:00Z" w:initials="">
    <w:p w14:paraId="144C2E85" w14:textId="77777777" w:rsidR="0071366A" w:rsidRDefault="00000000">
      <w:pPr>
        <w:pStyle w:val="a4"/>
        <w:ind w:firstLine="420"/>
      </w:pPr>
      <w:r>
        <w:rPr>
          <w:rFonts w:hint="eastAsia"/>
        </w:rPr>
        <w:t>是想说</w:t>
      </w:r>
      <w:r>
        <w:rPr>
          <w:rFonts w:hint="eastAsia"/>
        </w:rPr>
        <w:t>Li Wigner</w:t>
      </w:r>
      <w:r>
        <w:rPr>
          <w:rFonts w:hint="eastAsia"/>
        </w:rPr>
        <w:t>分布吧？</w:t>
      </w:r>
    </w:p>
  </w:comment>
  <w:comment w:id="70" w:author="Out sider、" w:date="2023-04-20T11:53:00Z" w:initials="">
    <w:p w14:paraId="37C24AF1" w14:textId="77777777" w:rsidR="0071366A" w:rsidRDefault="00000000">
      <w:pPr>
        <w:pStyle w:val="a4"/>
        <w:ind w:firstLine="420"/>
      </w:pPr>
      <w:r>
        <w:rPr>
          <w:rFonts w:hint="eastAsia"/>
        </w:rPr>
        <w:t>此处对于上述研究者的表述可以为：</w:t>
      </w:r>
      <w:r>
        <w:rPr>
          <w:rFonts w:hint="eastAsia"/>
        </w:rPr>
        <w:t>1.</w:t>
      </w:r>
      <w:r>
        <w:rPr>
          <w:rFonts w:hint="eastAsia"/>
        </w:rPr>
        <w:t>台湾大学贝苏章</w:t>
      </w:r>
      <w:r>
        <w:rPr>
          <w:rFonts w:hint="eastAsia"/>
        </w:rPr>
        <w:t>2.</w:t>
      </w:r>
      <w:r>
        <w:rPr>
          <w:rFonts w:hint="eastAsia"/>
        </w:rPr>
        <w:t>北京理工大学李炳照课题组。</w:t>
      </w:r>
      <w:r>
        <w:rPr>
          <w:rFonts w:hint="eastAsia"/>
        </w:rPr>
        <w:t>3.</w:t>
      </w:r>
      <w:r>
        <w:rPr>
          <w:rFonts w:hint="eastAsia"/>
        </w:rPr>
        <w:t>南京信息工程大学张志超</w:t>
      </w:r>
      <w:r>
        <w:rPr>
          <w:rFonts w:hint="eastAsia"/>
        </w:rPr>
        <w:t>/</w:t>
      </w:r>
      <w:r>
        <w:rPr>
          <w:rFonts w:hint="eastAsia"/>
        </w:rPr>
        <w:t>南京信息工程大学张志超课题组。仅供参考</w:t>
      </w:r>
    </w:p>
    <w:p w14:paraId="507124FE" w14:textId="77777777" w:rsidR="0071366A" w:rsidRDefault="0071366A">
      <w:pPr>
        <w:pStyle w:val="a4"/>
        <w:ind w:firstLine="420"/>
      </w:pPr>
    </w:p>
  </w:comment>
  <w:comment w:id="78" w:author="Out sider、" w:date="2023-04-20T11:53:00Z" w:initials="">
    <w:p w14:paraId="28E30A15" w14:textId="77777777" w:rsidR="0071366A" w:rsidRDefault="00000000">
      <w:pPr>
        <w:pStyle w:val="a4"/>
        <w:ind w:firstLine="420"/>
      </w:pPr>
      <w:r>
        <w:rPr>
          <w:rFonts w:hint="eastAsia"/>
        </w:rPr>
        <w:t>退化为</w:t>
      </w:r>
    </w:p>
  </w:comment>
  <w:comment w:id="95" w:author="Out sider、" w:date="2023-04-20T11:55:00Z" w:initials="">
    <w:p w14:paraId="223306C0" w14:textId="77777777" w:rsidR="0071366A" w:rsidRDefault="00000000">
      <w:pPr>
        <w:pStyle w:val="a4"/>
        <w:ind w:firstLine="420"/>
      </w:pPr>
      <w:r>
        <w:rPr>
          <w:rFonts w:hint="eastAsia"/>
        </w:rPr>
        <w:t>其中，然后，类似对上文继续描述的内容不应空两格</w:t>
      </w:r>
    </w:p>
  </w:comment>
  <w:comment w:id="113" w:author="Out sider、" w:date="2023-04-20T11:56:00Z" w:initials="">
    <w:p w14:paraId="27792893" w14:textId="77777777" w:rsidR="0071366A" w:rsidRDefault="00000000">
      <w:pPr>
        <w:pStyle w:val="a4"/>
        <w:ind w:firstLine="420"/>
      </w:pPr>
      <w:r>
        <w:rPr>
          <w:rFonts w:hint="eastAsia"/>
        </w:rPr>
        <w:t>居中，英文用新罗马，表头字体与表格中字体大小一致</w:t>
      </w:r>
    </w:p>
  </w:comment>
  <w:comment w:id="115" w:author="Out sider、" w:date="2023-04-20T11:57:00Z" w:initials="">
    <w:p w14:paraId="13A06029" w14:textId="77777777" w:rsidR="0071366A" w:rsidRDefault="00000000">
      <w:pPr>
        <w:pStyle w:val="a4"/>
        <w:ind w:firstLine="420"/>
      </w:pPr>
      <w:r>
        <w:rPr>
          <w:rFonts w:hint="eastAsia"/>
        </w:rPr>
        <w:t>为啥要空一行</w:t>
      </w:r>
    </w:p>
  </w:comment>
  <w:comment w:id="116" w:author="盛周 强" w:date="2023-04-20T16:14:00Z" w:initials="盛强">
    <w:p w14:paraId="3A499E50" w14:textId="77777777" w:rsidR="000C5CEC" w:rsidRDefault="000C5CEC" w:rsidP="009A066B">
      <w:pPr>
        <w:ind w:firstLine="420"/>
        <w:jc w:val="left"/>
      </w:pPr>
      <w:r>
        <w:rPr>
          <w:rStyle w:val="aff"/>
        </w:rPr>
        <w:annotationRef/>
      </w:r>
      <w:r>
        <w:rPr>
          <w:rFonts w:hint="eastAsia"/>
        </w:rPr>
        <w:t>和上面的图注保持距离，以免与正文内容混淆</w:t>
      </w:r>
    </w:p>
  </w:comment>
  <w:comment w:id="117" w:author="Out sider、" w:date="2023-04-20T11:57:00Z" w:initials="">
    <w:p w14:paraId="4BB6279B" w14:textId="4E851341" w:rsidR="0071366A" w:rsidRDefault="00000000">
      <w:pPr>
        <w:pStyle w:val="a4"/>
        <w:ind w:firstLine="420"/>
      </w:pPr>
      <w:r>
        <w:rPr>
          <w:rFonts w:hint="eastAsia"/>
        </w:rPr>
        <w:t>一律英文括号</w:t>
      </w:r>
    </w:p>
  </w:comment>
  <w:comment w:id="118" w:author="Out sider、" w:date="2023-04-20T11:58:00Z" w:initials="">
    <w:p w14:paraId="11943DB0" w14:textId="77777777" w:rsidR="0071366A" w:rsidRDefault="00000000">
      <w:pPr>
        <w:pStyle w:val="a4"/>
        <w:ind w:firstLine="420"/>
      </w:pPr>
      <w:r>
        <w:rPr>
          <w:rFonts w:hint="eastAsia"/>
        </w:rPr>
        <w:t>用公式打</w:t>
      </w:r>
      <w:r>
        <w:rPr>
          <w:rFonts w:hint="eastAsia"/>
        </w:rPr>
        <w:t>k</w:t>
      </w:r>
    </w:p>
  </w:comment>
  <w:comment w:id="119" w:author="Out sider、" w:date="2023-04-20T11:58:00Z" w:initials="">
    <w:p w14:paraId="2CD50A5D" w14:textId="77777777" w:rsidR="0071366A" w:rsidRDefault="00000000">
      <w:pPr>
        <w:pStyle w:val="a4"/>
        <w:ind w:firstLine="420"/>
      </w:pPr>
      <w:r>
        <w:rPr>
          <w:rFonts w:hint="eastAsia"/>
        </w:rPr>
        <w:t>问题同上</w:t>
      </w:r>
    </w:p>
  </w:comment>
  <w:comment w:id="120" w:author="Out sider、" w:date="2023-04-20T11:58:00Z" w:initials="">
    <w:p w14:paraId="706F2067" w14:textId="77777777" w:rsidR="0071366A" w:rsidRDefault="00000000">
      <w:pPr>
        <w:pStyle w:val="a4"/>
        <w:ind w:firstLine="420"/>
      </w:pPr>
      <w:r>
        <w:rPr>
          <w:rFonts w:hint="eastAsia"/>
        </w:rPr>
        <w:t>问题同上</w:t>
      </w:r>
    </w:p>
  </w:comment>
  <w:comment w:id="124" w:author="Out sider、" w:date="2023-04-20T11:59:00Z" w:initials="">
    <w:p w14:paraId="2A460D0C" w14:textId="77777777" w:rsidR="0071366A" w:rsidRDefault="00000000">
      <w:pPr>
        <w:pStyle w:val="a4"/>
        <w:ind w:firstLine="420"/>
      </w:pPr>
      <w:r>
        <w:rPr>
          <w:rFonts w:hint="eastAsia"/>
        </w:rPr>
        <w:t>结论太少</w:t>
      </w:r>
    </w:p>
  </w:comment>
  <w:comment w:id="127" w:author="Out sider、" w:date="2023-04-20T11:59:00Z" w:initials="">
    <w:p w14:paraId="34346DD2" w14:textId="77777777" w:rsidR="0071366A" w:rsidRDefault="00000000">
      <w:pPr>
        <w:pStyle w:val="a4"/>
        <w:ind w:firstLine="420"/>
      </w:pPr>
      <w:r>
        <w:rPr>
          <w:rFonts w:hint="eastAsia"/>
        </w:rPr>
        <w:t>毕业论文不用附录，证明紧接着文中给出的定义就可以</w:t>
      </w:r>
    </w:p>
  </w:comment>
  <w:comment w:id="128" w:author="盛周 强" w:date="2023-04-20T16:02:00Z" w:initials="盛强">
    <w:p w14:paraId="136537A3" w14:textId="77777777" w:rsidR="00A15FE5" w:rsidRDefault="00A15FE5" w:rsidP="00804725">
      <w:pPr>
        <w:ind w:firstLine="420"/>
        <w:jc w:val="left"/>
      </w:pPr>
      <w:r>
        <w:rPr>
          <w:rStyle w:val="aff"/>
        </w:rPr>
        <w:annotationRef/>
      </w:r>
      <w:r>
        <w:rPr>
          <w:rFonts w:hint="eastAsia"/>
        </w:rPr>
        <w:t>不想改了</w:t>
      </w:r>
    </w:p>
  </w:comment>
  <w:comment w:id="148" w:author="Out sider、" w:date="2023-04-20T11:59:00Z" w:initials="">
    <w:p w14:paraId="5A5045EE" w14:textId="140D6CD7" w:rsidR="0071366A" w:rsidRDefault="00000000">
      <w:pPr>
        <w:pStyle w:val="a4"/>
        <w:ind w:firstLine="420"/>
      </w:pPr>
      <w:r>
        <w:rPr>
          <w:rFonts w:hint="eastAsia"/>
        </w:rPr>
        <w:t>[1]</w:t>
      </w:r>
      <w:r>
        <w:rPr>
          <w:rFonts w:hint="eastAsia"/>
        </w:rPr>
        <w:t>后面没有“</w:t>
      </w:r>
      <w:r>
        <w:rPr>
          <w:rFonts w:hint="eastAsia"/>
        </w:rPr>
        <w:t>.</w:t>
      </w:r>
      <w:r>
        <w:rPr>
          <w:rFonts w:hint="eastAsia"/>
        </w:rPr>
        <w:t>”</w:t>
      </w:r>
    </w:p>
  </w:comment>
  <w:comment w:id="191" w:author="Out sider、" w:date="2023-04-20T12:00:00Z" w:initials="">
    <w:p w14:paraId="288217EB" w14:textId="77777777" w:rsidR="0071366A" w:rsidRDefault="00000000">
      <w:pPr>
        <w:pStyle w:val="a4"/>
        <w:ind w:firstLineChars="0" w:firstLine="0"/>
      </w:pPr>
      <w:r>
        <w:rPr>
          <w:rFonts w:hint="eastAsia"/>
        </w:rPr>
        <w:t>卢长娜</w:t>
      </w:r>
    </w:p>
  </w:comment>
  <w:comment w:id="192" w:author="Out sider、" w:date="2023-04-20T12:01:00Z" w:initials="">
    <w:p w14:paraId="01A62D74" w14:textId="77777777" w:rsidR="0071366A" w:rsidRDefault="00000000">
      <w:pPr>
        <w:pStyle w:val="a4"/>
        <w:ind w:firstLine="420"/>
      </w:pPr>
      <w:r>
        <w:rPr>
          <w:rFonts w:hint="eastAsia"/>
        </w:rPr>
        <w:t>感谢</w:t>
      </w:r>
      <w:r>
        <w:rPr>
          <w:rFonts w:hint="eastAsia"/>
        </w:rPr>
        <w:t>...</w:t>
      </w:r>
      <w:r>
        <w:rPr>
          <w:rFonts w:hint="eastAsia"/>
        </w:rPr>
        <w:t>指导颇多</w:t>
      </w:r>
      <w:r>
        <w:rPr>
          <w:rFonts w:hint="eastAsia"/>
        </w:rPr>
        <w:t xml:space="preserve"> </w:t>
      </w:r>
      <w:r>
        <w:rPr>
          <w:rFonts w:hint="eastAsia"/>
        </w:rPr>
        <w:t>是病句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A4E3D" w15:done="1"/>
  <w15:commentEx w15:paraId="56CA0FE0" w15:done="1"/>
  <w15:commentEx w15:paraId="029B2C6A" w15:done="1"/>
  <w15:commentEx w15:paraId="7DD08EA9" w15:paraIdParent="029B2C6A" w15:done="1"/>
  <w15:commentEx w15:paraId="76393847" w15:done="1"/>
  <w15:commentEx w15:paraId="6D977F22" w15:paraIdParent="76393847" w15:done="1"/>
  <w15:commentEx w15:paraId="3F02B7FC" w15:paraIdParent="76393847" w15:done="1"/>
  <w15:commentEx w15:paraId="72C64873" w15:done="1"/>
  <w15:commentEx w15:paraId="535C0AE6" w15:paraIdParent="72C64873" w15:done="1"/>
  <w15:commentEx w15:paraId="7F866BC3" w15:done="1"/>
  <w15:commentEx w15:paraId="3B4A5124" w15:done="1"/>
  <w15:commentEx w15:paraId="0763377C" w15:done="1"/>
  <w15:commentEx w15:paraId="2CBA2D56" w15:done="0"/>
  <w15:commentEx w15:paraId="4F9811A3" w15:paraIdParent="2CBA2D56" w15:done="0"/>
  <w15:commentEx w15:paraId="61D5D2B6" w15:paraIdParent="2CBA2D56" w15:done="0"/>
  <w15:commentEx w15:paraId="4010044B" w15:done="1"/>
  <w15:commentEx w15:paraId="2DD478E8" w15:done="1"/>
  <w15:commentEx w15:paraId="282C7606" w15:done="1"/>
  <w15:commentEx w15:paraId="144C2E85" w15:done="1"/>
  <w15:commentEx w15:paraId="507124FE" w15:done="1"/>
  <w15:commentEx w15:paraId="28E30A15" w15:done="1"/>
  <w15:commentEx w15:paraId="223306C0" w15:done="1"/>
  <w15:commentEx w15:paraId="27792893" w15:done="1"/>
  <w15:commentEx w15:paraId="13A06029" w15:done="1"/>
  <w15:commentEx w15:paraId="3A499E50" w15:paraIdParent="13A06029" w15:done="1"/>
  <w15:commentEx w15:paraId="4BB6279B" w15:done="1"/>
  <w15:commentEx w15:paraId="11943DB0" w15:done="1"/>
  <w15:commentEx w15:paraId="2CD50A5D" w15:done="1"/>
  <w15:commentEx w15:paraId="706F2067" w15:done="1"/>
  <w15:commentEx w15:paraId="2A460D0C" w15:done="0"/>
  <w15:commentEx w15:paraId="34346DD2" w15:done="0"/>
  <w15:commentEx w15:paraId="136537A3" w15:paraIdParent="34346DD2" w15:done="0"/>
  <w15:commentEx w15:paraId="5A5045EE" w15:done="1"/>
  <w15:commentEx w15:paraId="288217EB" w15:done="1"/>
  <w15:commentEx w15:paraId="01A62D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2DB" w16cex:dateUtc="2023-04-20T07:03:00Z"/>
  <w16cex:commentExtensible w16cex:durableId="27EBD28D" w16cex:dateUtc="2023-04-20T07:02:00Z"/>
  <w16cex:commentExtensible w16cex:durableId="27EBD315" w16cex:dateUtc="2023-04-20T07:04:00Z"/>
  <w16cex:commentExtensible w16cex:durableId="27EBD0CD" w16cex:dateUtc="2023-04-20T06:55:00Z"/>
  <w16cex:commentExtensible w16cex:durableId="27EBDE5D" w16cex:dateUtc="2023-04-20T07:53:00Z"/>
  <w16cex:commentExtensible w16cex:durableId="27ED27EB" w16cex:dateUtc="2023-04-21T07:19:00Z"/>
  <w16cex:commentExtensible w16cex:durableId="27EBE369" w16cex:dateUtc="2023-04-20T08:14:00Z"/>
  <w16cex:commentExtensible w16cex:durableId="27EBE096" w16cex:dateUtc="2023-04-20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A4E3D" w16cid:durableId="27EBCEF2"/>
  <w16cid:commentId w16cid:paraId="56CA0FE0" w16cid:durableId="27EBCEF3"/>
  <w16cid:commentId w16cid:paraId="029B2C6A" w16cid:durableId="27EBCEF4"/>
  <w16cid:commentId w16cid:paraId="7DD08EA9" w16cid:durableId="27EBD2DB"/>
  <w16cid:commentId w16cid:paraId="76393847" w16cid:durableId="27EBCEF5"/>
  <w16cid:commentId w16cid:paraId="6D977F22" w16cid:durableId="27EBD28D"/>
  <w16cid:commentId w16cid:paraId="3F02B7FC" w16cid:durableId="27EBD315"/>
  <w16cid:commentId w16cid:paraId="72C64873" w16cid:durableId="27EBCEF6"/>
  <w16cid:commentId w16cid:paraId="535C0AE6" w16cid:durableId="27EBD0CD"/>
  <w16cid:commentId w16cid:paraId="7F866BC3" w16cid:durableId="27EBCEF8"/>
  <w16cid:commentId w16cid:paraId="3B4A5124" w16cid:durableId="27EBCEF9"/>
  <w16cid:commentId w16cid:paraId="0763377C" w16cid:durableId="27EBCEFA"/>
  <w16cid:commentId w16cid:paraId="2CBA2D56" w16cid:durableId="27EBCEFB"/>
  <w16cid:commentId w16cid:paraId="4F9811A3" w16cid:durableId="27EBDE5D"/>
  <w16cid:commentId w16cid:paraId="61D5D2B6" w16cid:durableId="27ED27EB"/>
  <w16cid:commentId w16cid:paraId="4010044B" w16cid:durableId="27EBCEFC"/>
  <w16cid:commentId w16cid:paraId="2DD478E8" w16cid:durableId="27EBCEFD"/>
  <w16cid:commentId w16cid:paraId="282C7606" w16cid:durableId="27EBCEFF"/>
  <w16cid:commentId w16cid:paraId="144C2E85" w16cid:durableId="27EBCF00"/>
  <w16cid:commentId w16cid:paraId="507124FE" w16cid:durableId="27EBCF01"/>
  <w16cid:commentId w16cid:paraId="28E30A15" w16cid:durableId="27EBCF02"/>
  <w16cid:commentId w16cid:paraId="223306C0" w16cid:durableId="27EBCF04"/>
  <w16cid:commentId w16cid:paraId="27792893" w16cid:durableId="27EBCF05"/>
  <w16cid:commentId w16cid:paraId="13A06029" w16cid:durableId="27EBCF06"/>
  <w16cid:commentId w16cid:paraId="3A499E50" w16cid:durableId="27EBE369"/>
  <w16cid:commentId w16cid:paraId="4BB6279B" w16cid:durableId="27EBCF07"/>
  <w16cid:commentId w16cid:paraId="11943DB0" w16cid:durableId="27EBCF08"/>
  <w16cid:commentId w16cid:paraId="2CD50A5D" w16cid:durableId="27EBCF09"/>
  <w16cid:commentId w16cid:paraId="706F2067" w16cid:durableId="27EBCF0A"/>
  <w16cid:commentId w16cid:paraId="2A460D0C" w16cid:durableId="27EBCF0B"/>
  <w16cid:commentId w16cid:paraId="34346DD2" w16cid:durableId="27EBCF0C"/>
  <w16cid:commentId w16cid:paraId="136537A3" w16cid:durableId="27EBE096"/>
  <w16cid:commentId w16cid:paraId="5A5045EE" w16cid:durableId="27EBCF0D"/>
  <w16cid:commentId w16cid:paraId="288217EB" w16cid:durableId="27EBCF0E"/>
  <w16cid:commentId w16cid:paraId="01A62D74" w16cid:durableId="27EBC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8767C" w14:textId="77777777" w:rsidR="001958B8" w:rsidRDefault="001958B8">
      <w:pPr>
        <w:spacing w:line="240" w:lineRule="auto"/>
        <w:ind w:firstLine="420"/>
      </w:pPr>
      <w:r>
        <w:separator/>
      </w:r>
    </w:p>
  </w:endnote>
  <w:endnote w:type="continuationSeparator" w:id="0">
    <w:p w14:paraId="790A783A" w14:textId="77777777" w:rsidR="001958B8" w:rsidRDefault="001958B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楷体"/>
    <w:panose1 w:val="020B0604020202020204"/>
    <w:charset w:val="86"/>
    <w:family w:val="modern"/>
    <w:pitch w:val="default"/>
    <w:sig w:usb0="00000000" w:usb1="00000000" w:usb2="00000016" w:usb3="00000000" w:csb0="00040001" w:csb1="00000000"/>
  </w:font>
  <w:font w:name="Times New Roman (标题 CS)">
    <w:panose1 w:val="020B0604020202020204"/>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Content>
      <w:p w14:paraId="69869002" w14:textId="77777777" w:rsidR="0071366A" w:rsidRDefault="00000000">
        <w:pPr>
          <w:pStyle w:val="aa"/>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000000">
        <w:pPr>
          <w:pStyle w:val="aa"/>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14B70" w14:textId="77777777" w:rsidR="001958B8" w:rsidRDefault="001958B8">
      <w:pPr>
        <w:ind w:firstLine="420"/>
      </w:pPr>
      <w:r>
        <w:separator/>
      </w:r>
    </w:p>
  </w:footnote>
  <w:footnote w:type="continuationSeparator" w:id="0">
    <w:p w14:paraId="51AE60FE" w14:textId="77777777" w:rsidR="001958B8" w:rsidRDefault="001958B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894241415">
    <w:abstractNumId w:val="1"/>
  </w:num>
  <w:num w:numId="2" w16cid:durableId="6007221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盛周 强">
    <w15:presenceInfo w15:providerId="Windows Live" w15:userId="2c61db9bd83e1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2681"/>
    <w:rsid w:val="00013CE8"/>
    <w:rsid w:val="0002651B"/>
    <w:rsid w:val="00026E0A"/>
    <w:rsid w:val="00031225"/>
    <w:rsid w:val="00033E4F"/>
    <w:rsid w:val="0003450A"/>
    <w:rsid w:val="000401FE"/>
    <w:rsid w:val="000415E4"/>
    <w:rsid w:val="00045AA1"/>
    <w:rsid w:val="0005175A"/>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C7D"/>
    <w:rsid w:val="000A158F"/>
    <w:rsid w:val="000A1D78"/>
    <w:rsid w:val="000A54CA"/>
    <w:rsid w:val="000A7294"/>
    <w:rsid w:val="000B01C0"/>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642D"/>
    <w:rsid w:val="000F7A62"/>
    <w:rsid w:val="001009EF"/>
    <w:rsid w:val="00100AA3"/>
    <w:rsid w:val="00103E8C"/>
    <w:rsid w:val="0010435B"/>
    <w:rsid w:val="00104A29"/>
    <w:rsid w:val="001050AF"/>
    <w:rsid w:val="001102DF"/>
    <w:rsid w:val="001130D4"/>
    <w:rsid w:val="001138D1"/>
    <w:rsid w:val="0011586A"/>
    <w:rsid w:val="001178B0"/>
    <w:rsid w:val="00121470"/>
    <w:rsid w:val="001236D3"/>
    <w:rsid w:val="00126F5A"/>
    <w:rsid w:val="00127C0D"/>
    <w:rsid w:val="00132C58"/>
    <w:rsid w:val="001340C5"/>
    <w:rsid w:val="0014210A"/>
    <w:rsid w:val="00144DD0"/>
    <w:rsid w:val="0014571F"/>
    <w:rsid w:val="00155203"/>
    <w:rsid w:val="00156D59"/>
    <w:rsid w:val="001616B7"/>
    <w:rsid w:val="001638F9"/>
    <w:rsid w:val="00164E62"/>
    <w:rsid w:val="00172DD1"/>
    <w:rsid w:val="00174FE2"/>
    <w:rsid w:val="0018148F"/>
    <w:rsid w:val="00181E48"/>
    <w:rsid w:val="00181EED"/>
    <w:rsid w:val="0018669E"/>
    <w:rsid w:val="00186E3C"/>
    <w:rsid w:val="00191334"/>
    <w:rsid w:val="001958B8"/>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1AD"/>
    <w:rsid w:val="00213576"/>
    <w:rsid w:val="00213D3B"/>
    <w:rsid w:val="002166DF"/>
    <w:rsid w:val="00217D50"/>
    <w:rsid w:val="0022103C"/>
    <w:rsid w:val="00223EA6"/>
    <w:rsid w:val="002270C2"/>
    <w:rsid w:val="002311C8"/>
    <w:rsid w:val="00232586"/>
    <w:rsid w:val="0023366E"/>
    <w:rsid w:val="00244A7A"/>
    <w:rsid w:val="00245677"/>
    <w:rsid w:val="00250FC3"/>
    <w:rsid w:val="00254053"/>
    <w:rsid w:val="00256EFC"/>
    <w:rsid w:val="002603C9"/>
    <w:rsid w:val="00260484"/>
    <w:rsid w:val="00261733"/>
    <w:rsid w:val="00265051"/>
    <w:rsid w:val="00266303"/>
    <w:rsid w:val="00266332"/>
    <w:rsid w:val="00271CA5"/>
    <w:rsid w:val="0028060D"/>
    <w:rsid w:val="0028485E"/>
    <w:rsid w:val="00294708"/>
    <w:rsid w:val="00294924"/>
    <w:rsid w:val="002973EC"/>
    <w:rsid w:val="002A055A"/>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5313"/>
    <w:rsid w:val="004D21FE"/>
    <w:rsid w:val="004D3C16"/>
    <w:rsid w:val="004D3F75"/>
    <w:rsid w:val="004D4C46"/>
    <w:rsid w:val="004E21B3"/>
    <w:rsid w:val="004E308A"/>
    <w:rsid w:val="004E5070"/>
    <w:rsid w:val="004E5589"/>
    <w:rsid w:val="004E69C0"/>
    <w:rsid w:val="004F125C"/>
    <w:rsid w:val="004F4D2B"/>
    <w:rsid w:val="004F4EA8"/>
    <w:rsid w:val="0050030C"/>
    <w:rsid w:val="00501051"/>
    <w:rsid w:val="00504BA8"/>
    <w:rsid w:val="0050515E"/>
    <w:rsid w:val="0050541F"/>
    <w:rsid w:val="00530D3C"/>
    <w:rsid w:val="0053194C"/>
    <w:rsid w:val="00535F2A"/>
    <w:rsid w:val="00536CCC"/>
    <w:rsid w:val="00537500"/>
    <w:rsid w:val="00541E38"/>
    <w:rsid w:val="0054222D"/>
    <w:rsid w:val="00550BBA"/>
    <w:rsid w:val="00551DDB"/>
    <w:rsid w:val="00551F81"/>
    <w:rsid w:val="00553314"/>
    <w:rsid w:val="005550F5"/>
    <w:rsid w:val="00555493"/>
    <w:rsid w:val="00556CD0"/>
    <w:rsid w:val="00556E1D"/>
    <w:rsid w:val="00561690"/>
    <w:rsid w:val="00564FAC"/>
    <w:rsid w:val="005735A3"/>
    <w:rsid w:val="0057580D"/>
    <w:rsid w:val="00581932"/>
    <w:rsid w:val="00582938"/>
    <w:rsid w:val="00591AF2"/>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5D8D"/>
    <w:rsid w:val="005E22CD"/>
    <w:rsid w:val="005E438B"/>
    <w:rsid w:val="005F43E2"/>
    <w:rsid w:val="005F4B6C"/>
    <w:rsid w:val="005F4BF4"/>
    <w:rsid w:val="005F52BF"/>
    <w:rsid w:val="005F5BA2"/>
    <w:rsid w:val="005F7102"/>
    <w:rsid w:val="00601BFD"/>
    <w:rsid w:val="00603787"/>
    <w:rsid w:val="00607D23"/>
    <w:rsid w:val="006124F6"/>
    <w:rsid w:val="00614EF1"/>
    <w:rsid w:val="0061505E"/>
    <w:rsid w:val="0061680B"/>
    <w:rsid w:val="00617EF0"/>
    <w:rsid w:val="006203B8"/>
    <w:rsid w:val="00622A9C"/>
    <w:rsid w:val="00623D89"/>
    <w:rsid w:val="00624DE6"/>
    <w:rsid w:val="00633661"/>
    <w:rsid w:val="00635315"/>
    <w:rsid w:val="0063665B"/>
    <w:rsid w:val="00640136"/>
    <w:rsid w:val="006419BB"/>
    <w:rsid w:val="00644130"/>
    <w:rsid w:val="00654DA0"/>
    <w:rsid w:val="00657069"/>
    <w:rsid w:val="00657BBA"/>
    <w:rsid w:val="00657C7F"/>
    <w:rsid w:val="00660718"/>
    <w:rsid w:val="006623EF"/>
    <w:rsid w:val="0066440A"/>
    <w:rsid w:val="006668C9"/>
    <w:rsid w:val="00666D20"/>
    <w:rsid w:val="00666E4D"/>
    <w:rsid w:val="006702AB"/>
    <w:rsid w:val="006717DC"/>
    <w:rsid w:val="00673A91"/>
    <w:rsid w:val="00674A4E"/>
    <w:rsid w:val="0068421A"/>
    <w:rsid w:val="006850B0"/>
    <w:rsid w:val="00686348"/>
    <w:rsid w:val="00687CBC"/>
    <w:rsid w:val="0069349F"/>
    <w:rsid w:val="006A67A7"/>
    <w:rsid w:val="006A6BC0"/>
    <w:rsid w:val="006A6E7C"/>
    <w:rsid w:val="006A70AE"/>
    <w:rsid w:val="006A729D"/>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F1324"/>
    <w:rsid w:val="006F258E"/>
    <w:rsid w:val="00703B67"/>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267"/>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2AC9"/>
    <w:rsid w:val="00AB3EE6"/>
    <w:rsid w:val="00AB404F"/>
    <w:rsid w:val="00AB70B9"/>
    <w:rsid w:val="00AC50EF"/>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80403"/>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7A58"/>
    <w:rsid w:val="00C118A6"/>
    <w:rsid w:val="00C178FE"/>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7164"/>
    <w:rsid w:val="00CB2496"/>
    <w:rsid w:val="00CB3839"/>
    <w:rsid w:val="00CB38F5"/>
    <w:rsid w:val="00CB3AE1"/>
    <w:rsid w:val="00CB5CA3"/>
    <w:rsid w:val="00CB6374"/>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20B15"/>
    <w:rsid w:val="00D23879"/>
    <w:rsid w:val="00D256BA"/>
    <w:rsid w:val="00D35F6B"/>
    <w:rsid w:val="00D36467"/>
    <w:rsid w:val="00D405E7"/>
    <w:rsid w:val="00D435F7"/>
    <w:rsid w:val="00D44D14"/>
    <w:rsid w:val="00D60FCA"/>
    <w:rsid w:val="00D66295"/>
    <w:rsid w:val="00D66444"/>
    <w:rsid w:val="00D70F20"/>
    <w:rsid w:val="00D730DF"/>
    <w:rsid w:val="00D82FAA"/>
    <w:rsid w:val="00D830BC"/>
    <w:rsid w:val="00D832E7"/>
    <w:rsid w:val="00D84915"/>
    <w:rsid w:val="00D84DA0"/>
    <w:rsid w:val="00D8683E"/>
    <w:rsid w:val="00D92EEA"/>
    <w:rsid w:val="00D9392E"/>
    <w:rsid w:val="00D94007"/>
    <w:rsid w:val="00D94113"/>
    <w:rsid w:val="00DA3C2C"/>
    <w:rsid w:val="00DB5C32"/>
    <w:rsid w:val="00DD1CD1"/>
    <w:rsid w:val="00DD2E07"/>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C0E"/>
    <w:rsid w:val="00E43E83"/>
    <w:rsid w:val="00E46351"/>
    <w:rsid w:val="00E54225"/>
    <w:rsid w:val="00E63F70"/>
    <w:rsid w:val="00E66263"/>
    <w:rsid w:val="00E6785B"/>
    <w:rsid w:val="00E67983"/>
    <w:rsid w:val="00E7013E"/>
    <w:rsid w:val="00E74788"/>
    <w:rsid w:val="00E74817"/>
    <w:rsid w:val="00E802C6"/>
    <w:rsid w:val="00E8114E"/>
    <w:rsid w:val="00E82766"/>
    <w:rsid w:val="00E84C8A"/>
    <w:rsid w:val="00E859C2"/>
    <w:rsid w:val="00E87F38"/>
    <w:rsid w:val="00E9260E"/>
    <w:rsid w:val="00E949EB"/>
    <w:rsid w:val="00E956A8"/>
    <w:rsid w:val="00E9613E"/>
    <w:rsid w:val="00E97119"/>
    <w:rsid w:val="00E974DB"/>
    <w:rsid w:val="00E97987"/>
    <w:rsid w:val="00EA35F1"/>
    <w:rsid w:val="00EA3D59"/>
    <w:rsid w:val="00EA77EA"/>
    <w:rsid w:val="00EB0D50"/>
    <w:rsid w:val="00EB54F0"/>
    <w:rsid w:val="00EB5C84"/>
    <w:rsid w:val="00EB684E"/>
    <w:rsid w:val="00EC3F26"/>
    <w:rsid w:val="00EC4696"/>
    <w:rsid w:val="00EC53B7"/>
    <w:rsid w:val="00EC683E"/>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7904"/>
    <w:rsid w:val="00F94CC0"/>
    <w:rsid w:val="00F954E9"/>
    <w:rsid w:val="00F956EE"/>
    <w:rsid w:val="00F97646"/>
    <w:rsid w:val="00FA0CB3"/>
    <w:rsid w:val="00FA49C9"/>
    <w:rsid w:val="00FA4F85"/>
    <w:rsid w:val="00FB187E"/>
    <w:rsid w:val="00FB1A88"/>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spacing w:line="300" w:lineRule="auto"/>
      <w:ind w:firstLineChars="200" w:firstLine="200"/>
      <w:jc w:val="both"/>
    </w:pPr>
    <w:rPr>
      <w:rFonts w:ascii="Times New Roman" w:eastAsia="宋体" w:hAnsi="Times New Roman"/>
      <w:color w:val="000000" w:themeColor="text1"/>
      <w:kern w:val="2"/>
      <w:sz w:val="21"/>
      <w:szCs w:val="22"/>
    </w:rPr>
  </w:style>
  <w:style w:type="paragraph" w:styleId="1">
    <w:name w:val="heading 1"/>
    <w:basedOn w:val="2"/>
    <w:next w:val="a"/>
    <w:link w:val="10"/>
    <w:uiPriority w:val="9"/>
    <w:qFormat/>
    <w:pPr>
      <w:outlineLvl w:val="0"/>
    </w:pPr>
    <w:rPr>
      <w:sz w:val="28"/>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eastAsia="黑体" w:cstheme="majorBidi"/>
      <w:bCs/>
      <w:szCs w:val="32"/>
    </w:rPr>
  </w:style>
  <w:style w:type="paragraph" w:styleId="3">
    <w:name w:val="heading 3"/>
    <w:basedOn w:val="a"/>
    <w:next w:val="a"/>
    <w:link w:val="30"/>
    <w:uiPriority w:val="9"/>
    <w:unhideWhenUsed/>
    <w:qFormat/>
    <w:pPr>
      <w:keepNext/>
      <w:keepLines/>
      <w:ind w:firstLineChars="0" w:firstLine="0"/>
      <w:outlineLvl w:val="2"/>
    </w:pPr>
    <w:rPr>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400"/>
      <w:jc w:val="left"/>
    </w:p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rPr>
      <w:rFonts w:eastAsia="黑体" w:cs="Times New Roman"/>
      <w:sz w:val="28"/>
      <w:szCs w:val="28"/>
    </w:rPr>
  </w:style>
  <w:style w:type="paragraph" w:styleId="ae">
    <w:name w:val="footnote text"/>
    <w:basedOn w:val="a"/>
    <w:link w:val="af"/>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296"/>
      </w:tabs>
      <w:ind w:leftChars="200" w:left="200"/>
      <w:jc w:val="left"/>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0">
    <w:name w:val="Normal (Web)"/>
    <w:basedOn w:val="a"/>
    <w:uiPriority w:val="99"/>
    <w:semiHidden/>
    <w:unhideWhenUsed/>
    <w:qFormat/>
    <w:rPr>
      <w:rFonts w:cs="Times New Roman"/>
      <w:sz w:val="24"/>
      <w:szCs w:val="24"/>
    </w:rPr>
  </w:style>
  <w:style w:type="paragraph" w:styleId="af1">
    <w:name w:val="Title"/>
    <w:basedOn w:val="a"/>
    <w:next w:val="a"/>
    <w:link w:val="af2"/>
    <w:uiPriority w:val="10"/>
    <w:qFormat/>
    <w:pPr>
      <w:ind w:firstLineChars="0" w:firstLine="0"/>
      <w:jc w:val="center"/>
      <w:outlineLvl w:val="0"/>
    </w:pPr>
    <w:rPr>
      <w:rFonts w:eastAsia="黑体"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imes New Roman" w:eastAsia="黑体" w:hAnsi="Times New Roman" w:cstheme="majorBidi"/>
      <w:bCs/>
      <w:color w:val="000000" w:themeColor="text1"/>
      <w:kern w:val="2"/>
      <w:sz w:val="28"/>
      <w:szCs w:val="32"/>
    </w:rPr>
  </w:style>
  <w:style w:type="character" w:customStyle="1" w:styleId="20">
    <w:name w:val="标题 2 字符"/>
    <w:basedOn w:val="a0"/>
    <w:link w:val="2"/>
    <w:uiPriority w:val="9"/>
    <w:rPr>
      <w:rFonts w:ascii="Times New Roman" w:eastAsia="黑体" w:hAnsi="Times New Roman" w:cstheme="majorBidi"/>
      <w:bCs/>
      <w:color w:val="000000" w:themeColor="text1"/>
      <w:kern w:val="2"/>
      <w:sz w:val="21"/>
      <w:szCs w:val="32"/>
    </w:rPr>
  </w:style>
  <w:style w:type="character" w:customStyle="1" w:styleId="30">
    <w:name w:val="标题 3 字符"/>
    <w:basedOn w:val="a0"/>
    <w:link w:val="3"/>
    <w:uiPriority w:val="9"/>
    <w:qFormat/>
    <w:rPr>
      <w:rFonts w:ascii="Times New Roman" w:eastAsia="宋体" w:hAnsi="Times New Roman"/>
      <w:bCs/>
      <w:color w:val="000000" w:themeColor="text1"/>
      <w:kern w:val="2"/>
      <w:sz w:val="21"/>
      <w:szCs w:val="32"/>
    </w:rPr>
  </w:style>
  <w:style w:type="character" w:customStyle="1" w:styleId="40">
    <w:name w:val="标题 4 字符"/>
    <w:basedOn w:val="a0"/>
    <w:link w:val="4"/>
    <w:uiPriority w:val="9"/>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rPr>
      <w:rFonts w:ascii="Times New Roman" w:eastAsia="宋体" w:hAnsi="Times New Roman"/>
      <w:b/>
      <w:bCs/>
      <w:color w:val="000000" w:themeColor="text1"/>
      <w:sz w:val="28"/>
      <w:szCs w:val="28"/>
    </w:rPr>
  </w:style>
  <w:style w:type="character" w:customStyle="1" w:styleId="HTML0">
    <w:name w:val="HTML 预设格式 字符"/>
    <w:basedOn w:val="a0"/>
    <w:link w:val="HTML"/>
    <w:uiPriority w:val="99"/>
    <w:semiHidden/>
    <w:rPr>
      <w:rFonts w:ascii="宋体" w:eastAsia="宋体" w:hAnsi="宋体" w:cs="宋体"/>
      <w:color w:val="000000" w:themeColor="text1"/>
      <w:kern w:val="0"/>
      <w:sz w:val="24"/>
      <w:szCs w:val="24"/>
    </w:rPr>
  </w:style>
  <w:style w:type="character" w:customStyle="1" w:styleId="HTML1">
    <w:name w:val="HTML 预设格式 字符1"/>
    <w:basedOn w:val="a0"/>
    <w:uiPriority w:val="99"/>
    <w:semiHidden/>
    <w:rPr>
      <w:rFonts w:ascii="Courier New" w:eastAsia="宋体" w:hAnsi="Courier New" w:cs="Courier New"/>
      <w:color w:val="000000" w:themeColor="text1"/>
      <w:sz w:val="20"/>
      <w:szCs w:val="20"/>
    </w:rPr>
  </w:style>
  <w:style w:type="character" w:customStyle="1" w:styleId="gnkrckgcgsb">
    <w:name w:val="gnkrckgcgsb"/>
    <w:basedOn w:val="a0"/>
    <w:qFormat/>
  </w:style>
  <w:style w:type="character" w:customStyle="1" w:styleId="11">
    <w:name w:val="标题 1 字符1"/>
    <w:basedOn w:val="a0"/>
    <w:uiPriority w:val="9"/>
    <w:qFormat/>
    <w:rPr>
      <w:b/>
      <w:bCs/>
      <w:kern w:val="44"/>
      <w:sz w:val="44"/>
      <w:szCs w:val="44"/>
    </w:rPr>
  </w:style>
  <w:style w:type="paragraph" w:customStyle="1" w:styleId="12">
    <w:name w:val="样式1"/>
    <w:basedOn w:val="1"/>
    <w:link w:val="13"/>
    <w:qFormat/>
  </w:style>
  <w:style w:type="character" w:customStyle="1" w:styleId="13">
    <w:name w:val="样式1 字符"/>
    <w:basedOn w:val="10"/>
    <w:link w:val="12"/>
    <w:qFormat/>
    <w:rPr>
      <w:rFonts w:ascii="Times New Roman" w:eastAsia="黑体" w:hAnsi="Times New Roman" w:cstheme="majorBidi"/>
      <w:bCs/>
      <w:color w:val="000000" w:themeColor="text1"/>
      <w:kern w:val="44"/>
      <w:sz w:val="28"/>
      <w:szCs w:val="44"/>
    </w:rPr>
  </w:style>
  <w:style w:type="paragraph" w:customStyle="1" w:styleId="21">
    <w:name w:val="样式2"/>
    <w:basedOn w:val="2"/>
    <w:link w:val="22"/>
    <w:qFormat/>
  </w:style>
  <w:style w:type="character" w:customStyle="1" w:styleId="22">
    <w:name w:val="样式2 字符"/>
    <w:basedOn w:val="20"/>
    <w:link w:val="21"/>
    <w:qFormat/>
    <w:rPr>
      <w:rFonts w:ascii="Times New Roman" w:eastAsia="黑体" w:hAnsi="Times New Roman" w:cstheme="majorBidi"/>
      <w:bCs/>
      <w:color w:val="000000" w:themeColor="text1"/>
      <w:kern w:val="2"/>
      <w:sz w:val="21"/>
      <w:szCs w:val="32"/>
    </w:rPr>
  </w:style>
  <w:style w:type="paragraph" w:customStyle="1" w:styleId="51">
    <w:name w:val="样式5"/>
    <w:basedOn w:val="4"/>
    <w:link w:val="52"/>
    <w:qFormat/>
    <w:pPr>
      <w:spacing w:before="0" w:after="0" w:line="300" w:lineRule="auto"/>
    </w:pPr>
    <w:rPr>
      <w:rFonts w:ascii="Times New Roman" w:eastAsia="宋体" w:hAnsi="Times New Roman"/>
      <w:b w:val="0"/>
    </w:rPr>
  </w:style>
  <w:style w:type="character" w:customStyle="1" w:styleId="52">
    <w:name w:val="样式5 字符"/>
    <w:basedOn w:val="40"/>
    <w:link w:val="51"/>
    <w:qFormat/>
    <w:rPr>
      <w:rFonts w:ascii="Times New Roman" w:eastAsia="宋体" w:hAnsi="Times New Roman" w:cstheme="majorBidi"/>
      <w:b w:val="0"/>
      <w:bCs/>
      <w:color w:val="000000" w:themeColor="text1"/>
      <w:sz w:val="28"/>
      <w:szCs w:val="28"/>
    </w:rPr>
  </w:style>
  <w:style w:type="character" w:customStyle="1" w:styleId="ad">
    <w:name w:val="页眉 字符"/>
    <w:basedOn w:val="a0"/>
    <w:link w:val="ac"/>
    <w:uiPriority w:val="99"/>
    <w:qFormat/>
    <w:rPr>
      <w:rFonts w:ascii="Times New Roman" w:eastAsia="宋体" w:hAnsi="Times New Roman"/>
      <w:color w:val="000000" w:themeColor="text1"/>
      <w:sz w:val="18"/>
      <w:szCs w:val="18"/>
    </w:rPr>
  </w:style>
  <w:style w:type="character" w:customStyle="1" w:styleId="ab">
    <w:name w:val="页脚 字符"/>
    <w:basedOn w:val="a0"/>
    <w:link w:val="aa"/>
    <w:uiPriority w:val="99"/>
    <w:rPr>
      <w:rFonts w:ascii="Times New Roman" w:eastAsia="宋体" w:hAnsi="Times New Roman"/>
      <w:color w:val="000000" w:themeColor="text1"/>
      <w:sz w:val="18"/>
      <w:szCs w:val="18"/>
    </w:rPr>
  </w:style>
  <w:style w:type="character" w:customStyle="1" w:styleId="a7">
    <w:name w:val="日期 字符"/>
    <w:basedOn w:val="a0"/>
    <w:link w:val="a6"/>
    <w:uiPriority w:val="99"/>
    <w:semiHidden/>
    <w:qFormat/>
    <w:rPr>
      <w:rFonts w:ascii="Times New Roman" w:eastAsia="宋体" w:hAnsi="Times New Roman"/>
      <w:color w:val="000000" w:themeColor="text1"/>
    </w:rPr>
  </w:style>
  <w:style w:type="character" w:customStyle="1" w:styleId="14">
    <w:name w:val="日期 字符1"/>
    <w:basedOn w:val="a0"/>
    <w:uiPriority w:val="99"/>
    <w:semiHidden/>
    <w:qFormat/>
    <w:rPr>
      <w:rFonts w:ascii="Times New Roman" w:eastAsia="宋体" w:hAnsi="Times New Roman"/>
      <w:color w:val="000000" w:themeColor="text1"/>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af8">
    <w:name w:val="List Paragraph"/>
    <w:basedOn w:val="a"/>
    <w:uiPriority w:val="34"/>
    <w:qFormat/>
    <w:pPr>
      <w:ind w:firstLine="420"/>
    </w:pPr>
  </w:style>
  <w:style w:type="character" w:customStyle="1" w:styleId="a5">
    <w:name w:val="批注文字 字符"/>
    <w:basedOn w:val="a0"/>
    <w:link w:val="a4"/>
    <w:uiPriority w:val="99"/>
    <w:semiHidden/>
    <w:qFormat/>
    <w:rPr>
      <w:rFonts w:ascii="Times New Roman" w:eastAsia="宋体" w:hAnsi="Times New Roman"/>
      <w:color w:val="000000" w:themeColor="text1"/>
    </w:rPr>
  </w:style>
  <w:style w:type="character" w:customStyle="1" w:styleId="15">
    <w:name w:val="批注文字 字符1"/>
    <w:basedOn w:val="a0"/>
    <w:uiPriority w:val="99"/>
    <w:semiHidden/>
    <w:qFormat/>
    <w:rPr>
      <w:rFonts w:ascii="Times New Roman" w:eastAsia="宋体" w:hAnsi="Times New Roman"/>
      <w:color w:val="000000" w:themeColor="text1"/>
    </w:rPr>
  </w:style>
  <w:style w:type="character" w:customStyle="1" w:styleId="af4">
    <w:name w:val="批注主题 字符"/>
    <w:basedOn w:val="a5"/>
    <w:link w:val="af3"/>
    <w:uiPriority w:val="99"/>
    <w:semiHidden/>
    <w:qFormat/>
    <w:rPr>
      <w:rFonts w:ascii="Times New Roman" w:eastAsia="宋体" w:hAnsi="Times New Roman"/>
      <w:b/>
      <w:bCs/>
      <w:color w:val="000000" w:themeColor="text1"/>
    </w:rPr>
  </w:style>
  <w:style w:type="character" w:customStyle="1" w:styleId="16">
    <w:name w:val="批注主题 字符1"/>
    <w:basedOn w:val="15"/>
    <w:uiPriority w:val="99"/>
    <w:semiHidden/>
    <w:rPr>
      <w:rFonts w:ascii="Times New Roman" w:eastAsia="宋体" w:hAnsi="Times New Roman"/>
      <w:b/>
      <w:bCs/>
      <w:color w:val="000000" w:themeColor="text1"/>
    </w:rPr>
  </w:style>
  <w:style w:type="character" w:customStyle="1" w:styleId="a9">
    <w:name w:val="批注框文本 字符"/>
    <w:basedOn w:val="a0"/>
    <w:link w:val="a8"/>
    <w:uiPriority w:val="99"/>
    <w:semiHidden/>
    <w:qFormat/>
    <w:rPr>
      <w:rFonts w:ascii="Times New Roman" w:eastAsia="宋体" w:hAnsi="Times New Roman"/>
      <w:color w:val="000000" w:themeColor="text1"/>
      <w:sz w:val="18"/>
      <w:szCs w:val="18"/>
    </w:rPr>
  </w:style>
  <w:style w:type="character" w:customStyle="1" w:styleId="17">
    <w:name w:val="批注框文本 字符1"/>
    <w:basedOn w:val="a0"/>
    <w:uiPriority w:val="99"/>
    <w:semiHidden/>
    <w:qFormat/>
    <w:rPr>
      <w:rFonts w:ascii="Times New Roman" w:eastAsia="宋体" w:hAnsi="Times New Roman"/>
      <w:color w:val="000000" w:themeColor="text1"/>
      <w:sz w:val="18"/>
      <w:szCs w:val="18"/>
    </w:rPr>
  </w:style>
  <w:style w:type="character" w:customStyle="1" w:styleId="af">
    <w:name w:val="脚注文本 字符"/>
    <w:basedOn w:val="a0"/>
    <w:link w:val="ae"/>
    <w:uiPriority w:val="99"/>
    <w:semiHidden/>
    <w:qFormat/>
    <w:rPr>
      <w:rFonts w:ascii="Times New Roman" w:eastAsia="宋体" w:hAnsi="Times New Roman"/>
      <w:color w:val="000000" w:themeColor="text1"/>
      <w:sz w:val="18"/>
      <w:szCs w:val="18"/>
    </w:rPr>
  </w:style>
  <w:style w:type="character" w:customStyle="1" w:styleId="18">
    <w:name w:val="脚注文本 字符1"/>
    <w:basedOn w:val="a0"/>
    <w:uiPriority w:val="99"/>
    <w:semiHidden/>
    <w:rPr>
      <w:rFonts w:ascii="Times New Roman" w:eastAsia="宋体" w:hAnsi="Times New Roman"/>
      <w:color w:val="000000" w:themeColor="text1"/>
      <w:sz w:val="18"/>
      <w:szCs w:val="18"/>
    </w:rPr>
  </w:style>
  <w:style w:type="paragraph" w:customStyle="1" w:styleId="af9">
    <w:name w:val="表标题"/>
    <w:basedOn w:val="a3"/>
    <w:qFormat/>
    <w:pPr>
      <w:jc w:val="center"/>
    </w:pPr>
    <w:rPr>
      <w:rFonts w:ascii="Times New Roman" w:eastAsia="宋体" w:hAnsi="Times New Roman"/>
      <w:sz w:val="18"/>
      <w:szCs w:val="18"/>
    </w:rPr>
  </w:style>
  <w:style w:type="paragraph" w:customStyle="1" w:styleId="afa">
    <w:name w:val="图标题"/>
    <w:basedOn w:val="a3"/>
    <w:link w:val="afb"/>
    <w:qFormat/>
    <w:pPr>
      <w:jc w:val="center"/>
    </w:pPr>
    <w:rPr>
      <w:rFonts w:ascii="Times New Roman" w:eastAsia="宋体" w:hAnsi="Times New Roman"/>
      <w:sz w:val="18"/>
    </w:rPr>
  </w:style>
  <w:style w:type="paragraph" w:customStyle="1" w:styleId="afc">
    <w:name w:val="表格字体"/>
    <w:basedOn w:val="a"/>
    <w:qFormat/>
    <w:pPr>
      <w:ind w:firstLineChars="0" w:firstLine="0"/>
      <w:jc w:val="center"/>
    </w:pPr>
    <w:rPr>
      <w:sz w:val="18"/>
    </w:rPr>
  </w:style>
  <w:style w:type="table" w:customStyle="1" w:styleId="19">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qFormat/>
    <w:pPr>
      <w:tabs>
        <w:tab w:val="center" w:pos="4240"/>
        <w:tab w:val="right" w:pos="8500"/>
      </w:tabs>
      <w:ind w:firstLine="420"/>
    </w:pPr>
  </w:style>
  <w:style w:type="character" w:customStyle="1" w:styleId="AMDisplayEquation0">
    <w:name w:val="AMDisplayEquation 字符"/>
    <w:basedOn w:val="a0"/>
    <w:link w:val="AMDisplayEquation"/>
    <w:qFormat/>
    <w:rPr>
      <w:rFonts w:ascii="Times New Roman" w:eastAsia="宋体" w:hAnsi="Times New Roman"/>
      <w:color w:val="000000" w:themeColor="text1"/>
      <w:kern w:val="2"/>
      <w:sz w:val="21"/>
      <w:szCs w:val="22"/>
    </w:rPr>
  </w:style>
  <w:style w:type="table" w:customStyle="1" w:styleId="23">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数模正文"/>
    <w:basedOn w:val="a"/>
    <w:link w:val="2Char"/>
    <w:qFormat/>
    <w:pPr>
      <w:adjustRightInd w:val="0"/>
      <w:snapToGrid w:val="0"/>
      <w:ind w:firstLine="640"/>
    </w:pPr>
    <w:rPr>
      <w:rFonts w:cs="Times New Roman"/>
      <w:color w:val="auto"/>
      <w:sz w:val="24"/>
    </w:rPr>
  </w:style>
  <w:style w:type="character" w:customStyle="1" w:styleId="2Char">
    <w:name w:val="其他文字2 Char"/>
    <w:link w:val="afd"/>
    <w:qFormat/>
    <w:rPr>
      <w:rFonts w:ascii="Times New Roman" w:eastAsia="宋体" w:hAnsi="Times New Roman" w:cs="Times New Roman"/>
      <w:kern w:val="2"/>
      <w:sz w:val="24"/>
      <w:szCs w:val="22"/>
    </w:rPr>
  </w:style>
  <w:style w:type="character" w:customStyle="1" w:styleId="afb">
    <w:name w:val="图标题 字符"/>
    <w:link w:val="afa"/>
    <w:qFormat/>
    <w:rPr>
      <w:rFonts w:ascii="Times New Roman" w:eastAsia="宋体" w:hAnsi="Times New Roman" w:cstheme="majorBidi"/>
      <w:color w:val="000000" w:themeColor="text1"/>
      <w:kern w:val="2"/>
      <w:sz w:val="18"/>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240"/>
        <w:tab w:val="right" w:pos="8500"/>
      </w:tabs>
      <w:ind w:firstLineChars="0" w:firstLine="0"/>
      <w:jc w:val="center"/>
    </w:pPr>
  </w:style>
  <w:style w:type="character" w:customStyle="1" w:styleId="MTDisplayEquation0">
    <w:name w:val="MTDisplayEquation 字符"/>
    <w:basedOn w:val="a0"/>
    <w:link w:val="MTDisplayEquation"/>
    <w:rPr>
      <w:rFonts w:ascii="Times New Roman" w:eastAsia="宋体" w:hAnsi="Times New Roman"/>
      <w:color w:val="000000" w:themeColor="text1"/>
      <w:kern w:val="2"/>
      <w:sz w:val="21"/>
      <w:szCs w:val="22"/>
    </w:rPr>
  </w:style>
  <w:style w:type="paragraph" w:customStyle="1" w:styleId="afe">
    <w:name w:val="公式"/>
    <w:basedOn w:val="a"/>
    <w:qFormat/>
    <w:pPr>
      <w:tabs>
        <w:tab w:val="center" w:pos="4200"/>
        <w:tab w:val="right" w:pos="8400"/>
      </w:tabs>
      <w:ind w:firstLineChars="0" w:firstLine="0"/>
      <w:jc w:val="left"/>
      <w:textAlignment w:val="center"/>
    </w:pPr>
    <w:rPr>
      <w:position w:val="-28"/>
    </w:rPr>
  </w:style>
  <w:style w:type="character" w:customStyle="1" w:styleId="af2">
    <w:name w:val="标题 字符"/>
    <w:basedOn w:val="a0"/>
    <w:link w:val="af1"/>
    <w:uiPriority w:val="10"/>
    <w:rPr>
      <w:rFonts w:ascii="Times New Roman" w:eastAsia="黑体" w:hAnsi="Times New Roman" w:cstheme="majorBidi"/>
      <w:b/>
      <w:bCs/>
      <w:color w:val="000000" w:themeColor="text1"/>
      <w:kern w:val="2"/>
      <w:sz w:val="32"/>
      <w:szCs w:val="32"/>
    </w:rPr>
  </w:style>
  <w:style w:type="paragraph" w:customStyle="1" w:styleId="1a">
    <w:name w:val="修订1"/>
    <w:hidden/>
    <w:uiPriority w:val="99"/>
    <w:semiHidden/>
    <w:rPr>
      <w:rFonts w:ascii="Times New Roman" w:eastAsia="宋体" w:hAnsi="Times New Roman"/>
      <w:color w:val="000000" w:themeColor="text1"/>
      <w:kern w:val="2"/>
      <w:sz w:val="21"/>
      <w:szCs w:val="22"/>
    </w:rPr>
  </w:style>
  <w:style w:type="character" w:customStyle="1" w:styleId="1b">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aff">
    <w:name w:val="annotation reference"/>
    <w:basedOn w:val="a0"/>
    <w:uiPriority w:val="99"/>
    <w:semiHidden/>
    <w:unhideWhenUsed/>
    <w:rPr>
      <w:sz w:val="21"/>
      <w:szCs w:val="21"/>
    </w:rPr>
  </w:style>
  <w:style w:type="character" w:styleId="aff0">
    <w:name w:val="Unresolved Mention"/>
    <w:basedOn w:val="a0"/>
    <w:uiPriority w:val="99"/>
    <w:semiHidden/>
    <w:unhideWhenUsed/>
    <w:rsid w:val="00186E3C"/>
    <w:rPr>
      <w:color w:val="605E5C"/>
      <w:shd w:val="clear" w:color="auto" w:fill="E1DFDD"/>
    </w:rPr>
  </w:style>
  <w:style w:type="paragraph" w:styleId="aff1">
    <w:name w:val="Revision"/>
    <w:hidden/>
    <w:uiPriority w:val="99"/>
    <w:semiHidden/>
    <w:rsid w:val="00464431"/>
    <w:rPr>
      <w:rFonts w:ascii="Times New Roman" w:eastAsia="宋体"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image" Target="media/image3.wmf"/><Relationship Id="rId324" Type="http://schemas.openxmlformats.org/officeDocument/2006/relationships/image" Target="media/image150.wmf"/><Relationship Id="rId531" Type="http://schemas.openxmlformats.org/officeDocument/2006/relationships/oleObject" Target="embeddings/oleObject249.bin"/><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image" Target="media/image233.jpeg"/><Relationship Id="rId32" Type="http://schemas.openxmlformats.org/officeDocument/2006/relationships/oleObject" Target="embeddings/oleObject7.bin"/><Relationship Id="rId128" Type="http://schemas.openxmlformats.org/officeDocument/2006/relationships/oleObject" Target="embeddings/oleObject54.bin"/><Relationship Id="rId335" Type="http://schemas.openxmlformats.org/officeDocument/2006/relationships/oleObject" Target="embeddings/oleObject161.bin"/><Relationship Id="rId542" Type="http://schemas.openxmlformats.org/officeDocument/2006/relationships/oleObject" Target="embeddings/oleObject254.bin"/><Relationship Id="rId181" Type="http://schemas.openxmlformats.org/officeDocument/2006/relationships/oleObject" Target="embeddings/oleObject83.bin"/><Relationship Id="rId402" Type="http://schemas.openxmlformats.org/officeDocument/2006/relationships/image" Target="media/image190.wmf"/><Relationship Id="rId279" Type="http://schemas.openxmlformats.org/officeDocument/2006/relationships/oleObject" Target="embeddings/oleObject133.bin"/><Relationship Id="rId486" Type="http://schemas.openxmlformats.org/officeDocument/2006/relationships/image" Target="media/image243.wmf"/><Relationship Id="rId43" Type="http://schemas.openxmlformats.org/officeDocument/2006/relationships/image" Target="media/image14.wmf"/><Relationship Id="rId139" Type="http://schemas.openxmlformats.org/officeDocument/2006/relationships/image" Target="media/image61.wmf"/><Relationship Id="rId346" Type="http://schemas.openxmlformats.org/officeDocument/2006/relationships/image" Target="media/image162.wmf"/><Relationship Id="rId553" Type="http://schemas.openxmlformats.org/officeDocument/2006/relationships/oleObject" Target="embeddings/oleObject260.bin"/><Relationship Id="rId192" Type="http://schemas.openxmlformats.org/officeDocument/2006/relationships/image" Target="media/image85.wmf"/><Relationship Id="rId206" Type="http://schemas.openxmlformats.org/officeDocument/2006/relationships/image" Target="media/image92.wmf"/><Relationship Id="rId413" Type="http://schemas.openxmlformats.org/officeDocument/2006/relationships/oleObject" Target="embeddings/oleObject199.bin"/><Relationship Id="rId497" Type="http://schemas.openxmlformats.org/officeDocument/2006/relationships/oleObject" Target="embeddings/oleObject230.bin"/><Relationship Id="rId357" Type="http://schemas.openxmlformats.org/officeDocument/2006/relationships/oleObject" Target="embeddings/oleObject171.bin"/><Relationship Id="rId54" Type="http://schemas.openxmlformats.org/officeDocument/2006/relationships/oleObject" Target="embeddings/oleObject18.bin"/><Relationship Id="rId217" Type="http://schemas.openxmlformats.org/officeDocument/2006/relationships/oleObject" Target="embeddings/oleObject101.bin"/><Relationship Id="rId564" Type="http://schemas.openxmlformats.org/officeDocument/2006/relationships/image" Target="media/image280.wmf"/><Relationship Id="rId424" Type="http://schemas.openxmlformats.org/officeDocument/2006/relationships/image" Target="media/image201.wmf"/><Relationship Id="rId270" Type="http://schemas.openxmlformats.org/officeDocument/2006/relationships/image" Target="media/image123.wmf"/><Relationship Id="rId65" Type="http://schemas.openxmlformats.org/officeDocument/2006/relationships/image" Target="media/image25.wmf"/><Relationship Id="rId130" Type="http://schemas.openxmlformats.org/officeDocument/2006/relationships/oleObject" Target="embeddings/oleObject55.bin"/><Relationship Id="rId368" Type="http://schemas.openxmlformats.org/officeDocument/2006/relationships/image" Target="media/image173.wmf"/><Relationship Id="rId575" Type="http://schemas.openxmlformats.org/officeDocument/2006/relationships/oleObject" Target="embeddings/oleObject271.bin"/><Relationship Id="rId228" Type="http://schemas.openxmlformats.org/officeDocument/2006/relationships/image" Target="media/image103.wmf"/><Relationship Id="rId435" Type="http://schemas.openxmlformats.org/officeDocument/2006/relationships/oleObject" Target="embeddings/oleObject210.bin"/><Relationship Id="rId281" Type="http://schemas.openxmlformats.org/officeDocument/2006/relationships/oleObject" Target="embeddings/oleObject134.bin"/><Relationship Id="rId502" Type="http://schemas.openxmlformats.org/officeDocument/2006/relationships/image" Target="media/image253.jpeg"/><Relationship Id="rId76" Type="http://schemas.openxmlformats.org/officeDocument/2006/relationships/oleObject" Target="embeddings/oleObject29.bin"/><Relationship Id="rId141" Type="http://schemas.openxmlformats.org/officeDocument/2006/relationships/image" Target="media/image62.wmf"/><Relationship Id="rId379" Type="http://schemas.openxmlformats.org/officeDocument/2006/relationships/oleObject" Target="embeddings/oleObject182.bin"/><Relationship Id="rId586" Type="http://schemas.openxmlformats.org/officeDocument/2006/relationships/image" Target="media/image291.wmf"/><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17.jpeg"/><Relationship Id="rId292" Type="http://schemas.openxmlformats.org/officeDocument/2006/relationships/image" Target="media/image134.wmf"/><Relationship Id="rId306" Type="http://schemas.openxmlformats.org/officeDocument/2006/relationships/image" Target="media/image141.wmf"/><Relationship Id="rId87" Type="http://schemas.openxmlformats.org/officeDocument/2006/relationships/image" Target="media/image35.wmf"/><Relationship Id="rId513" Type="http://schemas.openxmlformats.org/officeDocument/2006/relationships/oleObject" Target="embeddings/oleObject239.bin"/><Relationship Id="rId597" Type="http://schemas.microsoft.com/office/2011/relationships/people" Target="people.xml"/><Relationship Id="rId152" Type="http://schemas.openxmlformats.org/officeDocument/2006/relationships/image" Target="media/image67.wmf"/><Relationship Id="rId457" Type="http://schemas.openxmlformats.org/officeDocument/2006/relationships/oleObject" Target="embeddings/oleObject215.bin"/><Relationship Id="rId261" Type="http://schemas.openxmlformats.org/officeDocument/2006/relationships/image" Target="media/image119.wmf"/><Relationship Id="rId499" Type="http://schemas.openxmlformats.org/officeDocument/2006/relationships/image" Target="media/image250.jpeg"/><Relationship Id="rId14" Type="http://schemas.microsoft.com/office/2018/08/relationships/commentsExtensible" Target="commentsExtensible.xml"/><Relationship Id="rId56" Type="http://schemas.openxmlformats.org/officeDocument/2006/relationships/oleObject" Target="embeddings/oleObject19.bin"/><Relationship Id="rId317" Type="http://schemas.openxmlformats.org/officeDocument/2006/relationships/oleObject" Target="embeddings/oleObject152.bin"/><Relationship Id="rId359" Type="http://schemas.openxmlformats.org/officeDocument/2006/relationships/oleObject" Target="embeddings/oleObject172.bin"/><Relationship Id="rId524" Type="http://schemas.openxmlformats.org/officeDocument/2006/relationships/oleObject" Target="embeddings/oleObject243.bin"/><Relationship Id="rId566" Type="http://schemas.openxmlformats.org/officeDocument/2006/relationships/image" Target="media/image281.wmf"/><Relationship Id="rId98" Type="http://schemas.openxmlformats.org/officeDocument/2006/relationships/oleObject" Target="embeddings/oleObject39.bin"/><Relationship Id="rId121" Type="http://schemas.openxmlformats.org/officeDocument/2006/relationships/image" Target="media/image52.wmf"/><Relationship Id="rId163" Type="http://schemas.openxmlformats.org/officeDocument/2006/relationships/image" Target="media/image72.wmf"/><Relationship Id="rId219" Type="http://schemas.openxmlformats.org/officeDocument/2006/relationships/oleObject" Target="embeddings/oleObject102.bin"/><Relationship Id="rId370" Type="http://schemas.openxmlformats.org/officeDocument/2006/relationships/image" Target="media/image174.wmf"/><Relationship Id="rId426" Type="http://schemas.openxmlformats.org/officeDocument/2006/relationships/image" Target="media/image202.wmf"/><Relationship Id="rId230" Type="http://schemas.openxmlformats.org/officeDocument/2006/relationships/image" Target="media/image104.wmf"/><Relationship Id="rId468" Type="http://schemas.openxmlformats.org/officeDocument/2006/relationships/image" Target="media/image229.wmf"/><Relationship Id="rId25" Type="http://schemas.openxmlformats.org/officeDocument/2006/relationships/image" Target="media/image5.wmf"/><Relationship Id="rId67" Type="http://schemas.openxmlformats.org/officeDocument/2006/relationships/image" Target="media/image26.wmf"/><Relationship Id="rId272" Type="http://schemas.openxmlformats.org/officeDocument/2006/relationships/image" Target="media/image124.wmf"/><Relationship Id="rId328" Type="http://schemas.openxmlformats.org/officeDocument/2006/relationships/image" Target="media/image152.wmf"/><Relationship Id="rId535" Type="http://schemas.openxmlformats.org/officeDocument/2006/relationships/oleObject" Target="embeddings/oleObject251.bin"/><Relationship Id="rId577" Type="http://schemas.openxmlformats.org/officeDocument/2006/relationships/oleObject" Target="embeddings/oleObject272.bin"/><Relationship Id="rId132" Type="http://schemas.openxmlformats.org/officeDocument/2006/relationships/oleObject" Target="embeddings/oleObject56.bin"/><Relationship Id="rId174" Type="http://schemas.openxmlformats.org/officeDocument/2006/relationships/image" Target="media/image76.wmf"/><Relationship Id="rId381" Type="http://schemas.openxmlformats.org/officeDocument/2006/relationships/oleObject" Target="embeddings/oleObject183.bin"/><Relationship Id="rId241" Type="http://schemas.openxmlformats.org/officeDocument/2006/relationships/image" Target="media/image109.wmf"/><Relationship Id="rId437" Type="http://schemas.openxmlformats.org/officeDocument/2006/relationships/image" Target="media/image208.jpeg"/><Relationship Id="rId479" Type="http://schemas.openxmlformats.org/officeDocument/2006/relationships/image" Target="media/image237.jpeg"/><Relationship Id="rId36" Type="http://schemas.openxmlformats.org/officeDocument/2006/relationships/oleObject" Target="embeddings/oleObject9.bin"/><Relationship Id="rId283" Type="http://schemas.openxmlformats.org/officeDocument/2006/relationships/oleObject" Target="embeddings/oleObject135.bin"/><Relationship Id="rId339" Type="http://schemas.openxmlformats.org/officeDocument/2006/relationships/image" Target="media/image158.wmf"/><Relationship Id="rId490" Type="http://schemas.openxmlformats.org/officeDocument/2006/relationships/image" Target="media/image245.wmf"/><Relationship Id="rId504" Type="http://schemas.openxmlformats.org/officeDocument/2006/relationships/oleObject" Target="embeddings/oleObject231.bin"/><Relationship Id="rId546" Type="http://schemas.openxmlformats.org/officeDocument/2006/relationships/image" Target="media/image271.wmf"/><Relationship Id="rId78" Type="http://schemas.openxmlformats.org/officeDocument/2006/relationships/footer" Target="footer4.xml"/><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5.bin"/><Relationship Id="rId350" Type="http://schemas.openxmlformats.org/officeDocument/2006/relationships/image" Target="media/image164.wmf"/><Relationship Id="rId406" Type="http://schemas.openxmlformats.org/officeDocument/2006/relationships/image" Target="media/image192.wmf"/><Relationship Id="rId588" Type="http://schemas.openxmlformats.org/officeDocument/2006/relationships/image" Target="media/image292.wmf"/><Relationship Id="rId9" Type="http://schemas.openxmlformats.org/officeDocument/2006/relationships/oleObject" Target="embeddings/oleObject1.bin"/><Relationship Id="rId210" Type="http://schemas.openxmlformats.org/officeDocument/2006/relationships/image" Target="media/image94.wmf"/><Relationship Id="rId392" Type="http://schemas.openxmlformats.org/officeDocument/2006/relationships/image" Target="media/image185.wmf"/><Relationship Id="rId448" Type="http://schemas.openxmlformats.org/officeDocument/2006/relationships/image" Target="media/image219.wmf"/><Relationship Id="rId252" Type="http://schemas.openxmlformats.org/officeDocument/2006/relationships/oleObject" Target="embeddings/oleObject119.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40.bin"/><Relationship Id="rId47" Type="http://schemas.openxmlformats.org/officeDocument/2006/relationships/image" Target="media/image16.wmf"/><Relationship Id="rId89" Type="http://schemas.openxmlformats.org/officeDocument/2006/relationships/image" Target="media/image36.wmf"/><Relationship Id="rId112" Type="http://schemas.openxmlformats.org/officeDocument/2006/relationships/oleObject" Target="embeddings/oleObject46.bin"/><Relationship Id="rId154" Type="http://schemas.openxmlformats.org/officeDocument/2006/relationships/image" Target="media/image68.wmf"/><Relationship Id="rId361" Type="http://schemas.openxmlformats.org/officeDocument/2006/relationships/oleObject" Target="embeddings/oleObject173.bin"/><Relationship Id="rId557" Type="http://schemas.openxmlformats.org/officeDocument/2006/relationships/oleObject" Target="embeddings/oleObject262.bin"/><Relationship Id="rId196" Type="http://schemas.openxmlformats.org/officeDocument/2006/relationships/image" Target="media/image87.wmf"/><Relationship Id="rId417" Type="http://schemas.openxmlformats.org/officeDocument/2006/relationships/oleObject" Target="embeddings/oleObject201.bin"/><Relationship Id="rId459" Type="http://schemas.openxmlformats.org/officeDocument/2006/relationships/oleObject" Target="embeddings/oleObject216.bin"/><Relationship Id="rId16" Type="http://schemas.openxmlformats.org/officeDocument/2006/relationships/header" Target="header2.xml"/><Relationship Id="rId221" Type="http://schemas.openxmlformats.org/officeDocument/2006/relationships/oleObject" Target="embeddings/oleObject103.bin"/><Relationship Id="rId263" Type="http://schemas.openxmlformats.org/officeDocument/2006/relationships/image" Target="media/image120.wmf"/><Relationship Id="rId319" Type="http://schemas.openxmlformats.org/officeDocument/2006/relationships/oleObject" Target="embeddings/oleObject153.bin"/><Relationship Id="rId470" Type="http://schemas.openxmlformats.org/officeDocument/2006/relationships/image" Target="media/image230.wmf"/><Relationship Id="rId526" Type="http://schemas.openxmlformats.org/officeDocument/2006/relationships/oleObject" Target="embeddings/oleObject245.bin"/><Relationship Id="rId58" Type="http://schemas.openxmlformats.org/officeDocument/2006/relationships/oleObject" Target="embeddings/oleObject20.bin"/><Relationship Id="rId123" Type="http://schemas.openxmlformats.org/officeDocument/2006/relationships/image" Target="media/image53.wmf"/><Relationship Id="rId330" Type="http://schemas.openxmlformats.org/officeDocument/2006/relationships/image" Target="media/image153.wmf"/><Relationship Id="rId568" Type="http://schemas.openxmlformats.org/officeDocument/2006/relationships/image" Target="media/image282.wmf"/><Relationship Id="rId165" Type="http://schemas.openxmlformats.org/officeDocument/2006/relationships/oleObject" Target="embeddings/oleObject74.bin"/><Relationship Id="rId372" Type="http://schemas.openxmlformats.org/officeDocument/2006/relationships/image" Target="media/image175.wmf"/><Relationship Id="rId428" Type="http://schemas.openxmlformats.org/officeDocument/2006/relationships/image" Target="media/image203.wmf"/><Relationship Id="rId232" Type="http://schemas.openxmlformats.org/officeDocument/2006/relationships/image" Target="media/image105.wmf"/><Relationship Id="rId274" Type="http://schemas.openxmlformats.org/officeDocument/2006/relationships/image" Target="media/image125.wmf"/><Relationship Id="rId481" Type="http://schemas.openxmlformats.org/officeDocument/2006/relationships/image" Target="media/image239.jpeg"/><Relationship Id="rId27" Type="http://schemas.openxmlformats.org/officeDocument/2006/relationships/image" Target="media/image6.wmf"/><Relationship Id="rId69" Type="http://schemas.openxmlformats.org/officeDocument/2006/relationships/image" Target="media/image27.wmf"/><Relationship Id="rId134" Type="http://schemas.openxmlformats.org/officeDocument/2006/relationships/oleObject" Target="embeddings/oleObject57.bin"/><Relationship Id="rId537" Type="http://schemas.openxmlformats.org/officeDocument/2006/relationships/oleObject" Target="embeddings/oleObject252.bin"/><Relationship Id="rId579" Type="http://schemas.openxmlformats.org/officeDocument/2006/relationships/oleObject" Target="embeddings/oleObject273.bin"/><Relationship Id="rId80" Type="http://schemas.openxmlformats.org/officeDocument/2006/relationships/oleObject" Target="embeddings/oleObject30.bin"/><Relationship Id="rId176" Type="http://schemas.openxmlformats.org/officeDocument/2006/relationships/image" Target="media/image77.wmf"/><Relationship Id="rId341" Type="http://schemas.openxmlformats.org/officeDocument/2006/relationships/oleObject" Target="embeddings/oleObject163.bin"/><Relationship Id="rId383" Type="http://schemas.openxmlformats.org/officeDocument/2006/relationships/oleObject" Target="embeddings/oleObject184.bin"/><Relationship Id="rId439" Type="http://schemas.openxmlformats.org/officeDocument/2006/relationships/image" Target="media/image210.jpeg"/><Relationship Id="rId590" Type="http://schemas.openxmlformats.org/officeDocument/2006/relationships/image" Target="media/image293.wmf"/><Relationship Id="rId201" Type="http://schemas.openxmlformats.org/officeDocument/2006/relationships/oleObject" Target="embeddings/oleObject93.bin"/><Relationship Id="rId243" Type="http://schemas.openxmlformats.org/officeDocument/2006/relationships/image" Target="media/image110.wmf"/><Relationship Id="rId285" Type="http://schemas.openxmlformats.org/officeDocument/2006/relationships/oleObject" Target="embeddings/oleObject136.bin"/><Relationship Id="rId450" Type="http://schemas.openxmlformats.org/officeDocument/2006/relationships/image" Target="media/image220.wmf"/><Relationship Id="rId506" Type="http://schemas.openxmlformats.org/officeDocument/2006/relationships/oleObject" Target="embeddings/oleObject233.bin"/><Relationship Id="rId38" Type="http://schemas.openxmlformats.org/officeDocument/2006/relationships/oleObject" Target="embeddings/oleObject10.bin"/><Relationship Id="rId103" Type="http://schemas.openxmlformats.org/officeDocument/2006/relationships/image" Target="media/image43.wmf"/><Relationship Id="rId310" Type="http://schemas.openxmlformats.org/officeDocument/2006/relationships/image" Target="media/image143.wmf"/><Relationship Id="rId492" Type="http://schemas.openxmlformats.org/officeDocument/2006/relationships/image" Target="media/image246.wmf"/><Relationship Id="rId548" Type="http://schemas.openxmlformats.org/officeDocument/2006/relationships/image" Target="media/image272.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6.bin"/><Relationship Id="rId352" Type="http://schemas.openxmlformats.org/officeDocument/2006/relationships/image" Target="media/image165.wmf"/><Relationship Id="rId394" Type="http://schemas.openxmlformats.org/officeDocument/2006/relationships/image" Target="media/image186.wmf"/><Relationship Id="rId408" Type="http://schemas.openxmlformats.org/officeDocument/2006/relationships/image" Target="media/image193.wmf"/><Relationship Id="rId212" Type="http://schemas.openxmlformats.org/officeDocument/2006/relationships/image" Target="media/image95.wmf"/><Relationship Id="rId254" Type="http://schemas.openxmlformats.org/officeDocument/2006/relationships/oleObject" Target="embeddings/oleObject120.bin"/><Relationship Id="rId49" Type="http://schemas.openxmlformats.org/officeDocument/2006/relationships/image" Target="media/image17.wmf"/><Relationship Id="rId114" Type="http://schemas.openxmlformats.org/officeDocument/2006/relationships/oleObject" Target="embeddings/oleObject47.bin"/><Relationship Id="rId296" Type="http://schemas.openxmlformats.org/officeDocument/2006/relationships/image" Target="media/image136.wmf"/><Relationship Id="rId461" Type="http://schemas.openxmlformats.org/officeDocument/2006/relationships/oleObject" Target="embeddings/oleObject217.bin"/><Relationship Id="rId517" Type="http://schemas.openxmlformats.org/officeDocument/2006/relationships/oleObject" Target="embeddings/oleObject241.bin"/><Relationship Id="rId559" Type="http://schemas.openxmlformats.org/officeDocument/2006/relationships/oleObject" Target="embeddings/oleObject263.bin"/><Relationship Id="rId60" Type="http://schemas.openxmlformats.org/officeDocument/2006/relationships/oleObject" Target="embeddings/oleObject21.bin"/><Relationship Id="rId156" Type="http://schemas.openxmlformats.org/officeDocument/2006/relationships/oleObject" Target="embeddings/oleObject69.bin"/><Relationship Id="rId198" Type="http://schemas.openxmlformats.org/officeDocument/2006/relationships/image" Target="media/image88.wmf"/><Relationship Id="rId321" Type="http://schemas.openxmlformats.org/officeDocument/2006/relationships/oleObject" Target="embeddings/oleObject154.bin"/><Relationship Id="rId363" Type="http://schemas.openxmlformats.org/officeDocument/2006/relationships/oleObject" Target="embeddings/oleObject174.bin"/><Relationship Id="rId419" Type="http://schemas.openxmlformats.org/officeDocument/2006/relationships/oleObject" Target="embeddings/oleObject202.bin"/><Relationship Id="rId570" Type="http://schemas.openxmlformats.org/officeDocument/2006/relationships/image" Target="media/image283.wmf"/><Relationship Id="rId223" Type="http://schemas.openxmlformats.org/officeDocument/2006/relationships/oleObject" Target="embeddings/oleObject104.bin"/><Relationship Id="rId430" Type="http://schemas.openxmlformats.org/officeDocument/2006/relationships/image" Target="media/image204.wmf"/><Relationship Id="rId18" Type="http://schemas.openxmlformats.org/officeDocument/2006/relationships/footer" Target="footer2.xml"/><Relationship Id="rId265" Type="http://schemas.openxmlformats.org/officeDocument/2006/relationships/image" Target="media/image121.wmf"/><Relationship Id="rId472" Type="http://schemas.openxmlformats.org/officeDocument/2006/relationships/image" Target="media/image231.wmf"/><Relationship Id="rId528" Type="http://schemas.openxmlformats.org/officeDocument/2006/relationships/oleObject" Target="embeddings/oleObject247.bin"/><Relationship Id="rId125" Type="http://schemas.openxmlformats.org/officeDocument/2006/relationships/image" Target="media/image54.wmf"/><Relationship Id="rId167" Type="http://schemas.openxmlformats.org/officeDocument/2006/relationships/image" Target="media/image73.wmf"/><Relationship Id="rId332" Type="http://schemas.openxmlformats.org/officeDocument/2006/relationships/image" Target="media/image154.wmf"/><Relationship Id="rId374" Type="http://schemas.openxmlformats.org/officeDocument/2006/relationships/image" Target="media/image176.wmf"/><Relationship Id="rId581" Type="http://schemas.openxmlformats.org/officeDocument/2006/relationships/oleObject" Target="embeddings/oleObject274.bin"/><Relationship Id="rId71" Type="http://schemas.openxmlformats.org/officeDocument/2006/relationships/image" Target="media/image28.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7.wmf"/><Relationship Id="rId276" Type="http://schemas.openxmlformats.org/officeDocument/2006/relationships/image" Target="media/image126.wmf"/><Relationship Id="rId441" Type="http://schemas.openxmlformats.org/officeDocument/2006/relationships/image" Target="media/image212.jpeg"/><Relationship Id="rId483" Type="http://schemas.openxmlformats.org/officeDocument/2006/relationships/image" Target="media/image241.jpeg"/><Relationship Id="rId539" Type="http://schemas.openxmlformats.org/officeDocument/2006/relationships/oleObject" Target="embeddings/oleObject253.bin"/><Relationship Id="rId40" Type="http://schemas.openxmlformats.org/officeDocument/2006/relationships/oleObject" Target="embeddings/oleObject11.bin"/><Relationship Id="rId136" Type="http://schemas.openxmlformats.org/officeDocument/2006/relationships/oleObject" Target="embeddings/oleObject58.bin"/><Relationship Id="rId178" Type="http://schemas.openxmlformats.org/officeDocument/2006/relationships/image" Target="media/image78.wmf"/><Relationship Id="rId301" Type="http://schemas.openxmlformats.org/officeDocument/2006/relationships/oleObject" Target="embeddings/oleObject144.bin"/><Relationship Id="rId343" Type="http://schemas.openxmlformats.org/officeDocument/2006/relationships/oleObject" Target="embeddings/oleObject164.bin"/><Relationship Id="rId550" Type="http://schemas.openxmlformats.org/officeDocument/2006/relationships/image" Target="media/image273.wmf"/><Relationship Id="rId82" Type="http://schemas.openxmlformats.org/officeDocument/2006/relationships/oleObject" Target="embeddings/oleObject31.bin"/><Relationship Id="rId203" Type="http://schemas.openxmlformats.org/officeDocument/2006/relationships/oleObject" Target="embeddings/oleObject94.bin"/><Relationship Id="rId385" Type="http://schemas.openxmlformats.org/officeDocument/2006/relationships/oleObject" Target="embeddings/oleObject185.bin"/><Relationship Id="rId592" Type="http://schemas.openxmlformats.org/officeDocument/2006/relationships/image" Target="media/image294.wmf"/><Relationship Id="rId245" Type="http://schemas.openxmlformats.org/officeDocument/2006/relationships/image" Target="media/image111.wmf"/><Relationship Id="rId287" Type="http://schemas.openxmlformats.org/officeDocument/2006/relationships/oleObject" Target="embeddings/oleObject137.bin"/><Relationship Id="rId410" Type="http://schemas.openxmlformats.org/officeDocument/2006/relationships/image" Target="media/image194.wmf"/><Relationship Id="rId452" Type="http://schemas.openxmlformats.org/officeDocument/2006/relationships/image" Target="media/image221.wmf"/><Relationship Id="rId494" Type="http://schemas.openxmlformats.org/officeDocument/2006/relationships/image" Target="media/image247.wmf"/><Relationship Id="rId508" Type="http://schemas.openxmlformats.org/officeDocument/2006/relationships/oleObject" Target="embeddings/oleObject235.bin"/><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4.wmf"/><Relationship Id="rId354" Type="http://schemas.openxmlformats.org/officeDocument/2006/relationships/image" Target="media/image166.wmf"/><Relationship Id="rId51" Type="http://schemas.openxmlformats.org/officeDocument/2006/relationships/image" Target="media/image18.wmf"/><Relationship Id="rId93" Type="http://schemas.openxmlformats.org/officeDocument/2006/relationships/image" Target="media/image38.wmf"/><Relationship Id="rId189" Type="http://schemas.openxmlformats.org/officeDocument/2006/relationships/oleObject" Target="embeddings/oleObject87.bin"/><Relationship Id="rId396" Type="http://schemas.openxmlformats.org/officeDocument/2006/relationships/image" Target="media/image187.wmf"/><Relationship Id="rId561" Type="http://schemas.openxmlformats.org/officeDocument/2006/relationships/oleObject" Target="embeddings/oleObject264.bin"/><Relationship Id="rId214" Type="http://schemas.openxmlformats.org/officeDocument/2006/relationships/image" Target="media/image96.wmf"/><Relationship Id="rId256" Type="http://schemas.openxmlformats.org/officeDocument/2006/relationships/oleObject" Target="embeddings/oleObject121.bin"/><Relationship Id="rId298" Type="http://schemas.openxmlformats.org/officeDocument/2006/relationships/image" Target="media/image137.wmf"/><Relationship Id="rId421" Type="http://schemas.openxmlformats.org/officeDocument/2006/relationships/oleObject" Target="embeddings/oleObject203.bin"/><Relationship Id="rId463" Type="http://schemas.openxmlformats.org/officeDocument/2006/relationships/oleObject" Target="embeddings/oleObject218.bin"/><Relationship Id="rId519" Type="http://schemas.openxmlformats.org/officeDocument/2006/relationships/image" Target="media/image259.jpeg"/><Relationship Id="rId116" Type="http://schemas.openxmlformats.org/officeDocument/2006/relationships/oleObject" Target="embeddings/oleObject48.bin"/><Relationship Id="rId158" Type="http://schemas.openxmlformats.org/officeDocument/2006/relationships/oleObject" Target="embeddings/oleObject70.bin"/><Relationship Id="rId323" Type="http://schemas.openxmlformats.org/officeDocument/2006/relationships/oleObject" Target="embeddings/oleObject155.bin"/><Relationship Id="rId530" Type="http://schemas.openxmlformats.org/officeDocument/2006/relationships/image" Target="media/image263.wmf"/><Relationship Id="rId20" Type="http://schemas.openxmlformats.org/officeDocument/2006/relationships/footer" Target="footer3.xml"/><Relationship Id="rId62" Type="http://schemas.openxmlformats.org/officeDocument/2006/relationships/oleObject" Target="embeddings/oleObject22.bin"/><Relationship Id="rId365" Type="http://schemas.openxmlformats.org/officeDocument/2006/relationships/oleObject" Target="embeddings/oleObject175.bin"/><Relationship Id="rId572" Type="http://schemas.openxmlformats.org/officeDocument/2006/relationships/image" Target="media/image284.wmf"/><Relationship Id="rId225" Type="http://schemas.openxmlformats.org/officeDocument/2006/relationships/oleObject" Target="embeddings/oleObject105.bin"/><Relationship Id="rId267" Type="http://schemas.openxmlformats.org/officeDocument/2006/relationships/oleObject" Target="embeddings/oleObject127.bin"/><Relationship Id="rId432" Type="http://schemas.openxmlformats.org/officeDocument/2006/relationships/image" Target="media/image205.wmf"/><Relationship Id="rId474" Type="http://schemas.openxmlformats.org/officeDocument/2006/relationships/image" Target="media/image232.jpeg"/><Relationship Id="rId127" Type="http://schemas.openxmlformats.org/officeDocument/2006/relationships/image" Target="media/image55.wmf"/><Relationship Id="rId31" Type="http://schemas.openxmlformats.org/officeDocument/2006/relationships/image" Target="media/image8.wmf"/><Relationship Id="rId73" Type="http://schemas.openxmlformats.org/officeDocument/2006/relationships/image" Target="media/image29.wmf"/><Relationship Id="rId169" Type="http://schemas.openxmlformats.org/officeDocument/2006/relationships/oleObject" Target="embeddings/oleObject77.bin"/><Relationship Id="rId334" Type="http://schemas.openxmlformats.org/officeDocument/2006/relationships/image" Target="media/image155.wmf"/><Relationship Id="rId376" Type="http://schemas.openxmlformats.org/officeDocument/2006/relationships/image" Target="media/image177.wmf"/><Relationship Id="rId541" Type="http://schemas.openxmlformats.org/officeDocument/2006/relationships/image" Target="media/image269.png"/><Relationship Id="rId583" Type="http://schemas.openxmlformats.org/officeDocument/2006/relationships/oleObject" Target="embeddings/oleObject275.bin"/><Relationship Id="rId4" Type="http://schemas.openxmlformats.org/officeDocument/2006/relationships/settings" Target="settings.xml"/><Relationship Id="rId180" Type="http://schemas.openxmlformats.org/officeDocument/2006/relationships/image" Target="media/image79.wmf"/><Relationship Id="rId236" Type="http://schemas.openxmlformats.org/officeDocument/2006/relationships/image" Target="media/image107.wmf"/><Relationship Id="rId278" Type="http://schemas.openxmlformats.org/officeDocument/2006/relationships/image" Target="media/image127.wmf"/><Relationship Id="rId401" Type="http://schemas.openxmlformats.org/officeDocument/2006/relationships/oleObject" Target="embeddings/oleObject193.bin"/><Relationship Id="rId443" Type="http://schemas.openxmlformats.org/officeDocument/2006/relationships/image" Target="media/image214.jpeg"/><Relationship Id="rId303" Type="http://schemas.openxmlformats.org/officeDocument/2006/relationships/oleObject" Target="embeddings/oleObject145.bin"/><Relationship Id="rId485" Type="http://schemas.openxmlformats.org/officeDocument/2006/relationships/oleObject" Target="embeddings/oleObject224.bin"/><Relationship Id="rId42" Type="http://schemas.openxmlformats.org/officeDocument/2006/relationships/oleObject" Target="embeddings/oleObject12.bin"/><Relationship Id="rId84" Type="http://schemas.openxmlformats.org/officeDocument/2006/relationships/oleObject" Target="embeddings/oleObject32.bin"/><Relationship Id="rId138" Type="http://schemas.openxmlformats.org/officeDocument/2006/relationships/oleObject" Target="embeddings/oleObject59.bin"/><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oleObject" Target="embeddings/oleObject237.bin"/><Relationship Id="rId552" Type="http://schemas.openxmlformats.org/officeDocument/2006/relationships/image" Target="media/image274.wmf"/><Relationship Id="rId594" Type="http://schemas.openxmlformats.org/officeDocument/2006/relationships/header" Target="header5.xm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2.wmf"/><Relationship Id="rId412" Type="http://schemas.openxmlformats.org/officeDocument/2006/relationships/image" Target="media/image195.wmf"/><Relationship Id="rId107" Type="http://schemas.openxmlformats.org/officeDocument/2006/relationships/image" Target="media/image45.wmf"/><Relationship Id="rId289" Type="http://schemas.openxmlformats.org/officeDocument/2006/relationships/oleObject" Target="embeddings/oleObject138.bin"/><Relationship Id="rId454" Type="http://schemas.openxmlformats.org/officeDocument/2006/relationships/image" Target="media/image222.wmf"/><Relationship Id="rId496" Type="http://schemas.openxmlformats.org/officeDocument/2006/relationships/image" Target="media/image248.wmf"/><Relationship Id="rId11" Type="http://schemas.openxmlformats.org/officeDocument/2006/relationships/comments" Target="comments.xml"/><Relationship Id="rId53" Type="http://schemas.openxmlformats.org/officeDocument/2006/relationships/image" Target="media/image19.wmf"/><Relationship Id="rId149" Type="http://schemas.openxmlformats.org/officeDocument/2006/relationships/oleObject" Target="embeddings/oleObject65.bin"/><Relationship Id="rId314" Type="http://schemas.openxmlformats.org/officeDocument/2006/relationships/image" Target="media/image145.wmf"/><Relationship Id="rId356" Type="http://schemas.openxmlformats.org/officeDocument/2006/relationships/image" Target="media/image167.wmf"/><Relationship Id="rId398" Type="http://schemas.openxmlformats.org/officeDocument/2006/relationships/image" Target="media/image188.wmf"/><Relationship Id="rId521" Type="http://schemas.openxmlformats.org/officeDocument/2006/relationships/image" Target="media/image261.jpeg"/><Relationship Id="rId563" Type="http://schemas.openxmlformats.org/officeDocument/2006/relationships/oleObject" Target="embeddings/oleObject265.bin"/><Relationship Id="rId95" Type="http://schemas.openxmlformats.org/officeDocument/2006/relationships/image" Target="media/image39.wmf"/><Relationship Id="rId160" Type="http://schemas.openxmlformats.org/officeDocument/2006/relationships/oleObject" Target="embeddings/oleObject71.bin"/><Relationship Id="rId216" Type="http://schemas.openxmlformats.org/officeDocument/2006/relationships/image" Target="media/image97.wmf"/><Relationship Id="rId423" Type="http://schemas.openxmlformats.org/officeDocument/2006/relationships/oleObject" Target="embeddings/oleObject204.bin"/><Relationship Id="rId258" Type="http://schemas.openxmlformats.org/officeDocument/2006/relationships/oleObject" Target="embeddings/oleObject122.bin"/><Relationship Id="rId465" Type="http://schemas.openxmlformats.org/officeDocument/2006/relationships/oleObject" Target="embeddings/oleObject219.bin"/><Relationship Id="rId22" Type="http://schemas.openxmlformats.org/officeDocument/2006/relationships/oleObject" Target="embeddings/oleObject2.bin"/><Relationship Id="rId64" Type="http://schemas.openxmlformats.org/officeDocument/2006/relationships/oleObject" Target="embeddings/oleObject23.bin"/><Relationship Id="rId118" Type="http://schemas.openxmlformats.org/officeDocument/2006/relationships/oleObject" Target="embeddings/oleObject49.bin"/><Relationship Id="rId325" Type="http://schemas.openxmlformats.org/officeDocument/2006/relationships/oleObject" Target="embeddings/oleObject156.bin"/><Relationship Id="rId367" Type="http://schemas.openxmlformats.org/officeDocument/2006/relationships/oleObject" Target="embeddings/oleObject176.bin"/><Relationship Id="rId532" Type="http://schemas.openxmlformats.org/officeDocument/2006/relationships/image" Target="media/image264.wmf"/><Relationship Id="rId574" Type="http://schemas.openxmlformats.org/officeDocument/2006/relationships/image" Target="media/image285.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8.bin"/><Relationship Id="rId434" Type="http://schemas.openxmlformats.org/officeDocument/2006/relationships/image" Target="media/image206.wmf"/><Relationship Id="rId476" Type="http://schemas.openxmlformats.org/officeDocument/2006/relationships/image" Target="media/image234.jpeg"/><Relationship Id="rId33" Type="http://schemas.openxmlformats.org/officeDocument/2006/relationships/image" Target="media/image9.wmf"/><Relationship Id="rId129" Type="http://schemas.openxmlformats.org/officeDocument/2006/relationships/image" Target="media/image56.wmf"/><Relationship Id="rId280" Type="http://schemas.openxmlformats.org/officeDocument/2006/relationships/image" Target="media/image128.wmf"/><Relationship Id="rId336" Type="http://schemas.openxmlformats.org/officeDocument/2006/relationships/image" Target="media/image156.wmf"/><Relationship Id="rId501" Type="http://schemas.openxmlformats.org/officeDocument/2006/relationships/image" Target="media/image252.jpeg"/><Relationship Id="rId543" Type="http://schemas.openxmlformats.org/officeDocument/2006/relationships/oleObject" Target="embeddings/oleObject255.bin"/><Relationship Id="rId75" Type="http://schemas.openxmlformats.org/officeDocument/2006/relationships/image" Target="media/image30.wmf"/><Relationship Id="rId140" Type="http://schemas.openxmlformats.org/officeDocument/2006/relationships/oleObject" Target="embeddings/oleObject60.bin"/><Relationship Id="rId182" Type="http://schemas.openxmlformats.org/officeDocument/2006/relationships/image" Target="media/image80.wmf"/><Relationship Id="rId378" Type="http://schemas.openxmlformats.org/officeDocument/2006/relationships/image" Target="media/image178.wmf"/><Relationship Id="rId403" Type="http://schemas.openxmlformats.org/officeDocument/2006/relationships/oleObject" Target="embeddings/oleObject194.bin"/><Relationship Id="rId585" Type="http://schemas.openxmlformats.org/officeDocument/2006/relationships/oleObject" Target="embeddings/oleObject276.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image" Target="media/image216.jpeg"/><Relationship Id="rId487" Type="http://schemas.openxmlformats.org/officeDocument/2006/relationships/oleObject" Target="embeddings/oleObject225.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6.bin"/><Relationship Id="rId512" Type="http://schemas.openxmlformats.org/officeDocument/2006/relationships/image" Target="media/image255.wmf"/><Relationship Id="rId44" Type="http://schemas.openxmlformats.org/officeDocument/2006/relationships/oleObject" Target="embeddings/oleObject13.bin"/><Relationship Id="rId86" Type="http://schemas.openxmlformats.org/officeDocument/2006/relationships/oleObject" Target="embeddings/oleObject33.bin"/><Relationship Id="rId151" Type="http://schemas.openxmlformats.org/officeDocument/2006/relationships/oleObject" Target="embeddings/oleObject66.bin"/><Relationship Id="rId389" Type="http://schemas.openxmlformats.org/officeDocument/2006/relationships/oleObject" Target="embeddings/oleObject187.bin"/><Relationship Id="rId554" Type="http://schemas.openxmlformats.org/officeDocument/2006/relationships/image" Target="media/image275.wmf"/><Relationship Id="rId596" Type="http://schemas.openxmlformats.org/officeDocument/2006/relationships/fontTable" Target="fontTable.xm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13.wmf"/><Relationship Id="rId414" Type="http://schemas.openxmlformats.org/officeDocument/2006/relationships/image" Target="media/image196.wmf"/><Relationship Id="rId456" Type="http://schemas.openxmlformats.org/officeDocument/2006/relationships/image" Target="media/image223.wmf"/><Relationship Id="rId498" Type="http://schemas.openxmlformats.org/officeDocument/2006/relationships/image" Target="media/image249.jpeg"/><Relationship Id="rId13" Type="http://schemas.microsoft.com/office/2016/09/relationships/commentsIds" Target="commentsIds.xml"/><Relationship Id="rId109" Type="http://schemas.openxmlformats.org/officeDocument/2006/relationships/image" Target="media/image46.wmf"/><Relationship Id="rId260" Type="http://schemas.openxmlformats.org/officeDocument/2006/relationships/oleObject" Target="embeddings/oleObject123.bin"/><Relationship Id="rId316" Type="http://schemas.openxmlformats.org/officeDocument/2006/relationships/image" Target="media/image146.wmf"/><Relationship Id="rId523" Type="http://schemas.openxmlformats.org/officeDocument/2006/relationships/oleObject" Target="embeddings/oleObject242.bin"/><Relationship Id="rId55" Type="http://schemas.openxmlformats.org/officeDocument/2006/relationships/image" Target="media/image20.wmf"/><Relationship Id="rId97" Type="http://schemas.openxmlformats.org/officeDocument/2006/relationships/image" Target="media/image40.wmf"/><Relationship Id="rId120" Type="http://schemas.openxmlformats.org/officeDocument/2006/relationships/oleObject" Target="embeddings/oleObject50.bin"/><Relationship Id="rId358" Type="http://schemas.openxmlformats.org/officeDocument/2006/relationships/image" Target="media/image168.wmf"/><Relationship Id="rId565" Type="http://schemas.openxmlformats.org/officeDocument/2006/relationships/oleObject" Target="embeddings/oleObject266.bin"/><Relationship Id="rId162" Type="http://schemas.openxmlformats.org/officeDocument/2006/relationships/oleObject" Target="embeddings/oleObject72.bin"/><Relationship Id="rId218" Type="http://schemas.openxmlformats.org/officeDocument/2006/relationships/image" Target="media/image98.wmf"/><Relationship Id="rId425" Type="http://schemas.openxmlformats.org/officeDocument/2006/relationships/oleObject" Target="embeddings/oleObject205.bin"/><Relationship Id="rId467" Type="http://schemas.openxmlformats.org/officeDocument/2006/relationships/oleObject" Target="embeddings/oleObject220.bin"/><Relationship Id="rId271" Type="http://schemas.openxmlformats.org/officeDocument/2006/relationships/oleObject" Target="embeddings/oleObject129.bin"/><Relationship Id="rId24" Type="http://schemas.openxmlformats.org/officeDocument/2006/relationships/oleObject" Target="embeddings/oleObject3.bin"/><Relationship Id="rId66" Type="http://schemas.openxmlformats.org/officeDocument/2006/relationships/oleObject" Target="embeddings/oleObject24.bin"/><Relationship Id="rId131" Type="http://schemas.openxmlformats.org/officeDocument/2006/relationships/image" Target="media/image57.wmf"/><Relationship Id="rId327" Type="http://schemas.openxmlformats.org/officeDocument/2006/relationships/oleObject" Target="embeddings/oleObject157.bin"/><Relationship Id="rId369" Type="http://schemas.openxmlformats.org/officeDocument/2006/relationships/oleObject" Target="embeddings/oleObject177.bin"/><Relationship Id="rId534" Type="http://schemas.openxmlformats.org/officeDocument/2006/relationships/image" Target="media/image265.wmf"/><Relationship Id="rId576" Type="http://schemas.openxmlformats.org/officeDocument/2006/relationships/image" Target="media/image286.wmf"/><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79.wmf"/><Relationship Id="rId436" Type="http://schemas.openxmlformats.org/officeDocument/2006/relationships/image" Target="media/image207.jpeg"/><Relationship Id="rId240" Type="http://schemas.openxmlformats.org/officeDocument/2006/relationships/oleObject" Target="embeddings/oleObject113.bin"/><Relationship Id="rId478" Type="http://schemas.openxmlformats.org/officeDocument/2006/relationships/image" Target="media/image236.jpeg"/><Relationship Id="rId35" Type="http://schemas.openxmlformats.org/officeDocument/2006/relationships/image" Target="media/image10.wmf"/><Relationship Id="rId77" Type="http://schemas.openxmlformats.org/officeDocument/2006/relationships/header" Target="header4.xml"/><Relationship Id="rId100" Type="http://schemas.openxmlformats.org/officeDocument/2006/relationships/oleObject" Target="embeddings/oleObject40.bin"/><Relationship Id="rId282" Type="http://schemas.openxmlformats.org/officeDocument/2006/relationships/image" Target="media/image129.wmf"/><Relationship Id="rId338" Type="http://schemas.openxmlformats.org/officeDocument/2006/relationships/image" Target="media/image157.wmf"/><Relationship Id="rId503" Type="http://schemas.openxmlformats.org/officeDocument/2006/relationships/image" Target="media/image254.jpeg"/><Relationship Id="rId545" Type="http://schemas.openxmlformats.org/officeDocument/2006/relationships/oleObject" Target="embeddings/oleObject256.bin"/><Relationship Id="rId587" Type="http://schemas.openxmlformats.org/officeDocument/2006/relationships/oleObject" Target="embeddings/oleObject277.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image" Target="media/image81.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image" Target="media/image218.jpeg"/><Relationship Id="rId251" Type="http://schemas.openxmlformats.org/officeDocument/2006/relationships/image" Target="media/image114.wmf"/><Relationship Id="rId489" Type="http://schemas.openxmlformats.org/officeDocument/2006/relationships/oleObject" Target="embeddings/oleObject226.bin"/><Relationship Id="rId46" Type="http://schemas.openxmlformats.org/officeDocument/2006/relationships/oleObject" Target="embeddings/oleObject14.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7.bin"/><Relationship Id="rId514" Type="http://schemas.openxmlformats.org/officeDocument/2006/relationships/image" Target="media/image256.wmf"/><Relationship Id="rId556" Type="http://schemas.openxmlformats.org/officeDocument/2006/relationships/image" Target="media/image276.wmf"/><Relationship Id="rId88" Type="http://schemas.openxmlformats.org/officeDocument/2006/relationships/oleObject" Target="embeddings/oleObject34.bin"/><Relationship Id="rId111" Type="http://schemas.openxmlformats.org/officeDocument/2006/relationships/image" Target="media/image47.wmf"/><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9.wmf"/><Relationship Id="rId416" Type="http://schemas.openxmlformats.org/officeDocument/2006/relationships/image" Target="media/image197.wmf"/><Relationship Id="rId598" Type="http://schemas.openxmlformats.org/officeDocument/2006/relationships/theme" Target="theme/theme1.xml"/><Relationship Id="rId220" Type="http://schemas.openxmlformats.org/officeDocument/2006/relationships/image" Target="media/image99.wmf"/><Relationship Id="rId458" Type="http://schemas.openxmlformats.org/officeDocument/2006/relationships/image" Target="media/image224.wmf"/><Relationship Id="rId15" Type="http://schemas.openxmlformats.org/officeDocument/2006/relationships/header" Target="header1.xml"/><Relationship Id="rId57" Type="http://schemas.openxmlformats.org/officeDocument/2006/relationships/image" Target="media/image21.wmf"/><Relationship Id="rId262" Type="http://schemas.openxmlformats.org/officeDocument/2006/relationships/oleObject" Target="embeddings/oleObject124.bin"/><Relationship Id="rId318" Type="http://schemas.openxmlformats.org/officeDocument/2006/relationships/image" Target="media/image147.wmf"/><Relationship Id="rId525" Type="http://schemas.openxmlformats.org/officeDocument/2006/relationships/oleObject" Target="embeddings/oleObject244.bin"/><Relationship Id="rId567" Type="http://schemas.openxmlformats.org/officeDocument/2006/relationships/oleObject" Target="embeddings/oleObject267.bin"/><Relationship Id="rId99" Type="http://schemas.openxmlformats.org/officeDocument/2006/relationships/image" Target="media/image41.wmf"/><Relationship Id="rId122" Type="http://schemas.openxmlformats.org/officeDocument/2006/relationships/oleObject" Target="embeddings/oleObject51.bin"/><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oleObject" Target="embeddings/oleObject206.bin"/><Relationship Id="rId469" Type="http://schemas.openxmlformats.org/officeDocument/2006/relationships/oleObject" Target="embeddings/oleObject221.bin"/><Relationship Id="rId26" Type="http://schemas.openxmlformats.org/officeDocument/2006/relationships/oleObject" Target="embeddings/oleObject4.bin"/><Relationship Id="rId231" Type="http://schemas.openxmlformats.org/officeDocument/2006/relationships/oleObject" Target="embeddings/oleObject108.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38.jpeg"/><Relationship Id="rId536" Type="http://schemas.openxmlformats.org/officeDocument/2006/relationships/image" Target="media/image266.wmf"/><Relationship Id="rId68" Type="http://schemas.openxmlformats.org/officeDocument/2006/relationships/oleObject" Target="embeddings/oleObject25.bin"/><Relationship Id="rId133" Type="http://schemas.openxmlformats.org/officeDocument/2006/relationships/image" Target="media/image58.wmf"/><Relationship Id="rId175" Type="http://schemas.openxmlformats.org/officeDocument/2006/relationships/oleObject" Target="embeddings/oleObject80.bin"/><Relationship Id="rId340" Type="http://schemas.openxmlformats.org/officeDocument/2006/relationships/image" Target="media/image159.wmf"/><Relationship Id="rId578" Type="http://schemas.openxmlformats.org/officeDocument/2006/relationships/image" Target="media/image287.wmf"/><Relationship Id="rId200" Type="http://schemas.openxmlformats.org/officeDocument/2006/relationships/image" Target="media/image89.wmf"/><Relationship Id="rId382" Type="http://schemas.openxmlformats.org/officeDocument/2006/relationships/image" Target="media/image180.wmf"/><Relationship Id="rId438" Type="http://schemas.openxmlformats.org/officeDocument/2006/relationships/image" Target="media/image209.jpeg"/><Relationship Id="rId242" Type="http://schemas.openxmlformats.org/officeDocument/2006/relationships/oleObject" Target="embeddings/oleObject114.bin"/><Relationship Id="rId284" Type="http://schemas.openxmlformats.org/officeDocument/2006/relationships/image" Target="media/image130.wmf"/><Relationship Id="rId491" Type="http://schemas.openxmlformats.org/officeDocument/2006/relationships/oleObject" Target="embeddings/oleObject227.bin"/><Relationship Id="rId505" Type="http://schemas.openxmlformats.org/officeDocument/2006/relationships/oleObject" Target="embeddings/oleObject232.bin"/><Relationship Id="rId37" Type="http://schemas.openxmlformats.org/officeDocument/2006/relationships/image" Target="media/image11.wmf"/><Relationship Id="rId79" Type="http://schemas.openxmlformats.org/officeDocument/2006/relationships/image" Target="media/image31.wmf"/><Relationship Id="rId102" Type="http://schemas.openxmlformats.org/officeDocument/2006/relationships/oleObject" Target="embeddings/oleObject41.bin"/><Relationship Id="rId144" Type="http://schemas.openxmlformats.org/officeDocument/2006/relationships/oleObject" Target="embeddings/oleObject62.bin"/><Relationship Id="rId547" Type="http://schemas.openxmlformats.org/officeDocument/2006/relationships/oleObject" Target="embeddings/oleObject257.bin"/><Relationship Id="rId589" Type="http://schemas.openxmlformats.org/officeDocument/2006/relationships/oleObject" Target="embeddings/oleObject278.bin"/><Relationship Id="rId90" Type="http://schemas.openxmlformats.org/officeDocument/2006/relationships/oleObject" Target="embeddings/oleObject35.bin"/><Relationship Id="rId186" Type="http://schemas.openxmlformats.org/officeDocument/2006/relationships/image" Target="media/image82.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1.bin"/><Relationship Id="rId211" Type="http://schemas.openxmlformats.org/officeDocument/2006/relationships/oleObject" Target="embeddings/oleObject98.bin"/><Relationship Id="rId253" Type="http://schemas.openxmlformats.org/officeDocument/2006/relationships/image" Target="media/image115.wmf"/><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25.wmf"/><Relationship Id="rId516" Type="http://schemas.openxmlformats.org/officeDocument/2006/relationships/image" Target="media/image257.wmf"/><Relationship Id="rId48" Type="http://schemas.openxmlformats.org/officeDocument/2006/relationships/oleObject" Target="embeddings/oleObject15.bin"/><Relationship Id="rId113" Type="http://schemas.openxmlformats.org/officeDocument/2006/relationships/image" Target="media/image48.wmf"/><Relationship Id="rId320" Type="http://schemas.openxmlformats.org/officeDocument/2006/relationships/image" Target="media/image148.wmf"/><Relationship Id="rId558" Type="http://schemas.openxmlformats.org/officeDocument/2006/relationships/image" Target="media/image277.wmf"/><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70.wmf"/><Relationship Id="rId418" Type="http://schemas.openxmlformats.org/officeDocument/2006/relationships/image" Target="media/image198.wmf"/><Relationship Id="rId222" Type="http://schemas.openxmlformats.org/officeDocument/2006/relationships/image" Target="media/image100.wmf"/><Relationship Id="rId264" Type="http://schemas.openxmlformats.org/officeDocument/2006/relationships/oleObject" Target="embeddings/oleObject125.bin"/><Relationship Id="rId471" Type="http://schemas.openxmlformats.org/officeDocument/2006/relationships/oleObject" Target="embeddings/oleObject222.bin"/><Relationship Id="rId17" Type="http://schemas.openxmlformats.org/officeDocument/2006/relationships/footer" Target="footer1.xml"/><Relationship Id="rId59" Type="http://schemas.openxmlformats.org/officeDocument/2006/relationships/image" Target="media/image22.wmf"/><Relationship Id="rId124" Type="http://schemas.openxmlformats.org/officeDocument/2006/relationships/oleObject" Target="embeddings/oleObject52.bin"/><Relationship Id="rId527" Type="http://schemas.openxmlformats.org/officeDocument/2006/relationships/oleObject" Target="embeddings/oleObject246.bin"/><Relationship Id="rId569" Type="http://schemas.openxmlformats.org/officeDocument/2006/relationships/oleObject" Target="embeddings/oleObject268.bin"/><Relationship Id="rId70" Type="http://schemas.openxmlformats.org/officeDocument/2006/relationships/oleObject" Target="embeddings/oleObject26.bin"/><Relationship Id="rId166" Type="http://schemas.openxmlformats.org/officeDocument/2006/relationships/oleObject" Target="embeddings/oleObject75.bin"/><Relationship Id="rId331" Type="http://schemas.openxmlformats.org/officeDocument/2006/relationships/oleObject" Target="embeddings/oleObject159.bin"/><Relationship Id="rId373" Type="http://schemas.openxmlformats.org/officeDocument/2006/relationships/oleObject" Target="embeddings/oleObject179.bin"/><Relationship Id="rId429" Type="http://schemas.openxmlformats.org/officeDocument/2006/relationships/oleObject" Target="embeddings/oleObject207.bin"/><Relationship Id="rId580" Type="http://schemas.openxmlformats.org/officeDocument/2006/relationships/image" Target="media/image288.wmf"/><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11.jpeg"/><Relationship Id="rId28" Type="http://schemas.openxmlformats.org/officeDocument/2006/relationships/oleObject" Target="embeddings/oleObject5.bin"/><Relationship Id="rId275" Type="http://schemas.openxmlformats.org/officeDocument/2006/relationships/oleObject" Target="embeddings/oleObject131.bin"/><Relationship Id="rId300" Type="http://schemas.openxmlformats.org/officeDocument/2006/relationships/image" Target="media/image138.wmf"/><Relationship Id="rId482" Type="http://schemas.openxmlformats.org/officeDocument/2006/relationships/image" Target="media/image240.jpeg"/><Relationship Id="rId538" Type="http://schemas.openxmlformats.org/officeDocument/2006/relationships/image" Target="media/image267.wmf"/><Relationship Id="rId81" Type="http://schemas.openxmlformats.org/officeDocument/2006/relationships/image" Target="media/image32.wmf"/><Relationship Id="rId135" Type="http://schemas.openxmlformats.org/officeDocument/2006/relationships/image" Target="media/image59.wmf"/><Relationship Id="rId177" Type="http://schemas.openxmlformats.org/officeDocument/2006/relationships/oleObject" Target="embeddings/oleObject81.bin"/><Relationship Id="rId342" Type="http://schemas.openxmlformats.org/officeDocument/2006/relationships/image" Target="media/image160.wmf"/><Relationship Id="rId384" Type="http://schemas.openxmlformats.org/officeDocument/2006/relationships/image" Target="media/image181.wmf"/><Relationship Id="rId591" Type="http://schemas.openxmlformats.org/officeDocument/2006/relationships/oleObject" Target="embeddings/oleObject279.bin"/><Relationship Id="rId202" Type="http://schemas.openxmlformats.org/officeDocument/2006/relationships/image" Target="media/image90.wmf"/><Relationship Id="rId244" Type="http://schemas.openxmlformats.org/officeDocument/2006/relationships/oleObject" Target="embeddings/oleObject115.bin"/><Relationship Id="rId39" Type="http://schemas.openxmlformats.org/officeDocument/2006/relationships/image" Target="media/image12.wmf"/><Relationship Id="rId286" Type="http://schemas.openxmlformats.org/officeDocument/2006/relationships/image" Target="media/image131.wmf"/><Relationship Id="rId451" Type="http://schemas.openxmlformats.org/officeDocument/2006/relationships/oleObject" Target="embeddings/oleObject212.bin"/><Relationship Id="rId493" Type="http://schemas.openxmlformats.org/officeDocument/2006/relationships/oleObject" Target="embeddings/oleObject228.bin"/><Relationship Id="rId507" Type="http://schemas.openxmlformats.org/officeDocument/2006/relationships/oleObject" Target="embeddings/oleObject234.bin"/><Relationship Id="rId549" Type="http://schemas.openxmlformats.org/officeDocument/2006/relationships/oleObject" Target="embeddings/oleObject258.bin"/><Relationship Id="rId50" Type="http://schemas.openxmlformats.org/officeDocument/2006/relationships/oleObject" Target="embeddings/oleObject16.bin"/><Relationship Id="rId104" Type="http://schemas.openxmlformats.org/officeDocument/2006/relationships/oleObject" Target="embeddings/oleObject42.bin"/><Relationship Id="rId146" Type="http://schemas.openxmlformats.org/officeDocument/2006/relationships/oleObject" Target="embeddings/oleObject63.bin"/><Relationship Id="rId188" Type="http://schemas.openxmlformats.org/officeDocument/2006/relationships/image" Target="media/image83.wmf"/><Relationship Id="rId311" Type="http://schemas.openxmlformats.org/officeDocument/2006/relationships/oleObject" Target="embeddings/oleObject149.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image" Target="media/image278.wmf"/><Relationship Id="rId92" Type="http://schemas.openxmlformats.org/officeDocument/2006/relationships/oleObject" Target="embeddings/oleObject36.bin"/><Relationship Id="rId213" Type="http://schemas.openxmlformats.org/officeDocument/2006/relationships/oleObject" Target="embeddings/oleObject99.bin"/><Relationship Id="rId420" Type="http://schemas.openxmlformats.org/officeDocument/2006/relationships/image" Target="media/image199.wmf"/><Relationship Id="rId255" Type="http://schemas.openxmlformats.org/officeDocument/2006/relationships/image" Target="media/image116.wmf"/><Relationship Id="rId297" Type="http://schemas.openxmlformats.org/officeDocument/2006/relationships/oleObject" Target="embeddings/oleObject142.bin"/><Relationship Id="rId462" Type="http://schemas.openxmlformats.org/officeDocument/2006/relationships/image" Target="media/image226.wmf"/><Relationship Id="rId518" Type="http://schemas.openxmlformats.org/officeDocument/2006/relationships/image" Target="media/image258.jpeg"/><Relationship Id="rId115" Type="http://schemas.openxmlformats.org/officeDocument/2006/relationships/image" Target="media/image49.wmf"/><Relationship Id="rId157" Type="http://schemas.openxmlformats.org/officeDocument/2006/relationships/image" Target="media/image69.wmf"/><Relationship Id="rId322" Type="http://schemas.openxmlformats.org/officeDocument/2006/relationships/image" Target="media/image149.wmf"/><Relationship Id="rId364" Type="http://schemas.openxmlformats.org/officeDocument/2006/relationships/image" Target="media/image171.wmf"/><Relationship Id="rId61" Type="http://schemas.openxmlformats.org/officeDocument/2006/relationships/image" Target="media/image23.wmf"/><Relationship Id="rId199" Type="http://schemas.openxmlformats.org/officeDocument/2006/relationships/oleObject" Target="embeddings/oleObject92.bin"/><Relationship Id="rId571" Type="http://schemas.openxmlformats.org/officeDocument/2006/relationships/oleObject" Target="embeddings/oleObject269.bin"/><Relationship Id="rId19" Type="http://schemas.openxmlformats.org/officeDocument/2006/relationships/header" Target="header3.xml"/><Relationship Id="rId224" Type="http://schemas.openxmlformats.org/officeDocument/2006/relationships/image" Target="media/image101.wmf"/><Relationship Id="rId266" Type="http://schemas.openxmlformats.org/officeDocument/2006/relationships/oleObject" Target="embeddings/oleObject126.bin"/><Relationship Id="rId431" Type="http://schemas.openxmlformats.org/officeDocument/2006/relationships/oleObject" Target="embeddings/oleObject208.bin"/><Relationship Id="rId473" Type="http://schemas.openxmlformats.org/officeDocument/2006/relationships/oleObject" Target="embeddings/oleObject223.bin"/><Relationship Id="rId529" Type="http://schemas.openxmlformats.org/officeDocument/2006/relationships/oleObject" Target="embeddings/oleObject248.bin"/><Relationship Id="rId30" Type="http://schemas.openxmlformats.org/officeDocument/2006/relationships/oleObject" Target="embeddings/oleObject6.bin"/><Relationship Id="rId126" Type="http://schemas.openxmlformats.org/officeDocument/2006/relationships/oleObject" Target="embeddings/oleObject53.bin"/><Relationship Id="rId168" Type="http://schemas.openxmlformats.org/officeDocument/2006/relationships/oleObject" Target="embeddings/oleObject76.bin"/><Relationship Id="rId333" Type="http://schemas.openxmlformats.org/officeDocument/2006/relationships/oleObject" Target="embeddings/oleObject160.bin"/><Relationship Id="rId540" Type="http://schemas.openxmlformats.org/officeDocument/2006/relationships/image" Target="media/image268.png"/><Relationship Id="rId72" Type="http://schemas.openxmlformats.org/officeDocument/2006/relationships/oleObject" Target="embeddings/oleObject27.bin"/><Relationship Id="rId375" Type="http://schemas.openxmlformats.org/officeDocument/2006/relationships/oleObject" Target="embeddings/oleObject180.bin"/><Relationship Id="rId582" Type="http://schemas.openxmlformats.org/officeDocument/2006/relationships/image" Target="media/image289.wmf"/><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2.bin"/><Relationship Id="rId400" Type="http://schemas.openxmlformats.org/officeDocument/2006/relationships/image" Target="media/image189.wmf"/><Relationship Id="rId442" Type="http://schemas.openxmlformats.org/officeDocument/2006/relationships/image" Target="media/image213.jpeg"/><Relationship Id="rId484" Type="http://schemas.openxmlformats.org/officeDocument/2006/relationships/image" Target="media/image242.wmf"/><Relationship Id="rId137" Type="http://schemas.openxmlformats.org/officeDocument/2006/relationships/image" Target="media/image60.wmf"/><Relationship Id="rId302" Type="http://schemas.openxmlformats.org/officeDocument/2006/relationships/image" Target="media/image139.wmf"/><Relationship Id="rId344" Type="http://schemas.openxmlformats.org/officeDocument/2006/relationships/image" Target="media/image161.wmf"/><Relationship Id="rId41" Type="http://schemas.openxmlformats.org/officeDocument/2006/relationships/image" Target="media/image13.wmf"/><Relationship Id="rId83" Type="http://schemas.openxmlformats.org/officeDocument/2006/relationships/image" Target="media/image33.wmf"/><Relationship Id="rId179" Type="http://schemas.openxmlformats.org/officeDocument/2006/relationships/oleObject" Target="embeddings/oleObject82.bin"/><Relationship Id="rId386" Type="http://schemas.openxmlformats.org/officeDocument/2006/relationships/image" Target="media/image182.wmf"/><Relationship Id="rId551" Type="http://schemas.openxmlformats.org/officeDocument/2006/relationships/oleObject" Target="embeddings/oleObject259.bin"/><Relationship Id="rId593" Type="http://schemas.openxmlformats.org/officeDocument/2006/relationships/oleObject" Target="embeddings/oleObject280.bin"/><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oleObject" Target="embeddings/oleObject116.bin"/><Relationship Id="rId288" Type="http://schemas.openxmlformats.org/officeDocument/2006/relationships/image" Target="media/image132.wmf"/><Relationship Id="rId411" Type="http://schemas.openxmlformats.org/officeDocument/2006/relationships/oleObject" Target="embeddings/oleObject198.bin"/><Relationship Id="rId453" Type="http://schemas.openxmlformats.org/officeDocument/2006/relationships/oleObject" Target="embeddings/oleObject213.bin"/><Relationship Id="rId509" Type="http://schemas.openxmlformats.org/officeDocument/2006/relationships/oleObject" Target="embeddings/oleObject236.bin"/><Relationship Id="rId106" Type="http://schemas.openxmlformats.org/officeDocument/2006/relationships/oleObject" Target="embeddings/oleObject43.bin"/><Relationship Id="rId313" Type="http://schemas.openxmlformats.org/officeDocument/2006/relationships/oleObject" Target="embeddings/oleObject150.bin"/><Relationship Id="rId495" Type="http://schemas.openxmlformats.org/officeDocument/2006/relationships/oleObject" Target="embeddings/oleObject229.bin"/><Relationship Id="rId10" Type="http://schemas.openxmlformats.org/officeDocument/2006/relationships/image" Target="media/image2.jpeg"/><Relationship Id="rId52" Type="http://schemas.openxmlformats.org/officeDocument/2006/relationships/oleObject" Target="embeddings/oleObject17.bin"/><Relationship Id="rId94" Type="http://schemas.openxmlformats.org/officeDocument/2006/relationships/oleObject" Target="embeddings/oleObject37.bin"/><Relationship Id="rId148" Type="http://schemas.openxmlformats.org/officeDocument/2006/relationships/oleObject" Target="embeddings/oleObject64.bin"/><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image" Target="media/image260.jpeg"/><Relationship Id="rId562" Type="http://schemas.openxmlformats.org/officeDocument/2006/relationships/image" Target="media/image279.wmf"/><Relationship Id="rId215" Type="http://schemas.openxmlformats.org/officeDocument/2006/relationships/oleObject" Target="embeddings/oleObject100.bin"/><Relationship Id="rId257" Type="http://schemas.openxmlformats.org/officeDocument/2006/relationships/image" Target="media/image117.wmf"/><Relationship Id="rId422" Type="http://schemas.openxmlformats.org/officeDocument/2006/relationships/image" Target="media/image200.wmf"/><Relationship Id="rId464" Type="http://schemas.openxmlformats.org/officeDocument/2006/relationships/image" Target="media/image227.wmf"/><Relationship Id="rId299" Type="http://schemas.openxmlformats.org/officeDocument/2006/relationships/oleObject" Target="embeddings/oleObject143.bin"/><Relationship Id="rId63" Type="http://schemas.openxmlformats.org/officeDocument/2006/relationships/image" Target="media/image24.wmf"/><Relationship Id="rId159" Type="http://schemas.openxmlformats.org/officeDocument/2006/relationships/image" Target="media/image70.wmf"/><Relationship Id="rId366" Type="http://schemas.openxmlformats.org/officeDocument/2006/relationships/image" Target="media/image172.wmf"/><Relationship Id="rId573" Type="http://schemas.openxmlformats.org/officeDocument/2006/relationships/oleObject" Target="embeddings/oleObject270.bin"/><Relationship Id="rId226" Type="http://schemas.openxmlformats.org/officeDocument/2006/relationships/image" Target="media/image102.wmf"/><Relationship Id="rId433" Type="http://schemas.openxmlformats.org/officeDocument/2006/relationships/oleObject" Target="embeddings/oleObject209.bin"/><Relationship Id="rId74" Type="http://schemas.openxmlformats.org/officeDocument/2006/relationships/oleObject" Target="embeddings/oleObject28.bin"/><Relationship Id="rId377" Type="http://schemas.openxmlformats.org/officeDocument/2006/relationships/oleObject" Target="embeddings/oleObject181.bin"/><Relationship Id="rId500" Type="http://schemas.openxmlformats.org/officeDocument/2006/relationships/image" Target="media/image251.jpeg"/><Relationship Id="rId584" Type="http://schemas.openxmlformats.org/officeDocument/2006/relationships/image" Target="media/image290.wmf"/><Relationship Id="rId5" Type="http://schemas.openxmlformats.org/officeDocument/2006/relationships/webSettings" Target="webSettings.xml"/><Relationship Id="rId237" Type="http://schemas.openxmlformats.org/officeDocument/2006/relationships/oleObject" Target="embeddings/oleObject111.bin"/><Relationship Id="rId444" Type="http://schemas.openxmlformats.org/officeDocument/2006/relationships/image" Target="media/image215.jpeg"/><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83.wmf"/><Relationship Id="rId511" Type="http://schemas.openxmlformats.org/officeDocument/2006/relationships/oleObject" Target="embeddings/oleObject238.bin"/><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footer" Target="footer5.xml"/><Relationship Id="rId248" Type="http://schemas.openxmlformats.org/officeDocument/2006/relationships/oleObject" Target="embeddings/oleObject117.bin"/><Relationship Id="rId455" Type="http://schemas.openxmlformats.org/officeDocument/2006/relationships/oleObject" Target="embeddings/oleObject214.bin"/><Relationship Id="rId12" Type="http://schemas.microsoft.com/office/2011/relationships/commentsExtended" Target="commentsExtended.xml"/><Relationship Id="rId108" Type="http://schemas.openxmlformats.org/officeDocument/2006/relationships/oleObject" Target="embeddings/oleObject44.bin"/><Relationship Id="rId315" Type="http://schemas.openxmlformats.org/officeDocument/2006/relationships/oleObject" Target="embeddings/oleObject151.bin"/><Relationship Id="rId522" Type="http://schemas.openxmlformats.org/officeDocument/2006/relationships/image" Target="media/image262.jpeg"/><Relationship Id="rId96" Type="http://schemas.openxmlformats.org/officeDocument/2006/relationships/oleObject" Target="embeddings/oleObject38.bin"/><Relationship Id="rId161" Type="http://schemas.openxmlformats.org/officeDocument/2006/relationships/image" Target="media/image71.wmf"/><Relationship Id="rId399" Type="http://schemas.openxmlformats.org/officeDocument/2006/relationships/oleObject" Target="embeddings/oleObject192.bin"/><Relationship Id="rId259" Type="http://schemas.openxmlformats.org/officeDocument/2006/relationships/image" Target="media/image118.wmf"/><Relationship Id="rId466" Type="http://schemas.openxmlformats.org/officeDocument/2006/relationships/image" Target="media/image228.wmf"/><Relationship Id="rId23" Type="http://schemas.openxmlformats.org/officeDocument/2006/relationships/image" Target="media/image4.wmf"/><Relationship Id="rId119" Type="http://schemas.openxmlformats.org/officeDocument/2006/relationships/image" Target="media/image51.wmf"/><Relationship Id="rId326" Type="http://schemas.openxmlformats.org/officeDocument/2006/relationships/image" Target="media/image151.wmf"/><Relationship Id="rId533" Type="http://schemas.openxmlformats.org/officeDocument/2006/relationships/oleObject" Target="embeddings/oleObject250.bin"/><Relationship Id="rId172" Type="http://schemas.openxmlformats.org/officeDocument/2006/relationships/image" Target="media/image75.wmf"/><Relationship Id="rId477" Type="http://schemas.openxmlformats.org/officeDocument/2006/relationships/image" Target="media/image235.jpeg"/><Relationship Id="rId337" Type="http://schemas.openxmlformats.org/officeDocument/2006/relationships/oleObject" Target="embeddings/oleObject162.bin"/><Relationship Id="rId34" Type="http://schemas.openxmlformats.org/officeDocument/2006/relationships/oleObject" Target="embeddings/oleObject8.bin"/><Relationship Id="rId544" Type="http://schemas.openxmlformats.org/officeDocument/2006/relationships/image" Target="media/image270.wmf"/><Relationship Id="rId183" Type="http://schemas.openxmlformats.org/officeDocument/2006/relationships/oleObject" Target="embeddings/oleObject84.bin"/><Relationship Id="rId390" Type="http://schemas.openxmlformats.org/officeDocument/2006/relationships/image" Target="media/image184.wmf"/><Relationship Id="rId404" Type="http://schemas.openxmlformats.org/officeDocument/2006/relationships/image" Target="media/image191.wmf"/><Relationship Id="rId250" Type="http://schemas.openxmlformats.org/officeDocument/2006/relationships/oleObject" Target="embeddings/oleObject118.bin"/><Relationship Id="rId488" Type="http://schemas.openxmlformats.org/officeDocument/2006/relationships/image" Target="media/image244.wmf"/><Relationship Id="rId45" Type="http://schemas.openxmlformats.org/officeDocument/2006/relationships/image" Target="media/image15.wmf"/><Relationship Id="rId110" Type="http://schemas.openxmlformats.org/officeDocument/2006/relationships/oleObject" Target="embeddings/oleObject45.bin"/><Relationship Id="rId348" Type="http://schemas.openxmlformats.org/officeDocument/2006/relationships/image" Target="media/image163.wmf"/><Relationship Id="rId555" Type="http://schemas.openxmlformats.org/officeDocument/2006/relationships/oleObject" Target="embeddings/oleObject261.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20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34</Pages>
  <Words>6437</Words>
  <Characters>36692</Characters>
  <Application>Microsoft Office Word</Application>
  <DocSecurity>0</DocSecurity>
  <Lines>305</Lines>
  <Paragraphs>86</Paragraphs>
  <ScaleCrop>false</ScaleCrop>
  <Company/>
  <LinksUpToDate>false</LinksUpToDate>
  <CharactersWithSpaces>43043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强 盛周</dc:creator>
  <cp:lastModifiedBy>盛周 强</cp:lastModifiedBy>
  <cp:revision>12</cp:revision>
  <cp:lastPrinted>2023-04-20T08:40:00Z</cp:lastPrinted>
  <dcterms:created xsi:type="dcterms:W3CDTF">2023-04-20T08:40:00Z</dcterms:created>
  <dcterms:modified xsi:type="dcterms:W3CDTF">2023-04-21T08:21:00Z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